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DEC68A">
      <w:pPr>
        <w:jc w:val="center"/>
        <w:rPr>
          <w:rFonts w:hint="eastAsia"/>
          <w:b/>
          <w:bCs/>
        </w:rPr>
      </w:pPr>
      <w:r>
        <w:rPr>
          <w:rFonts w:hint="eastAsia"/>
          <w:b/>
          <w:bCs/>
        </w:rPr>
        <w:t>《AI工具商贸应用实战》</w:t>
      </w:r>
    </w:p>
    <w:p w14:paraId="40736437">
      <w:pPr>
        <w:rPr>
          <w:rFonts w:hint="eastAsia"/>
          <w:b/>
          <w:bCs/>
        </w:rPr>
      </w:pPr>
      <w:r>
        <w:rPr>
          <w:rFonts w:hint="eastAsia"/>
          <w:b/>
          <w:bCs/>
        </w:rPr>
        <w:t>内容介绍</w:t>
      </w:r>
    </w:p>
    <w:p w14:paraId="25D861C8">
      <w:pPr>
        <w:rPr>
          <w:rFonts w:hint="eastAsia"/>
        </w:rPr>
      </w:pPr>
      <w:r>
        <w:rPr>
          <w:rFonts w:hint="eastAsia"/>
        </w:rPr>
        <w:t>人工智能大模型工具正在深刻改变财经商贸领域的工作方式。从撰写商务文书到分析经营数据，从策划营销活动到维护客户关系，AI工具已经成为商贸从业者不可或缺的效率利器。对于即将走上工作岗位的财经商贸类专业学生而言，熟练使用AI工具已经不再是"加分项"，而是"必备项"。</w:t>
      </w:r>
    </w:p>
    <w:p w14:paraId="792BFA4A">
      <w:pPr>
        <w:rPr>
          <w:rFonts w:hint="eastAsia"/>
        </w:rPr>
      </w:pPr>
      <w:r>
        <w:rPr>
          <w:rFonts w:hint="eastAsia"/>
        </w:rPr>
        <w:t>本书是面向高职高专及职业本科层次财经商贸类、经济管理类专业的通识实践教材。全书以"认识AI→学会提问→场景实战→规范使用"为主线，围绕一个核心技能展开——</w:t>
      </w:r>
      <w:r>
        <w:rPr>
          <w:rFonts w:hint="eastAsia"/>
          <w:b/>
          <w:bCs/>
        </w:rPr>
        <w:t>怎样通过与AI大模型对话，高效完成商贸岗位中的各类日常工作任务</w:t>
      </w:r>
      <w:r>
        <w:rPr>
          <w:rFonts w:hint="eastAsia"/>
        </w:rPr>
        <w:t>。</w:t>
      </w:r>
    </w:p>
    <w:p w14:paraId="272DD169">
      <w:pPr>
        <w:rPr>
          <w:rFonts w:hint="eastAsia"/>
        </w:rPr>
      </w:pPr>
      <w:r>
        <w:rPr>
          <w:rFonts w:hint="eastAsia"/>
        </w:rPr>
        <w:t>全书共设12个项目，涵盖AI基础认知、提示词写作、商务文书撰写、表格与数据处理、市场调研与行业分析、营销策划与广告文案、电商运营、客户沟通与服务、财务数据理解与经营分析、求职与职业发展、创新创业以及AI使用的安全规范等内容。每个项目均以财经商贸岗位的真实工作任务为载体，配以完整的操作步骤拆解、提示词示例和综合实训。</w:t>
      </w:r>
    </w:p>
    <w:p w14:paraId="23C76B9C">
      <w:pPr>
        <w:rPr>
          <w:rFonts w:hint="eastAsia"/>
        </w:rPr>
      </w:pPr>
      <w:r>
        <w:rPr>
          <w:rFonts w:hint="eastAsia"/>
        </w:rPr>
        <w:t>本书具有以下特色：</w:t>
      </w:r>
    </w:p>
    <w:p w14:paraId="3477F792">
      <w:pPr>
        <w:rPr>
          <w:rFonts w:hint="eastAsia"/>
        </w:rPr>
      </w:pPr>
      <w:r>
        <w:rPr>
          <w:rFonts w:hint="eastAsia"/>
          <w:b/>
          <w:bCs/>
        </w:rPr>
        <w:t>一是工具聚焦。</w:t>
      </w:r>
      <w:r>
        <w:rPr>
          <w:rFonts w:hint="eastAsia"/>
        </w:rPr>
        <w:t> 全书始终围绕AI大模型对话工具（DeepSeek、文心一言、通义千问、Kimi等），所有操作都是"打字对话"级别，不涉及编程、专业软件和技术开发，确保任何专业背景的学生都能轻松上手。</w:t>
      </w:r>
      <w:bookmarkStart w:id="0" w:name="_GoBack"/>
      <w:bookmarkEnd w:id="0"/>
    </w:p>
    <w:p w14:paraId="796162D8">
      <w:pPr>
        <w:rPr>
          <w:rFonts w:hint="eastAsia"/>
        </w:rPr>
      </w:pPr>
      <w:r>
        <w:rPr>
          <w:rFonts w:hint="eastAsia"/>
          <w:b/>
          <w:bCs/>
        </w:rPr>
        <w:t>二是任务驱动。</w:t>
      </w:r>
      <w:r>
        <w:rPr>
          <w:rFonts w:hint="eastAsia"/>
        </w:rPr>
        <w:t> 采用项目式体例，每个项目对应一类商贸工作任务，每个任务都给出完整的提示词示例和对话过程演示，学生边学边练、即学即用。</w:t>
      </w:r>
    </w:p>
    <w:p w14:paraId="2819EB43">
      <w:pPr>
        <w:rPr>
          <w:rFonts w:hint="eastAsia"/>
        </w:rPr>
      </w:pPr>
      <w:r>
        <w:rPr>
          <w:rFonts w:hint="eastAsia"/>
          <w:b/>
          <w:bCs/>
        </w:rPr>
        <w:t>三是难度适切。</w:t>
      </w:r>
      <w:r>
        <w:rPr>
          <w:rFonts w:hint="eastAsia"/>
        </w:rPr>
        <w:t> 严格控制在高职高专及职业本科层次，理论讲解以"必需、够用"为度，重在操作方法的反复训练和实战能力的培养，不侵入其他专业课程的知识领地。</w:t>
      </w:r>
    </w:p>
    <w:p w14:paraId="0563274F">
      <w:pPr>
        <w:rPr>
          <w:rFonts w:hint="eastAsia"/>
        </w:rPr>
      </w:pPr>
      <w:r>
        <w:rPr>
          <w:rFonts w:hint="eastAsia"/>
          <w:b/>
          <w:bCs/>
        </w:rPr>
        <w:t>四是场景真实。</w:t>
      </w:r>
      <w:r>
        <w:rPr>
          <w:rFonts w:hint="eastAsia"/>
        </w:rPr>
        <w:t> 案例素材取材于邮政网点、商贸企业、电商店铺等真实业务场景，贴近学生未来的实习岗位和工作环境。</w:t>
      </w:r>
    </w:p>
    <w:p w14:paraId="47E7BD7E">
      <w:pPr>
        <w:rPr>
          <w:rFonts w:hint="eastAsia"/>
        </w:rPr>
      </w:pPr>
      <w:r>
        <w:rPr>
          <w:rFonts w:hint="eastAsia"/>
          <w:b/>
          <w:bCs/>
        </w:rPr>
        <w:t>五是价值引领。</w:t>
      </w:r>
      <w:r>
        <w:rPr>
          <w:rFonts w:hint="eastAsia"/>
        </w:rPr>
        <w:t> 信息安全意识、职业道德规范、诚信经营理念、科技自信等素养教育内容自然融入各项目的学习目标、案例讨论和实训任务中。</w:t>
      </w:r>
    </w:p>
    <w:p w14:paraId="205D62AB">
      <w:pPr>
        <w:rPr>
          <w:rFonts w:hint="eastAsia"/>
        </w:rPr>
      </w:pPr>
      <w:r>
        <w:rPr>
          <w:rFonts w:hint="eastAsia"/>
        </w:rPr>
        <w:t>本书配套教学资源包括教学课件（PPT）、案例数据集、提示词模板库、活页式实训任务单、操作演示微课视频和教师教学指导手册，支持线上线下混合式教学。</w:t>
      </w:r>
    </w:p>
    <w:p w14:paraId="399EF012">
      <w:pPr>
        <w:rPr>
          <w:rFonts w:hint="eastAsia"/>
        </w:rPr>
      </w:pPr>
      <w:r>
        <w:rPr>
          <w:rFonts w:hint="eastAsia"/>
        </w:rPr>
        <w:t>本书适合作为高职高专及职业本科院校大数据与会计、大数据与财务管理、金融服务与管理、电子商务、市场营销、现代物流管理、工商企业管理、国际经济与贸易等财经商贸大类专业的通识课教材，也可作为商贸从业人员AI技能提升的培训用书。</w:t>
      </w:r>
    </w:p>
    <w:p w14:paraId="216CB3FD">
      <w:pPr>
        <w:rPr>
          <w:rFonts w:hint="eastAsia"/>
        </w:rPr>
      </w:pPr>
      <w:r>
        <w:pict>
          <v:rect id="_x0000_i1025" o:spt="1" style="height:3pt;width:0pt;" fillcolor="#A0A0A0" filled="t" stroked="f" coordsize="21600,21600" o:hr="t" o:hrstd="t" o:hralign="center">
            <v:path/>
            <v:fill on="t" focussize="0,0"/>
            <v:stroke on="f"/>
            <v:imagedata o:title=""/>
            <o:lock v:ext="edit"/>
            <w10:wrap type="none"/>
            <w10:anchorlock/>
          </v:rect>
        </w:pict>
      </w:r>
    </w:p>
    <w:p w14:paraId="6241B565">
      <w:pPr>
        <w:jc w:val="center"/>
        <w:rPr>
          <w:rFonts w:hint="eastAsia"/>
          <w:b/>
          <w:bCs/>
        </w:rPr>
      </w:pPr>
      <w:r>
        <w:rPr>
          <w:rFonts w:hint="eastAsia"/>
          <w:b/>
          <w:bCs/>
        </w:rPr>
        <w:t>全书三级目录</w:t>
      </w:r>
    </w:p>
    <w:p w14:paraId="0DD8BE48">
      <w:pPr>
        <w:rPr>
          <w:rFonts w:hint="eastAsia"/>
        </w:rPr>
      </w:pPr>
      <w:r>
        <w:pict>
          <v:rect id="_x0000_i1026" o:spt="1" style="height:3pt;width:0pt;" fillcolor="#A0A0A0" filled="t" stroked="f" coordsize="21600,21600" o:hr="t" o:hrstd="t" o:hralign="center">
            <v:path/>
            <v:fill on="t" focussize="0,0"/>
            <v:stroke on="f"/>
            <v:imagedata o:title=""/>
            <o:lock v:ext="edit"/>
            <w10:wrap type="none"/>
            <w10:anchorlock/>
          </v:rect>
        </w:pict>
      </w:r>
    </w:p>
    <w:p w14:paraId="4F089AC9">
      <w:pPr>
        <w:rPr>
          <w:rFonts w:hint="eastAsia"/>
          <w:b/>
          <w:bCs/>
        </w:rPr>
      </w:pPr>
      <w:r>
        <w:rPr>
          <w:rFonts w:hint="eastAsia"/>
          <w:b/>
          <w:bCs/>
        </w:rPr>
        <w:t>项目一 认识AI大模型：商贸人的新工具</w:t>
      </w:r>
    </w:p>
    <w:p w14:paraId="1826E791">
      <w:pPr>
        <w:rPr>
          <w:rFonts w:hint="eastAsia"/>
        </w:rPr>
      </w:pPr>
      <w:r>
        <w:rPr>
          <w:rFonts w:hint="eastAsia"/>
          <w:b/>
          <w:bCs/>
        </w:rPr>
        <w:t>任务一 了解AI大模型的基本概念</w:t>
      </w:r>
    </w:p>
    <w:p w14:paraId="278E5149">
      <w:pPr>
        <w:numPr>
          <w:ilvl w:val="0"/>
          <w:numId w:val="1"/>
        </w:numPr>
        <w:rPr>
          <w:rFonts w:hint="eastAsia"/>
        </w:rPr>
      </w:pPr>
      <w:r>
        <w:rPr>
          <w:rFonts w:hint="eastAsia"/>
        </w:rPr>
        <w:t>一、什么是人工智能</w:t>
      </w:r>
    </w:p>
    <w:p w14:paraId="19D12C6C">
      <w:pPr>
        <w:numPr>
          <w:ilvl w:val="0"/>
          <w:numId w:val="1"/>
        </w:numPr>
        <w:rPr>
          <w:rFonts w:hint="eastAsia"/>
        </w:rPr>
      </w:pPr>
      <w:r>
        <w:rPr>
          <w:rFonts w:hint="eastAsia"/>
        </w:rPr>
        <w:t>二、什么是AI大模型</w:t>
      </w:r>
    </w:p>
    <w:p w14:paraId="08A1E8FB">
      <w:pPr>
        <w:numPr>
          <w:ilvl w:val="0"/>
          <w:numId w:val="1"/>
        </w:numPr>
        <w:rPr>
          <w:rFonts w:hint="eastAsia"/>
        </w:rPr>
      </w:pPr>
      <w:r>
        <w:rPr>
          <w:rFonts w:hint="eastAsia"/>
        </w:rPr>
        <w:t>三、它能做什么、不能做什么</w:t>
      </w:r>
    </w:p>
    <w:p w14:paraId="46738C12">
      <w:pPr>
        <w:numPr>
          <w:ilvl w:val="0"/>
          <w:numId w:val="1"/>
        </w:numPr>
        <w:rPr>
          <w:rFonts w:hint="eastAsia"/>
        </w:rPr>
      </w:pPr>
      <w:r>
        <w:rPr>
          <w:rFonts w:hint="eastAsia"/>
        </w:rPr>
        <w:t>四、关于AI大模型的几个常见误解</w:t>
      </w:r>
    </w:p>
    <w:p w14:paraId="59D172CB">
      <w:pPr>
        <w:rPr>
          <w:rFonts w:hint="eastAsia"/>
        </w:rPr>
      </w:pPr>
      <w:r>
        <w:rPr>
          <w:rFonts w:hint="eastAsia"/>
          <w:b/>
          <w:bCs/>
        </w:rPr>
        <w:t>任务二 理解商贸从业者学AI的必要性</w:t>
      </w:r>
    </w:p>
    <w:p w14:paraId="532DB0EF">
      <w:pPr>
        <w:numPr>
          <w:ilvl w:val="0"/>
          <w:numId w:val="2"/>
        </w:numPr>
        <w:rPr>
          <w:rFonts w:hint="eastAsia"/>
        </w:rPr>
      </w:pPr>
      <w:r>
        <w:rPr>
          <w:rFonts w:hint="eastAsia"/>
        </w:rPr>
        <w:t>一、AI正在改变哪些商贸工作方式</w:t>
      </w:r>
    </w:p>
    <w:p w14:paraId="1AE99CD7">
      <w:pPr>
        <w:numPr>
          <w:ilvl w:val="0"/>
          <w:numId w:val="2"/>
        </w:numPr>
        <w:rPr>
          <w:rFonts w:hint="eastAsia"/>
        </w:rPr>
      </w:pPr>
      <w:r>
        <w:rPr>
          <w:rFonts w:hint="eastAsia"/>
        </w:rPr>
        <w:t>二、身边的AI：日常生活中已经在用的AI</w:t>
      </w:r>
    </w:p>
    <w:p w14:paraId="0F3299AF">
      <w:pPr>
        <w:numPr>
          <w:ilvl w:val="0"/>
          <w:numId w:val="2"/>
        </w:numPr>
        <w:rPr>
          <w:rFonts w:hint="eastAsia"/>
        </w:rPr>
      </w:pPr>
      <w:r>
        <w:rPr>
          <w:rFonts w:hint="eastAsia"/>
        </w:rPr>
        <w:t>三、会用AI和不会用AI，差距有多大</w:t>
      </w:r>
    </w:p>
    <w:p w14:paraId="233E7D2F">
      <w:pPr>
        <w:rPr>
          <w:rFonts w:hint="eastAsia"/>
        </w:rPr>
      </w:pPr>
      <w:r>
        <w:rPr>
          <w:rFonts w:hint="eastAsia"/>
          <w:b/>
          <w:bCs/>
        </w:rPr>
        <w:t>任务三 注册并体验主流AI大模型工具</w:t>
      </w:r>
    </w:p>
    <w:p w14:paraId="2F5526CD">
      <w:pPr>
        <w:numPr>
          <w:ilvl w:val="0"/>
          <w:numId w:val="3"/>
        </w:numPr>
        <w:rPr>
          <w:rFonts w:hint="eastAsia"/>
        </w:rPr>
      </w:pPr>
      <w:r>
        <w:rPr>
          <w:rFonts w:hint="eastAsia"/>
        </w:rPr>
        <w:t>一、DeepSeek的注册与第一次对话</w:t>
      </w:r>
    </w:p>
    <w:p w14:paraId="70BE5F2F">
      <w:pPr>
        <w:numPr>
          <w:ilvl w:val="0"/>
          <w:numId w:val="3"/>
        </w:numPr>
        <w:rPr>
          <w:rFonts w:hint="eastAsia"/>
        </w:rPr>
      </w:pPr>
      <w:r>
        <w:rPr>
          <w:rFonts w:hint="eastAsia"/>
        </w:rPr>
        <w:t>二、文心一言/通义千问/Kimi/豆包/讯飞星火的注册与体验</w:t>
      </w:r>
    </w:p>
    <w:p w14:paraId="525690AC">
      <w:pPr>
        <w:numPr>
          <w:ilvl w:val="0"/>
          <w:numId w:val="3"/>
        </w:numPr>
        <w:rPr>
          <w:rFonts w:hint="eastAsia"/>
        </w:rPr>
      </w:pPr>
      <w:r>
        <w:rPr>
          <w:rFonts w:hint="eastAsia"/>
        </w:rPr>
        <w:t>三、各平台的特点对比与选用建议</w:t>
      </w:r>
    </w:p>
    <w:p w14:paraId="5DF90766">
      <w:pPr>
        <w:numPr>
          <w:ilvl w:val="0"/>
          <w:numId w:val="3"/>
        </w:numPr>
        <w:rPr>
          <w:rFonts w:hint="eastAsia"/>
        </w:rPr>
      </w:pPr>
      <w:r>
        <w:rPr>
          <w:rFonts w:hint="eastAsia"/>
        </w:rPr>
        <w:t>四、手机端与电脑端的使用方式</w:t>
      </w:r>
    </w:p>
    <w:p w14:paraId="359DC9FE">
      <w:pPr>
        <w:rPr>
          <w:rFonts w:hint="eastAsia"/>
        </w:rPr>
      </w:pPr>
      <w:r>
        <w:rPr>
          <w:rFonts w:hint="eastAsia"/>
          <w:b/>
          <w:bCs/>
        </w:rPr>
        <w:t>综合实训 向AI做自我介绍并让AI帮你写个人简介</w:t>
      </w:r>
    </w:p>
    <w:p w14:paraId="015AEB5F">
      <w:pPr>
        <w:rPr>
          <w:rFonts w:hint="eastAsia"/>
        </w:rPr>
      </w:pPr>
      <w:r>
        <w:pict>
          <v:rect id="_x0000_i1027" o:spt="1" style="height:3pt;width:0pt;" fillcolor="#A0A0A0" filled="t" stroked="f" coordsize="21600,21600" o:hr="t" o:hrstd="t" o:hralign="center">
            <v:path/>
            <v:fill on="t" focussize="0,0"/>
            <v:stroke on="f"/>
            <v:imagedata o:title=""/>
            <o:lock v:ext="edit"/>
            <w10:wrap type="none"/>
            <w10:anchorlock/>
          </v:rect>
        </w:pict>
      </w:r>
    </w:p>
    <w:p w14:paraId="180443AD">
      <w:pPr>
        <w:rPr>
          <w:rFonts w:hint="eastAsia"/>
          <w:b/>
          <w:bCs/>
        </w:rPr>
      </w:pPr>
      <w:r>
        <w:rPr>
          <w:rFonts w:hint="eastAsia"/>
          <w:b/>
          <w:bCs/>
        </w:rPr>
        <w:t>项目二 学会跟AI对话：提示词的写法</w:t>
      </w:r>
    </w:p>
    <w:p w14:paraId="76A5051C">
      <w:pPr>
        <w:rPr>
          <w:rFonts w:hint="eastAsia"/>
        </w:rPr>
      </w:pPr>
      <w:r>
        <w:rPr>
          <w:rFonts w:hint="eastAsia"/>
          <w:b/>
          <w:bCs/>
        </w:rPr>
        <w:t>任务一 理解提示词为什么重要</w:t>
      </w:r>
    </w:p>
    <w:p w14:paraId="33C1F088">
      <w:pPr>
        <w:numPr>
          <w:ilvl w:val="0"/>
          <w:numId w:val="4"/>
        </w:numPr>
        <w:rPr>
          <w:rFonts w:hint="eastAsia"/>
        </w:rPr>
      </w:pPr>
      <w:r>
        <w:rPr>
          <w:rFonts w:hint="eastAsia"/>
        </w:rPr>
        <w:t>一、同一个AI，为什么有人用得好、有人用得差</w:t>
      </w:r>
    </w:p>
    <w:p w14:paraId="32355C1C">
      <w:pPr>
        <w:numPr>
          <w:ilvl w:val="0"/>
          <w:numId w:val="4"/>
        </w:numPr>
        <w:rPr>
          <w:rFonts w:hint="eastAsia"/>
        </w:rPr>
      </w:pPr>
      <w:r>
        <w:rPr>
          <w:rFonts w:hint="eastAsia"/>
        </w:rPr>
        <w:t>二、提示词到底是什么</w:t>
      </w:r>
    </w:p>
    <w:p w14:paraId="441B7BAF">
      <w:pPr>
        <w:numPr>
          <w:ilvl w:val="0"/>
          <w:numId w:val="4"/>
        </w:numPr>
        <w:rPr>
          <w:rFonts w:hint="eastAsia"/>
        </w:rPr>
      </w:pPr>
      <w:r>
        <w:rPr>
          <w:rFonts w:hint="eastAsia"/>
        </w:rPr>
        <w:t>三、AI真的不会"读心术"</w:t>
      </w:r>
    </w:p>
    <w:p w14:paraId="6D64B66C">
      <w:pPr>
        <w:rPr>
          <w:rFonts w:hint="eastAsia"/>
        </w:rPr>
      </w:pPr>
      <w:r>
        <w:rPr>
          <w:rFonts w:hint="eastAsia"/>
          <w:b/>
          <w:bCs/>
        </w:rPr>
        <w:t>任务二 掌握提示词的基本写法</w:t>
      </w:r>
    </w:p>
    <w:p w14:paraId="4BB742DF">
      <w:pPr>
        <w:numPr>
          <w:ilvl w:val="0"/>
          <w:numId w:val="5"/>
        </w:numPr>
        <w:rPr>
          <w:rFonts w:hint="eastAsia"/>
        </w:rPr>
      </w:pPr>
      <w:r>
        <w:rPr>
          <w:rFonts w:hint="eastAsia"/>
        </w:rPr>
        <w:t>一、最简单的公式：角色 + 任务 + 要求</w:t>
      </w:r>
    </w:p>
    <w:p w14:paraId="508D45BE">
      <w:pPr>
        <w:numPr>
          <w:ilvl w:val="0"/>
          <w:numId w:val="5"/>
        </w:numPr>
        <w:rPr>
          <w:rFonts w:hint="eastAsia"/>
        </w:rPr>
      </w:pPr>
      <w:r>
        <w:rPr>
          <w:rFonts w:hint="eastAsia"/>
        </w:rPr>
        <w:t>二、给AI设定角色</w:t>
      </w:r>
    </w:p>
    <w:p w14:paraId="56B976F8">
      <w:pPr>
        <w:numPr>
          <w:ilvl w:val="0"/>
          <w:numId w:val="5"/>
        </w:numPr>
        <w:rPr>
          <w:rFonts w:hint="eastAsia"/>
        </w:rPr>
      </w:pPr>
      <w:r>
        <w:rPr>
          <w:rFonts w:hint="eastAsia"/>
        </w:rPr>
        <w:t>三、把任务说具体</w:t>
      </w:r>
    </w:p>
    <w:p w14:paraId="2415E5FB">
      <w:pPr>
        <w:numPr>
          <w:ilvl w:val="0"/>
          <w:numId w:val="5"/>
        </w:numPr>
        <w:rPr>
          <w:rFonts w:hint="eastAsia"/>
        </w:rPr>
      </w:pPr>
      <w:r>
        <w:rPr>
          <w:rFonts w:hint="eastAsia"/>
        </w:rPr>
        <w:t>四、提出明确要求</w:t>
      </w:r>
    </w:p>
    <w:p w14:paraId="77249882">
      <w:pPr>
        <w:numPr>
          <w:ilvl w:val="0"/>
          <w:numId w:val="5"/>
        </w:numPr>
        <w:rPr>
          <w:rFonts w:hint="eastAsia"/>
        </w:rPr>
      </w:pPr>
      <w:r>
        <w:rPr>
          <w:rFonts w:hint="eastAsia"/>
        </w:rPr>
        <w:t>五、一个完整提示词的拆解示范</w:t>
      </w:r>
    </w:p>
    <w:p w14:paraId="51FBBA9F">
      <w:pPr>
        <w:rPr>
          <w:rFonts w:hint="eastAsia"/>
        </w:rPr>
      </w:pPr>
      <w:r>
        <w:rPr>
          <w:rFonts w:hint="eastAsia"/>
          <w:b/>
          <w:bCs/>
        </w:rPr>
        <w:t>任务三 让AI回答更好的进阶技巧</w:t>
      </w:r>
    </w:p>
    <w:p w14:paraId="4133484B">
      <w:pPr>
        <w:numPr>
          <w:ilvl w:val="0"/>
          <w:numId w:val="6"/>
        </w:numPr>
        <w:rPr>
          <w:rFonts w:hint="eastAsia"/>
        </w:rPr>
      </w:pPr>
      <w:r>
        <w:rPr>
          <w:rFonts w:hint="eastAsia"/>
        </w:rPr>
        <w:t>一、给AI举个例子：少样本提示</w:t>
      </w:r>
    </w:p>
    <w:p w14:paraId="6769399D">
      <w:pPr>
        <w:numPr>
          <w:ilvl w:val="0"/>
          <w:numId w:val="6"/>
        </w:numPr>
        <w:rPr>
          <w:rFonts w:hint="eastAsia"/>
        </w:rPr>
      </w:pPr>
      <w:r>
        <w:rPr>
          <w:rFonts w:hint="eastAsia"/>
        </w:rPr>
        <w:t>二、让AI一步一步想：思维链提示</w:t>
      </w:r>
    </w:p>
    <w:p w14:paraId="4AD42A1B">
      <w:pPr>
        <w:numPr>
          <w:ilvl w:val="0"/>
          <w:numId w:val="6"/>
        </w:numPr>
        <w:rPr>
          <w:rFonts w:hint="eastAsia"/>
        </w:rPr>
      </w:pPr>
      <w:r>
        <w:rPr>
          <w:rFonts w:hint="eastAsia"/>
        </w:rPr>
        <w:t>三、对AI的回答不满意怎么办：追问和修正</w:t>
      </w:r>
    </w:p>
    <w:p w14:paraId="48602121">
      <w:pPr>
        <w:numPr>
          <w:ilvl w:val="0"/>
          <w:numId w:val="6"/>
        </w:numPr>
        <w:rPr>
          <w:rFonts w:hint="eastAsia"/>
        </w:rPr>
      </w:pPr>
      <w:r>
        <w:rPr>
          <w:rFonts w:hint="eastAsia"/>
        </w:rPr>
        <w:t>四、多轮对话：像跟同事协作一样</w:t>
      </w:r>
    </w:p>
    <w:p w14:paraId="2AE3C83B">
      <w:pPr>
        <w:numPr>
          <w:ilvl w:val="0"/>
          <w:numId w:val="6"/>
        </w:numPr>
        <w:rPr>
          <w:rFonts w:hint="eastAsia"/>
        </w:rPr>
      </w:pPr>
      <w:r>
        <w:rPr>
          <w:rFonts w:hint="eastAsia"/>
        </w:rPr>
        <w:t>五、使用AI时的几条底线</w:t>
      </w:r>
    </w:p>
    <w:p w14:paraId="7F853FB8">
      <w:pPr>
        <w:rPr>
          <w:rFonts w:hint="eastAsia"/>
        </w:rPr>
      </w:pPr>
      <w:r>
        <w:rPr>
          <w:rFonts w:hint="eastAsia"/>
          <w:b/>
          <w:bCs/>
        </w:rPr>
        <w:t>综合实训 同一任务、三种提示词写法的对比实验</w:t>
      </w:r>
    </w:p>
    <w:p w14:paraId="35EA7034">
      <w:pPr>
        <w:rPr>
          <w:rFonts w:hint="eastAsia"/>
        </w:rPr>
      </w:pPr>
      <w:r>
        <w:pict>
          <v:rect id="_x0000_i1028" o:spt="1" style="height:3pt;width:0pt;" fillcolor="#A0A0A0" filled="t" stroked="f" coordsize="21600,21600" o:hr="t" o:hrstd="t" o:hralign="center">
            <v:path/>
            <v:fill on="t" focussize="0,0"/>
            <v:stroke on="f"/>
            <v:imagedata o:title=""/>
            <o:lock v:ext="edit"/>
            <w10:wrap type="none"/>
            <w10:anchorlock/>
          </v:rect>
        </w:pict>
      </w:r>
    </w:p>
    <w:p w14:paraId="7DDF4631">
      <w:pPr>
        <w:rPr>
          <w:rFonts w:hint="eastAsia"/>
          <w:b/>
          <w:bCs/>
        </w:rPr>
      </w:pPr>
      <w:r>
        <w:rPr>
          <w:rFonts w:hint="eastAsia"/>
          <w:b/>
          <w:bCs/>
        </w:rPr>
        <w:t>项目三 用AI写商务文书</w:t>
      </w:r>
    </w:p>
    <w:p w14:paraId="7994B4B1">
      <w:pPr>
        <w:rPr>
          <w:rFonts w:hint="eastAsia"/>
        </w:rPr>
      </w:pPr>
      <w:r>
        <w:rPr>
          <w:rFonts w:hint="eastAsia"/>
          <w:b/>
          <w:bCs/>
        </w:rPr>
        <w:t>任务一 用AI写工作邮件和通知</w:t>
      </w:r>
    </w:p>
    <w:p w14:paraId="58E4E3E9">
      <w:pPr>
        <w:numPr>
          <w:ilvl w:val="0"/>
          <w:numId w:val="7"/>
        </w:numPr>
        <w:rPr>
          <w:rFonts w:hint="eastAsia"/>
        </w:rPr>
      </w:pPr>
      <w:r>
        <w:rPr>
          <w:rFonts w:hint="eastAsia"/>
        </w:rPr>
        <w:t>一、商务邮件的常见场景与AI写作要点</w:t>
      </w:r>
    </w:p>
    <w:p w14:paraId="600833FD">
      <w:pPr>
        <w:numPr>
          <w:ilvl w:val="0"/>
          <w:numId w:val="7"/>
        </w:numPr>
        <w:rPr>
          <w:rFonts w:hint="eastAsia"/>
        </w:rPr>
      </w:pPr>
      <w:r>
        <w:rPr>
          <w:rFonts w:hint="eastAsia"/>
        </w:rPr>
        <w:t>二、各类商务邮件的提示词模板与实操（邀请、感谢、催款、道歉、询价、回复等）</w:t>
      </w:r>
    </w:p>
    <w:p w14:paraId="35BF62A7">
      <w:pPr>
        <w:numPr>
          <w:ilvl w:val="0"/>
          <w:numId w:val="7"/>
        </w:numPr>
        <w:rPr>
          <w:rFonts w:hint="eastAsia"/>
        </w:rPr>
      </w:pPr>
      <w:r>
        <w:rPr>
          <w:rFonts w:hint="eastAsia"/>
        </w:rPr>
        <w:t>三、通知、公告的AI快速生成</w:t>
      </w:r>
    </w:p>
    <w:p w14:paraId="0A38702C">
      <w:pPr>
        <w:numPr>
          <w:ilvl w:val="0"/>
          <w:numId w:val="7"/>
        </w:numPr>
        <w:rPr>
          <w:rFonts w:hint="eastAsia"/>
        </w:rPr>
      </w:pPr>
      <w:r>
        <w:rPr>
          <w:rFonts w:hint="eastAsia"/>
        </w:rPr>
        <w:t>四、用AI润色和检查已有的文书</w:t>
      </w:r>
    </w:p>
    <w:p w14:paraId="3233F0BF">
      <w:pPr>
        <w:rPr>
          <w:rFonts w:hint="eastAsia"/>
        </w:rPr>
      </w:pPr>
      <w:r>
        <w:rPr>
          <w:rFonts w:hint="eastAsia"/>
          <w:b/>
          <w:bCs/>
        </w:rPr>
        <w:t>任务二 用AI写工作计划和工作总结</w:t>
      </w:r>
    </w:p>
    <w:p w14:paraId="0DA7A209">
      <w:pPr>
        <w:numPr>
          <w:ilvl w:val="0"/>
          <w:numId w:val="8"/>
        </w:numPr>
        <w:rPr>
          <w:rFonts w:hint="eastAsia"/>
        </w:rPr>
      </w:pPr>
      <w:r>
        <w:rPr>
          <w:rFonts w:hint="eastAsia"/>
        </w:rPr>
        <w:t>一、周/月/年度工作计划的AI辅助撰写</w:t>
      </w:r>
    </w:p>
    <w:p w14:paraId="72FFF428">
      <w:pPr>
        <w:numPr>
          <w:ilvl w:val="0"/>
          <w:numId w:val="8"/>
        </w:numPr>
        <w:rPr>
          <w:rFonts w:hint="eastAsia"/>
        </w:rPr>
      </w:pPr>
      <w:r>
        <w:rPr>
          <w:rFonts w:hint="eastAsia"/>
        </w:rPr>
        <w:t>二、工作总结和述职报告的AI辅助撰写</w:t>
      </w:r>
    </w:p>
    <w:p w14:paraId="604687E8">
      <w:pPr>
        <w:numPr>
          <w:ilvl w:val="0"/>
          <w:numId w:val="8"/>
        </w:numPr>
        <w:rPr>
          <w:rFonts w:hint="eastAsia"/>
        </w:rPr>
      </w:pPr>
      <w:r>
        <w:rPr>
          <w:rFonts w:hint="eastAsia"/>
        </w:rPr>
        <w:t>三、怎么把自己的真实工作内容融入AI生成的框架</w:t>
      </w:r>
    </w:p>
    <w:p w14:paraId="0CD8C659">
      <w:pPr>
        <w:rPr>
          <w:rFonts w:hint="eastAsia"/>
        </w:rPr>
      </w:pPr>
      <w:r>
        <w:rPr>
          <w:rFonts w:hint="eastAsia"/>
          <w:b/>
          <w:bCs/>
        </w:rPr>
        <w:t>任务三 用AI写方案和报告</w:t>
      </w:r>
    </w:p>
    <w:p w14:paraId="733DE97E">
      <w:pPr>
        <w:numPr>
          <w:ilvl w:val="0"/>
          <w:numId w:val="9"/>
        </w:numPr>
        <w:rPr>
          <w:rFonts w:hint="eastAsia"/>
        </w:rPr>
      </w:pPr>
      <w:r>
        <w:rPr>
          <w:rFonts w:hint="eastAsia"/>
        </w:rPr>
        <w:t>一、活动策划方案的AI辅助撰写</w:t>
      </w:r>
    </w:p>
    <w:p w14:paraId="29338A93">
      <w:pPr>
        <w:numPr>
          <w:ilvl w:val="0"/>
          <w:numId w:val="9"/>
        </w:numPr>
        <w:rPr>
          <w:rFonts w:hint="eastAsia"/>
        </w:rPr>
      </w:pPr>
      <w:r>
        <w:rPr>
          <w:rFonts w:hint="eastAsia"/>
        </w:rPr>
        <w:t>二、调研报告和分析报告的AI辅助撰写</w:t>
      </w:r>
    </w:p>
    <w:p w14:paraId="3957F05C">
      <w:pPr>
        <w:numPr>
          <w:ilvl w:val="0"/>
          <w:numId w:val="9"/>
        </w:numPr>
        <w:rPr>
          <w:rFonts w:hint="eastAsia"/>
        </w:rPr>
      </w:pPr>
      <w:r>
        <w:rPr>
          <w:rFonts w:hint="eastAsia"/>
        </w:rPr>
        <w:t>三、会议纪要的AI辅助整理</w:t>
      </w:r>
    </w:p>
    <w:p w14:paraId="7DACD3C8">
      <w:pPr>
        <w:numPr>
          <w:ilvl w:val="0"/>
          <w:numId w:val="9"/>
        </w:numPr>
        <w:rPr>
          <w:rFonts w:hint="eastAsia"/>
        </w:rPr>
      </w:pPr>
      <w:r>
        <w:rPr>
          <w:rFonts w:hint="eastAsia"/>
        </w:rPr>
        <w:t>四、商业计划书框架的AI快速搭建</w:t>
      </w:r>
    </w:p>
    <w:p w14:paraId="6A45A21B">
      <w:pPr>
        <w:rPr>
          <w:rFonts w:hint="eastAsia"/>
        </w:rPr>
      </w:pPr>
      <w:r>
        <w:rPr>
          <w:rFonts w:hint="eastAsia"/>
          <w:b/>
          <w:bCs/>
        </w:rPr>
        <w:t>任务四 用AI润色、改写和翻译</w:t>
      </w:r>
    </w:p>
    <w:p w14:paraId="0C68C8CB">
      <w:pPr>
        <w:numPr>
          <w:ilvl w:val="0"/>
          <w:numId w:val="10"/>
        </w:numPr>
        <w:rPr>
          <w:rFonts w:hint="eastAsia"/>
        </w:rPr>
      </w:pPr>
      <w:r>
        <w:rPr>
          <w:rFonts w:hint="eastAsia"/>
        </w:rPr>
        <w:t>一、让AI修改语法错误和优化措辞</w:t>
      </w:r>
    </w:p>
    <w:p w14:paraId="2AEBC533">
      <w:pPr>
        <w:numPr>
          <w:ilvl w:val="0"/>
          <w:numId w:val="10"/>
        </w:numPr>
        <w:rPr>
          <w:rFonts w:hint="eastAsia"/>
        </w:rPr>
      </w:pPr>
      <w:r>
        <w:rPr>
          <w:rFonts w:hint="eastAsia"/>
        </w:rPr>
        <w:t>二、让AI调整文风：正式与口语的自由切换</w:t>
      </w:r>
    </w:p>
    <w:p w14:paraId="31F90ADF">
      <w:pPr>
        <w:numPr>
          <w:ilvl w:val="0"/>
          <w:numId w:val="10"/>
        </w:numPr>
        <w:rPr>
          <w:rFonts w:hint="eastAsia"/>
        </w:rPr>
      </w:pPr>
      <w:r>
        <w:rPr>
          <w:rFonts w:hint="eastAsia"/>
        </w:rPr>
        <w:t>三、让AI缩写长文或扩写短文</w:t>
      </w:r>
    </w:p>
    <w:p w14:paraId="3A22E295">
      <w:pPr>
        <w:numPr>
          <w:ilvl w:val="0"/>
          <w:numId w:val="10"/>
        </w:numPr>
        <w:rPr>
          <w:rFonts w:hint="eastAsia"/>
        </w:rPr>
      </w:pPr>
      <w:r>
        <w:rPr>
          <w:rFonts w:hint="eastAsia"/>
        </w:rPr>
        <w:t>四、商务文书的AI辅助翻译</w:t>
      </w:r>
    </w:p>
    <w:p w14:paraId="675B323D">
      <w:pPr>
        <w:rPr>
          <w:rFonts w:hint="eastAsia"/>
        </w:rPr>
      </w:pPr>
      <w:r>
        <w:rPr>
          <w:rFonts w:hint="eastAsia"/>
          <w:b/>
          <w:bCs/>
        </w:rPr>
        <w:t>综合实训 用AI完成一份完整的"门店月度经营情况汇报"</w:t>
      </w:r>
    </w:p>
    <w:p w14:paraId="30A32C45">
      <w:pPr>
        <w:rPr>
          <w:rFonts w:hint="eastAsia"/>
        </w:rPr>
      </w:pPr>
      <w:r>
        <w:pict>
          <v:rect id="_x0000_i1029" o:spt="1" style="height:3pt;width:0pt;" fillcolor="#A0A0A0" filled="t" stroked="f" coordsize="21600,21600" o:hr="t" o:hrstd="t" o:hralign="center">
            <v:path/>
            <v:fill on="t" focussize="0,0"/>
            <v:stroke on="f"/>
            <v:imagedata o:title=""/>
            <o:lock v:ext="edit"/>
            <w10:wrap type="none"/>
            <w10:anchorlock/>
          </v:rect>
        </w:pict>
      </w:r>
    </w:p>
    <w:p w14:paraId="7EE6324C">
      <w:pPr>
        <w:rPr>
          <w:rFonts w:hint="eastAsia"/>
          <w:b/>
          <w:bCs/>
        </w:rPr>
      </w:pPr>
      <w:r>
        <w:rPr>
          <w:rFonts w:hint="eastAsia"/>
          <w:b/>
          <w:bCs/>
        </w:rPr>
        <w:t>项目四 用AI处理表格和数据</w:t>
      </w:r>
    </w:p>
    <w:p w14:paraId="602488A4">
      <w:pPr>
        <w:rPr>
          <w:rFonts w:hint="eastAsia"/>
        </w:rPr>
      </w:pPr>
      <w:r>
        <w:rPr>
          <w:rFonts w:hint="eastAsia"/>
          <w:b/>
          <w:bCs/>
        </w:rPr>
        <w:t>任务一 用AI写Excel公式</w:t>
      </w:r>
    </w:p>
    <w:p w14:paraId="749ADF4E">
      <w:pPr>
        <w:numPr>
          <w:ilvl w:val="0"/>
          <w:numId w:val="11"/>
        </w:numPr>
        <w:rPr>
          <w:rFonts w:hint="eastAsia"/>
        </w:rPr>
      </w:pPr>
      <w:r>
        <w:rPr>
          <w:rFonts w:hint="eastAsia"/>
        </w:rPr>
        <w:t>一、告诉AI你要算什么，让它帮你写公式</w:t>
      </w:r>
    </w:p>
    <w:p w14:paraId="7475AA78">
      <w:pPr>
        <w:numPr>
          <w:ilvl w:val="0"/>
          <w:numId w:val="11"/>
        </w:numPr>
        <w:rPr>
          <w:rFonts w:hint="eastAsia"/>
        </w:rPr>
      </w:pPr>
      <w:r>
        <w:rPr>
          <w:rFonts w:hint="eastAsia"/>
        </w:rPr>
        <w:t>二、常见商贸场景的公式需求实操（求和、计数、条件统计、查找匹配等）</w:t>
      </w:r>
    </w:p>
    <w:p w14:paraId="6119B69A">
      <w:pPr>
        <w:numPr>
          <w:ilvl w:val="0"/>
          <w:numId w:val="11"/>
        </w:numPr>
        <w:rPr>
          <w:rFonts w:hint="eastAsia"/>
        </w:rPr>
      </w:pPr>
      <w:r>
        <w:rPr>
          <w:rFonts w:hint="eastAsia"/>
        </w:rPr>
        <w:t>三、看不懂复杂公式？让AI帮你解释</w:t>
      </w:r>
    </w:p>
    <w:p w14:paraId="327F1946">
      <w:pPr>
        <w:numPr>
          <w:ilvl w:val="0"/>
          <w:numId w:val="11"/>
        </w:numPr>
        <w:rPr>
          <w:rFonts w:hint="eastAsia"/>
        </w:rPr>
      </w:pPr>
      <w:r>
        <w:rPr>
          <w:rFonts w:hint="eastAsia"/>
        </w:rPr>
        <w:t>四、让AI帮你写简单的数据处理步骤</w:t>
      </w:r>
    </w:p>
    <w:p w14:paraId="50F95869">
      <w:pPr>
        <w:rPr>
          <w:rFonts w:hint="eastAsia"/>
        </w:rPr>
      </w:pPr>
      <w:r>
        <w:rPr>
          <w:rFonts w:hint="eastAsia"/>
          <w:b/>
          <w:bCs/>
        </w:rPr>
        <w:t>任务二 用AI整理杂乱数据</w:t>
      </w:r>
    </w:p>
    <w:p w14:paraId="08C1A703">
      <w:pPr>
        <w:numPr>
          <w:ilvl w:val="0"/>
          <w:numId w:val="12"/>
        </w:numPr>
        <w:rPr>
          <w:rFonts w:hint="eastAsia"/>
        </w:rPr>
      </w:pPr>
      <w:r>
        <w:rPr>
          <w:rFonts w:hint="eastAsia"/>
        </w:rPr>
        <w:t>一、把数据交给AI，让它帮你找问题</w:t>
      </w:r>
    </w:p>
    <w:p w14:paraId="0830E307">
      <w:pPr>
        <w:numPr>
          <w:ilvl w:val="0"/>
          <w:numId w:val="12"/>
        </w:numPr>
        <w:rPr>
          <w:rFonts w:hint="eastAsia"/>
        </w:rPr>
      </w:pPr>
      <w:r>
        <w:rPr>
          <w:rFonts w:hint="eastAsia"/>
        </w:rPr>
        <w:t>二、缺失值、重复值、格式错误的AI辅助处理思路</w:t>
      </w:r>
    </w:p>
    <w:p w14:paraId="56823B37">
      <w:pPr>
        <w:numPr>
          <w:ilvl w:val="0"/>
          <w:numId w:val="12"/>
        </w:numPr>
        <w:rPr>
          <w:rFonts w:hint="eastAsia"/>
        </w:rPr>
      </w:pPr>
      <w:r>
        <w:rPr>
          <w:rFonts w:hint="eastAsia"/>
        </w:rPr>
        <w:t>三、用AI辅助数据的分类、排序和筛选</w:t>
      </w:r>
    </w:p>
    <w:p w14:paraId="5D26853F">
      <w:pPr>
        <w:numPr>
          <w:ilvl w:val="0"/>
          <w:numId w:val="12"/>
        </w:numPr>
        <w:rPr>
          <w:rFonts w:hint="eastAsia"/>
        </w:rPr>
      </w:pPr>
      <w:r>
        <w:rPr>
          <w:rFonts w:hint="eastAsia"/>
        </w:rPr>
        <w:t>四、大批量数据整理的分步对话策略</w:t>
      </w:r>
    </w:p>
    <w:p w14:paraId="29D29AAE">
      <w:pPr>
        <w:rPr>
          <w:rFonts w:hint="eastAsia"/>
        </w:rPr>
      </w:pPr>
      <w:r>
        <w:rPr>
          <w:rFonts w:hint="eastAsia"/>
          <w:b/>
          <w:bCs/>
        </w:rPr>
        <w:t>任务三 用AI分析数据</w:t>
      </w:r>
    </w:p>
    <w:p w14:paraId="0F84C20E">
      <w:pPr>
        <w:numPr>
          <w:ilvl w:val="0"/>
          <w:numId w:val="13"/>
        </w:numPr>
        <w:rPr>
          <w:rFonts w:hint="eastAsia"/>
        </w:rPr>
      </w:pPr>
      <w:r>
        <w:rPr>
          <w:rFonts w:hint="eastAsia"/>
        </w:rPr>
        <w:t>一、上传一份销售数据，让AI告诉你有什么规律</w:t>
      </w:r>
    </w:p>
    <w:p w14:paraId="73155971">
      <w:pPr>
        <w:numPr>
          <w:ilvl w:val="0"/>
          <w:numId w:val="13"/>
        </w:numPr>
        <w:rPr>
          <w:rFonts w:hint="eastAsia"/>
        </w:rPr>
      </w:pPr>
      <w:r>
        <w:rPr>
          <w:rFonts w:hint="eastAsia"/>
        </w:rPr>
        <w:t>二、让AI做同比环比、占比分析、排名分析</w:t>
      </w:r>
    </w:p>
    <w:p w14:paraId="15153366">
      <w:pPr>
        <w:numPr>
          <w:ilvl w:val="0"/>
          <w:numId w:val="13"/>
        </w:numPr>
        <w:rPr>
          <w:rFonts w:hint="eastAsia"/>
        </w:rPr>
      </w:pPr>
      <w:r>
        <w:rPr>
          <w:rFonts w:hint="eastAsia"/>
        </w:rPr>
        <w:t>三、让AI发现数据中的异常和趋势</w:t>
      </w:r>
    </w:p>
    <w:p w14:paraId="69618088">
      <w:pPr>
        <w:numPr>
          <w:ilvl w:val="0"/>
          <w:numId w:val="13"/>
        </w:numPr>
        <w:rPr>
          <w:rFonts w:hint="eastAsia"/>
        </w:rPr>
      </w:pPr>
      <w:r>
        <w:rPr>
          <w:rFonts w:hint="eastAsia"/>
        </w:rPr>
        <w:t>四、让AI把分析结果总结成文字结论</w:t>
      </w:r>
    </w:p>
    <w:p w14:paraId="5C8CCF40">
      <w:pPr>
        <w:rPr>
          <w:rFonts w:hint="eastAsia"/>
        </w:rPr>
      </w:pPr>
      <w:r>
        <w:rPr>
          <w:rFonts w:hint="eastAsia"/>
          <w:b/>
          <w:bCs/>
        </w:rPr>
        <w:t>任务四 用AI做简单的图表</w:t>
      </w:r>
    </w:p>
    <w:p w14:paraId="20F7AF08">
      <w:pPr>
        <w:numPr>
          <w:ilvl w:val="0"/>
          <w:numId w:val="14"/>
        </w:numPr>
        <w:rPr>
          <w:rFonts w:hint="eastAsia"/>
        </w:rPr>
      </w:pPr>
      <w:r>
        <w:rPr>
          <w:rFonts w:hint="eastAsia"/>
        </w:rPr>
        <w:t>一、告诉AI你想展示什么，让它推荐图表类型</w:t>
      </w:r>
    </w:p>
    <w:p w14:paraId="59028525">
      <w:pPr>
        <w:numPr>
          <w:ilvl w:val="0"/>
          <w:numId w:val="14"/>
        </w:numPr>
        <w:rPr>
          <w:rFonts w:hint="eastAsia"/>
        </w:rPr>
      </w:pPr>
      <w:r>
        <w:rPr>
          <w:rFonts w:hint="eastAsia"/>
        </w:rPr>
        <w:t>二、让AI生成图表并解读</w:t>
      </w:r>
    </w:p>
    <w:p w14:paraId="50BAC1F8">
      <w:pPr>
        <w:numPr>
          <w:ilvl w:val="0"/>
          <w:numId w:val="14"/>
        </w:numPr>
        <w:rPr>
          <w:rFonts w:hint="eastAsia"/>
        </w:rPr>
      </w:pPr>
      <w:r>
        <w:rPr>
          <w:rFonts w:hint="eastAsia"/>
        </w:rPr>
        <w:t>三、图表分析文字的AI辅助撰写</w:t>
      </w:r>
    </w:p>
    <w:p w14:paraId="27B025A8">
      <w:pPr>
        <w:numPr>
          <w:ilvl w:val="0"/>
          <w:numId w:val="14"/>
        </w:numPr>
        <w:rPr>
          <w:rFonts w:hint="eastAsia"/>
        </w:rPr>
      </w:pPr>
      <w:r>
        <w:rPr>
          <w:rFonts w:hint="eastAsia"/>
        </w:rPr>
        <w:t>四、不同AI平台的图表生成能力对比</w:t>
      </w:r>
    </w:p>
    <w:p w14:paraId="2BA15A5A">
      <w:pPr>
        <w:rPr>
          <w:rFonts w:hint="eastAsia"/>
        </w:rPr>
      </w:pPr>
      <w:r>
        <w:rPr>
          <w:rFonts w:hint="eastAsia"/>
          <w:b/>
          <w:bCs/>
        </w:rPr>
        <w:t>综合实训 上传一份模拟门店销售数据，用AI完成数据整理、分析和简要报告</w:t>
      </w:r>
    </w:p>
    <w:p w14:paraId="6813EAA3">
      <w:pPr>
        <w:rPr>
          <w:rFonts w:hint="eastAsia"/>
        </w:rPr>
      </w:pPr>
      <w:r>
        <w:pict>
          <v:rect id="_x0000_i1030" o:spt="1" style="height:3pt;width:0pt;" fillcolor="#A0A0A0" filled="t" stroked="f" coordsize="21600,21600" o:hr="t" o:hrstd="t" o:hralign="center">
            <v:path/>
            <v:fill on="t" focussize="0,0"/>
            <v:stroke on="f"/>
            <v:imagedata o:title=""/>
            <o:lock v:ext="edit"/>
            <w10:wrap type="none"/>
            <w10:anchorlock/>
          </v:rect>
        </w:pict>
      </w:r>
    </w:p>
    <w:p w14:paraId="5F1D550A">
      <w:pPr>
        <w:rPr>
          <w:rFonts w:hint="eastAsia"/>
          <w:b/>
          <w:bCs/>
        </w:rPr>
      </w:pPr>
      <w:r>
        <w:rPr>
          <w:rFonts w:hint="eastAsia"/>
          <w:b/>
          <w:bCs/>
        </w:rPr>
        <w:t>项目五 用AI做市场调研和行业分析</w:t>
      </w:r>
    </w:p>
    <w:p w14:paraId="03545B12">
      <w:pPr>
        <w:rPr>
          <w:rFonts w:hint="eastAsia"/>
        </w:rPr>
      </w:pPr>
      <w:r>
        <w:rPr>
          <w:rFonts w:hint="eastAsia"/>
          <w:b/>
          <w:bCs/>
        </w:rPr>
        <w:t>任务一 用AI快速了解一个行业</w:t>
      </w:r>
    </w:p>
    <w:p w14:paraId="56366D5F">
      <w:pPr>
        <w:numPr>
          <w:ilvl w:val="0"/>
          <w:numId w:val="15"/>
        </w:numPr>
        <w:rPr>
          <w:rFonts w:hint="eastAsia"/>
        </w:rPr>
      </w:pPr>
      <w:r>
        <w:rPr>
          <w:rFonts w:hint="eastAsia"/>
        </w:rPr>
        <w:t>一、让AI梳理某个行业的基本情况和发展趋势</w:t>
      </w:r>
    </w:p>
    <w:p w14:paraId="010EB953">
      <w:pPr>
        <w:numPr>
          <w:ilvl w:val="0"/>
          <w:numId w:val="15"/>
        </w:numPr>
        <w:rPr>
          <w:rFonts w:hint="eastAsia"/>
        </w:rPr>
      </w:pPr>
      <w:r>
        <w:rPr>
          <w:rFonts w:hint="eastAsia"/>
        </w:rPr>
        <w:t>二、让AI分析某个行业的市场规模和竞争格局</w:t>
      </w:r>
    </w:p>
    <w:p w14:paraId="2CE8472C">
      <w:pPr>
        <w:numPr>
          <w:ilvl w:val="0"/>
          <w:numId w:val="15"/>
        </w:numPr>
        <w:rPr>
          <w:rFonts w:hint="eastAsia"/>
        </w:rPr>
      </w:pPr>
      <w:r>
        <w:rPr>
          <w:rFonts w:hint="eastAsia"/>
        </w:rPr>
        <w:t>三、如何判断AI给出的行业信息是否可靠</w:t>
      </w:r>
    </w:p>
    <w:p w14:paraId="65FF284B">
      <w:pPr>
        <w:numPr>
          <w:ilvl w:val="0"/>
          <w:numId w:val="15"/>
        </w:numPr>
        <w:rPr>
          <w:rFonts w:hint="eastAsia"/>
        </w:rPr>
      </w:pPr>
      <w:r>
        <w:rPr>
          <w:rFonts w:hint="eastAsia"/>
        </w:rPr>
        <w:t>四、交叉验证：用多个平台和公开数据源核实信息</w:t>
      </w:r>
    </w:p>
    <w:p w14:paraId="08B9AB44">
      <w:pPr>
        <w:rPr>
          <w:rFonts w:hint="eastAsia"/>
        </w:rPr>
      </w:pPr>
      <w:r>
        <w:rPr>
          <w:rFonts w:hint="eastAsia"/>
          <w:b/>
          <w:bCs/>
        </w:rPr>
        <w:t>任务二 用AI做竞争对手分析</w:t>
      </w:r>
    </w:p>
    <w:p w14:paraId="55EBFB9C">
      <w:pPr>
        <w:numPr>
          <w:ilvl w:val="0"/>
          <w:numId w:val="16"/>
        </w:numPr>
        <w:rPr>
          <w:rFonts w:hint="eastAsia"/>
        </w:rPr>
      </w:pPr>
      <w:r>
        <w:rPr>
          <w:rFonts w:hint="eastAsia"/>
        </w:rPr>
        <w:t>一、让AI帮你梳理竞争对手的基本信息</w:t>
      </w:r>
    </w:p>
    <w:p w14:paraId="59207A72">
      <w:pPr>
        <w:numPr>
          <w:ilvl w:val="0"/>
          <w:numId w:val="16"/>
        </w:numPr>
        <w:rPr>
          <w:rFonts w:hint="eastAsia"/>
        </w:rPr>
      </w:pPr>
      <w:r>
        <w:rPr>
          <w:rFonts w:hint="eastAsia"/>
        </w:rPr>
        <w:t>二、用AI辅助做SWOT分析</w:t>
      </w:r>
    </w:p>
    <w:p w14:paraId="4E063B09">
      <w:pPr>
        <w:numPr>
          <w:ilvl w:val="0"/>
          <w:numId w:val="16"/>
        </w:numPr>
        <w:rPr>
          <w:rFonts w:hint="eastAsia"/>
        </w:rPr>
      </w:pPr>
      <w:r>
        <w:rPr>
          <w:rFonts w:hint="eastAsia"/>
        </w:rPr>
        <w:t>三、让AI做竞品对比表</w:t>
      </w:r>
    </w:p>
    <w:p w14:paraId="60139704">
      <w:pPr>
        <w:numPr>
          <w:ilvl w:val="0"/>
          <w:numId w:val="16"/>
        </w:numPr>
        <w:rPr>
          <w:rFonts w:hint="eastAsia"/>
        </w:rPr>
      </w:pPr>
      <w:r>
        <w:rPr>
          <w:rFonts w:hint="eastAsia"/>
        </w:rPr>
        <w:t>四、从公开信息中提炼竞争情报的AI辅助方法</w:t>
      </w:r>
    </w:p>
    <w:p w14:paraId="6A9570FB">
      <w:pPr>
        <w:rPr>
          <w:rFonts w:hint="eastAsia"/>
        </w:rPr>
      </w:pPr>
      <w:r>
        <w:rPr>
          <w:rFonts w:hint="eastAsia"/>
          <w:b/>
          <w:bCs/>
        </w:rPr>
        <w:t>任务三 用AI辅助设计调查问卷</w:t>
      </w:r>
    </w:p>
    <w:p w14:paraId="021C490B">
      <w:pPr>
        <w:numPr>
          <w:ilvl w:val="0"/>
          <w:numId w:val="17"/>
        </w:numPr>
        <w:rPr>
          <w:rFonts w:hint="eastAsia"/>
        </w:rPr>
      </w:pPr>
      <w:r>
        <w:rPr>
          <w:rFonts w:hint="eastAsia"/>
        </w:rPr>
        <w:t>一、告诉AI调研目的，让它设计问卷题目</w:t>
      </w:r>
    </w:p>
    <w:p w14:paraId="122AE824">
      <w:pPr>
        <w:numPr>
          <w:ilvl w:val="0"/>
          <w:numId w:val="17"/>
        </w:numPr>
        <w:rPr>
          <w:rFonts w:hint="eastAsia"/>
        </w:rPr>
      </w:pPr>
      <w:r>
        <w:rPr>
          <w:rFonts w:hint="eastAsia"/>
        </w:rPr>
        <w:t>二、让AI优化问题表述和选项设计</w:t>
      </w:r>
    </w:p>
    <w:p w14:paraId="131868F4">
      <w:pPr>
        <w:numPr>
          <w:ilvl w:val="0"/>
          <w:numId w:val="17"/>
        </w:numPr>
        <w:rPr>
          <w:rFonts w:hint="eastAsia"/>
        </w:rPr>
      </w:pPr>
      <w:r>
        <w:rPr>
          <w:rFonts w:hint="eastAsia"/>
        </w:rPr>
        <w:t>三、问卷回收后让AI帮忙分析结果</w:t>
      </w:r>
    </w:p>
    <w:p w14:paraId="2A7F01C7">
      <w:pPr>
        <w:numPr>
          <w:ilvl w:val="0"/>
          <w:numId w:val="17"/>
        </w:numPr>
        <w:rPr>
          <w:rFonts w:hint="eastAsia"/>
        </w:rPr>
      </w:pPr>
      <w:r>
        <w:rPr>
          <w:rFonts w:hint="eastAsia"/>
        </w:rPr>
        <w:t>四、AI辅助撰写调研结论</w:t>
      </w:r>
    </w:p>
    <w:p w14:paraId="6573FE6A">
      <w:pPr>
        <w:rPr>
          <w:rFonts w:hint="eastAsia"/>
        </w:rPr>
      </w:pPr>
      <w:r>
        <w:rPr>
          <w:rFonts w:hint="eastAsia"/>
          <w:b/>
          <w:bCs/>
        </w:rPr>
        <w:t>任务四 用AI撰写调研报告</w:t>
      </w:r>
    </w:p>
    <w:p w14:paraId="2DF42185">
      <w:pPr>
        <w:numPr>
          <w:ilvl w:val="0"/>
          <w:numId w:val="18"/>
        </w:numPr>
        <w:rPr>
          <w:rFonts w:hint="eastAsia"/>
        </w:rPr>
      </w:pPr>
      <w:r>
        <w:rPr>
          <w:rFonts w:hint="eastAsia"/>
        </w:rPr>
        <w:t>一、让AI搭建调研报告的框架</w:t>
      </w:r>
    </w:p>
    <w:p w14:paraId="09B6AC35">
      <w:pPr>
        <w:numPr>
          <w:ilvl w:val="0"/>
          <w:numId w:val="18"/>
        </w:numPr>
        <w:rPr>
          <w:rFonts w:hint="eastAsia"/>
        </w:rPr>
      </w:pPr>
      <w:r>
        <w:rPr>
          <w:rFonts w:hint="eastAsia"/>
        </w:rPr>
        <w:t>二、分段让AI填充内容并逐步修改完善</w:t>
      </w:r>
    </w:p>
    <w:p w14:paraId="3FF92C45">
      <w:pPr>
        <w:numPr>
          <w:ilvl w:val="0"/>
          <w:numId w:val="18"/>
        </w:numPr>
        <w:rPr>
          <w:rFonts w:hint="eastAsia"/>
        </w:rPr>
      </w:pPr>
      <w:r>
        <w:rPr>
          <w:rFonts w:hint="eastAsia"/>
        </w:rPr>
        <w:t>三、让AI撰写调研结论和建议</w:t>
      </w:r>
    </w:p>
    <w:p w14:paraId="552423B0">
      <w:pPr>
        <w:numPr>
          <w:ilvl w:val="0"/>
          <w:numId w:val="18"/>
        </w:numPr>
        <w:rPr>
          <w:rFonts w:hint="eastAsia"/>
        </w:rPr>
      </w:pPr>
      <w:r>
        <w:rPr>
          <w:rFonts w:hint="eastAsia"/>
        </w:rPr>
        <w:t>四、调研报告中数据引用的规范与核实</w:t>
      </w:r>
    </w:p>
    <w:p w14:paraId="667A01DC">
      <w:pPr>
        <w:rPr>
          <w:rFonts w:hint="eastAsia"/>
        </w:rPr>
      </w:pPr>
      <w:r>
        <w:rPr>
          <w:rFonts w:hint="eastAsia"/>
          <w:b/>
          <w:bCs/>
        </w:rPr>
        <w:t>综合实训 用AI完成一份"某商圈奶茶店竞争状况调研报告"</w:t>
      </w:r>
    </w:p>
    <w:p w14:paraId="71A6367A">
      <w:pPr>
        <w:rPr>
          <w:rFonts w:hint="eastAsia"/>
        </w:rPr>
      </w:pPr>
      <w:r>
        <w:pict>
          <v:rect id="_x0000_i1031" o:spt="1" style="height:3pt;width:0pt;" fillcolor="#A0A0A0" filled="t" stroked="f" coordsize="21600,21600" o:hr="t" o:hrstd="t" o:hralign="center">
            <v:path/>
            <v:fill on="t" focussize="0,0"/>
            <v:stroke on="f"/>
            <v:imagedata o:title=""/>
            <o:lock v:ext="edit"/>
            <w10:wrap type="none"/>
            <w10:anchorlock/>
          </v:rect>
        </w:pict>
      </w:r>
    </w:p>
    <w:p w14:paraId="1084D332">
      <w:pPr>
        <w:rPr>
          <w:rFonts w:hint="eastAsia"/>
          <w:b/>
          <w:bCs/>
        </w:rPr>
      </w:pPr>
      <w:r>
        <w:rPr>
          <w:rFonts w:hint="eastAsia"/>
          <w:b/>
          <w:bCs/>
        </w:rPr>
        <w:t>项目六 用AI做营销策划和广告文案</w:t>
      </w:r>
    </w:p>
    <w:p w14:paraId="52A6D5CB">
      <w:pPr>
        <w:rPr>
          <w:rFonts w:hint="eastAsia"/>
        </w:rPr>
      </w:pPr>
      <w:r>
        <w:rPr>
          <w:rFonts w:hint="eastAsia"/>
          <w:b/>
          <w:bCs/>
        </w:rPr>
        <w:t>任务一 用AI策划营销活动</w:t>
      </w:r>
    </w:p>
    <w:p w14:paraId="6564A22A">
      <w:pPr>
        <w:numPr>
          <w:ilvl w:val="0"/>
          <w:numId w:val="19"/>
        </w:numPr>
        <w:rPr>
          <w:rFonts w:hint="eastAsia"/>
        </w:rPr>
      </w:pPr>
      <w:r>
        <w:rPr>
          <w:rFonts w:hint="eastAsia"/>
        </w:rPr>
        <w:t>一、告诉AI产品和目标人群，让它出策划方案</w:t>
      </w:r>
    </w:p>
    <w:p w14:paraId="60AE01CB">
      <w:pPr>
        <w:numPr>
          <w:ilvl w:val="0"/>
          <w:numId w:val="19"/>
        </w:numPr>
        <w:rPr>
          <w:rFonts w:hint="eastAsia"/>
        </w:rPr>
      </w:pPr>
      <w:r>
        <w:rPr>
          <w:rFonts w:hint="eastAsia"/>
        </w:rPr>
        <w:t>二、节日促销/新品上市/会员日等常见活动策划</w:t>
      </w:r>
    </w:p>
    <w:p w14:paraId="0E87AF1A">
      <w:pPr>
        <w:numPr>
          <w:ilvl w:val="0"/>
          <w:numId w:val="19"/>
        </w:numPr>
        <w:rPr>
          <w:rFonts w:hint="eastAsia"/>
        </w:rPr>
      </w:pPr>
      <w:r>
        <w:rPr>
          <w:rFonts w:hint="eastAsia"/>
        </w:rPr>
        <w:t>三、让AI做活动预算估算和效果预估</w:t>
      </w:r>
    </w:p>
    <w:p w14:paraId="06553092">
      <w:pPr>
        <w:numPr>
          <w:ilvl w:val="0"/>
          <w:numId w:val="19"/>
        </w:numPr>
        <w:rPr>
          <w:rFonts w:hint="eastAsia"/>
        </w:rPr>
      </w:pPr>
      <w:r>
        <w:rPr>
          <w:rFonts w:hint="eastAsia"/>
        </w:rPr>
        <w:t>四、从AI初稿到可执行方案：人工完善的关键步骤</w:t>
      </w:r>
    </w:p>
    <w:p w14:paraId="0D350664">
      <w:pPr>
        <w:rPr>
          <w:rFonts w:hint="eastAsia"/>
        </w:rPr>
      </w:pPr>
      <w:r>
        <w:rPr>
          <w:rFonts w:hint="eastAsia"/>
          <w:b/>
          <w:bCs/>
        </w:rPr>
        <w:t>任务二 用AI写广告文案和宣传语</w:t>
      </w:r>
    </w:p>
    <w:p w14:paraId="4642EA64">
      <w:pPr>
        <w:numPr>
          <w:ilvl w:val="0"/>
          <w:numId w:val="20"/>
        </w:numPr>
        <w:rPr>
          <w:rFonts w:hint="eastAsia"/>
        </w:rPr>
      </w:pPr>
      <w:r>
        <w:rPr>
          <w:rFonts w:hint="eastAsia"/>
        </w:rPr>
        <w:t>一、商品卖点提炼和广告语创作</w:t>
      </w:r>
    </w:p>
    <w:p w14:paraId="1026E3C9">
      <w:pPr>
        <w:numPr>
          <w:ilvl w:val="0"/>
          <w:numId w:val="20"/>
        </w:numPr>
        <w:rPr>
          <w:rFonts w:hint="eastAsia"/>
        </w:rPr>
      </w:pPr>
      <w:r>
        <w:rPr>
          <w:rFonts w:hint="eastAsia"/>
        </w:rPr>
        <w:t>二、不同平台的文案风格差异（朋友圈/小红书/抖音/公众号）</w:t>
      </w:r>
    </w:p>
    <w:p w14:paraId="3EFD473F">
      <w:pPr>
        <w:numPr>
          <w:ilvl w:val="0"/>
          <w:numId w:val="20"/>
        </w:numPr>
        <w:rPr>
          <w:rFonts w:hint="eastAsia"/>
        </w:rPr>
      </w:pPr>
      <w:r>
        <w:rPr>
          <w:rFonts w:hint="eastAsia"/>
        </w:rPr>
        <w:t>三、让AI一次生成多个版本供挑选</w:t>
      </w:r>
    </w:p>
    <w:p w14:paraId="15A322B1">
      <w:pPr>
        <w:numPr>
          <w:ilvl w:val="0"/>
          <w:numId w:val="20"/>
        </w:numPr>
        <w:rPr>
          <w:rFonts w:hint="eastAsia"/>
        </w:rPr>
      </w:pPr>
      <w:r>
        <w:rPr>
          <w:rFonts w:hint="eastAsia"/>
        </w:rPr>
        <w:t>四、文案的合规性检查：哪些话不能说</w:t>
      </w:r>
    </w:p>
    <w:p w14:paraId="2E769BDF">
      <w:pPr>
        <w:rPr>
          <w:rFonts w:hint="eastAsia"/>
        </w:rPr>
      </w:pPr>
      <w:r>
        <w:rPr>
          <w:rFonts w:hint="eastAsia"/>
          <w:b/>
          <w:bCs/>
        </w:rPr>
        <w:t>任务三 用AI写新媒体内容</w:t>
      </w:r>
    </w:p>
    <w:p w14:paraId="17467D00">
      <w:pPr>
        <w:numPr>
          <w:ilvl w:val="0"/>
          <w:numId w:val="21"/>
        </w:numPr>
        <w:rPr>
          <w:rFonts w:hint="eastAsia"/>
        </w:rPr>
      </w:pPr>
      <w:r>
        <w:rPr>
          <w:rFonts w:hint="eastAsia"/>
        </w:rPr>
        <w:t>一、公众号推文的AI辅助撰写</w:t>
      </w:r>
    </w:p>
    <w:p w14:paraId="06362B51">
      <w:pPr>
        <w:numPr>
          <w:ilvl w:val="0"/>
          <w:numId w:val="21"/>
        </w:numPr>
        <w:rPr>
          <w:rFonts w:hint="eastAsia"/>
        </w:rPr>
      </w:pPr>
      <w:r>
        <w:rPr>
          <w:rFonts w:hint="eastAsia"/>
        </w:rPr>
        <w:t>二、小红书笔记和种草文案的AI辅助撰写</w:t>
      </w:r>
    </w:p>
    <w:p w14:paraId="67286C62">
      <w:pPr>
        <w:numPr>
          <w:ilvl w:val="0"/>
          <w:numId w:val="21"/>
        </w:numPr>
        <w:rPr>
          <w:rFonts w:hint="eastAsia"/>
        </w:rPr>
      </w:pPr>
      <w:r>
        <w:rPr>
          <w:rFonts w:hint="eastAsia"/>
        </w:rPr>
        <w:t>三、短视频脚本和拍摄方案的AI辅助撰写</w:t>
      </w:r>
    </w:p>
    <w:p w14:paraId="14D2E104">
      <w:pPr>
        <w:numPr>
          <w:ilvl w:val="0"/>
          <w:numId w:val="21"/>
        </w:numPr>
        <w:rPr>
          <w:rFonts w:hint="eastAsia"/>
        </w:rPr>
      </w:pPr>
      <w:r>
        <w:rPr>
          <w:rFonts w:hint="eastAsia"/>
        </w:rPr>
        <w:t>四、直播话术和互动环节的AI辅助设计</w:t>
      </w:r>
    </w:p>
    <w:p w14:paraId="790F2221">
      <w:pPr>
        <w:rPr>
          <w:rFonts w:hint="eastAsia"/>
        </w:rPr>
      </w:pPr>
      <w:r>
        <w:rPr>
          <w:rFonts w:hint="eastAsia"/>
          <w:b/>
          <w:bCs/>
        </w:rPr>
        <w:t>任务四 用AI做简单的宣传图片</w:t>
      </w:r>
    </w:p>
    <w:p w14:paraId="549D375C">
      <w:pPr>
        <w:numPr>
          <w:ilvl w:val="0"/>
          <w:numId w:val="22"/>
        </w:numPr>
        <w:rPr>
          <w:rFonts w:hint="eastAsia"/>
        </w:rPr>
      </w:pPr>
      <w:r>
        <w:rPr>
          <w:rFonts w:hint="eastAsia"/>
        </w:rPr>
        <w:t>一、国内AI绘图工具快速体验（通义万相/文心一格等）</w:t>
      </w:r>
    </w:p>
    <w:p w14:paraId="2E61A980">
      <w:pPr>
        <w:numPr>
          <w:ilvl w:val="0"/>
          <w:numId w:val="22"/>
        </w:numPr>
        <w:rPr>
          <w:rFonts w:hint="eastAsia"/>
        </w:rPr>
      </w:pPr>
      <w:r>
        <w:rPr>
          <w:rFonts w:hint="eastAsia"/>
        </w:rPr>
        <w:t>二、用文字描述让AI生成营销海报和商品场景图</w:t>
      </w:r>
    </w:p>
    <w:p w14:paraId="73B06E9C">
      <w:pPr>
        <w:numPr>
          <w:ilvl w:val="0"/>
          <w:numId w:val="22"/>
        </w:numPr>
        <w:rPr>
          <w:rFonts w:hint="eastAsia"/>
        </w:rPr>
      </w:pPr>
      <w:r>
        <w:rPr>
          <w:rFonts w:hint="eastAsia"/>
        </w:rPr>
        <w:t>三、AI生成图片的质量评估与筛选</w:t>
      </w:r>
    </w:p>
    <w:p w14:paraId="52905214">
      <w:pPr>
        <w:numPr>
          <w:ilvl w:val="0"/>
          <w:numId w:val="22"/>
        </w:numPr>
        <w:rPr>
          <w:rFonts w:hint="eastAsia"/>
        </w:rPr>
      </w:pPr>
      <w:r>
        <w:rPr>
          <w:rFonts w:hint="eastAsia"/>
        </w:rPr>
        <w:t>四、AI生成图片的使用边界与版权须知</w:t>
      </w:r>
    </w:p>
    <w:p w14:paraId="05A9A967">
      <w:pPr>
        <w:rPr>
          <w:rFonts w:hint="eastAsia"/>
        </w:rPr>
      </w:pPr>
      <w:r>
        <w:rPr>
          <w:rFonts w:hint="eastAsia"/>
          <w:b/>
          <w:bCs/>
        </w:rPr>
        <w:t>综合实训 用AI为一款商品策划一次完整的"小红书种草"营销方案（含文案+图片）</w:t>
      </w:r>
    </w:p>
    <w:p w14:paraId="58D4899E">
      <w:pPr>
        <w:rPr>
          <w:rFonts w:hint="eastAsia"/>
        </w:rPr>
      </w:pPr>
      <w:r>
        <w:pict>
          <v:rect id="_x0000_i1032" o:spt="1" style="height:3pt;width:0pt;" fillcolor="#A0A0A0" filled="t" stroked="f" coordsize="21600,21600" o:hr="t" o:hrstd="t" o:hralign="center">
            <v:path/>
            <v:fill on="t" focussize="0,0"/>
            <v:stroke on="f"/>
            <v:imagedata o:title=""/>
            <o:lock v:ext="edit"/>
            <w10:wrap type="none"/>
            <w10:anchorlock/>
          </v:rect>
        </w:pict>
      </w:r>
    </w:p>
    <w:p w14:paraId="6CB04AE3">
      <w:pPr>
        <w:rPr>
          <w:rFonts w:hint="eastAsia"/>
          <w:b/>
          <w:bCs/>
        </w:rPr>
      </w:pPr>
      <w:r>
        <w:rPr>
          <w:rFonts w:hint="eastAsia"/>
          <w:b/>
          <w:bCs/>
        </w:rPr>
        <w:t>项目七 用AI辅助电商运营工作</w:t>
      </w:r>
    </w:p>
    <w:p w14:paraId="4235D429">
      <w:pPr>
        <w:rPr>
          <w:rFonts w:hint="eastAsia"/>
        </w:rPr>
      </w:pPr>
      <w:r>
        <w:rPr>
          <w:rFonts w:hint="eastAsia"/>
          <w:b/>
          <w:bCs/>
        </w:rPr>
        <w:t>任务一 用AI写商品标题和详情页文案</w:t>
      </w:r>
    </w:p>
    <w:p w14:paraId="2618FFBD">
      <w:pPr>
        <w:numPr>
          <w:ilvl w:val="0"/>
          <w:numId w:val="23"/>
        </w:numPr>
        <w:rPr>
          <w:rFonts w:hint="eastAsia"/>
        </w:rPr>
      </w:pPr>
      <w:r>
        <w:rPr>
          <w:rFonts w:hint="eastAsia"/>
        </w:rPr>
        <w:t>一、让AI优化商品标题和关键词布局</w:t>
      </w:r>
    </w:p>
    <w:p w14:paraId="2817BD25">
      <w:pPr>
        <w:numPr>
          <w:ilvl w:val="0"/>
          <w:numId w:val="23"/>
        </w:numPr>
        <w:rPr>
          <w:rFonts w:hint="eastAsia"/>
        </w:rPr>
      </w:pPr>
      <w:r>
        <w:rPr>
          <w:rFonts w:hint="eastAsia"/>
        </w:rPr>
        <w:t>二、让AI撰写商品卖点和详情页描述</w:t>
      </w:r>
    </w:p>
    <w:p w14:paraId="31BFF2DC">
      <w:pPr>
        <w:numPr>
          <w:ilvl w:val="0"/>
          <w:numId w:val="23"/>
        </w:numPr>
        <w:rPr>
          <w:rFonts w:hint="eastAsia"/>
        </w:rPr>
      </w:pPr>
      <w:r>
        <w:rPr>
          <w:rFonts w:hint="eastAsia"/>
        </w:rPr>
        <w:t>三、不同品类商品的文案提示词技巧</w:t>
      </w:r>
    </w:p>
    <w:p w14:paraId="2BD4A12A">
      <w:pPr>
        <w:numPr>
          <w:ilvl w:val="0"/>
          <w:numId w:val="23"/>
        </w:numPr>
        <w:rPr>
          <w:rFonts w:hint="eastAsia"/>
        </w:rPr>
      </w:pPr>
      <w:r>
        <w:rPr>
          <w:rFonts w:hint="eastAsia"/>
        </w:rPr>
        <w:t>四、AI文案与平台规则的合规性检查</w:t>
      </w:r>
    </w:p>
    <w:p w14:paraId="1737876D">
      <w:pPr>
        <w:rPr>
          <w:rFonts w:hint="eastAsia"/>
        </w:rPr>
      </w:pPr>
      <w:r>
        <w:rPr>
          <w:rFonts w:hint="eastAsia"/>
          <w:b/>
          <w:bCs/>
        </w:rPr>
        <w:t>任务二 用AI写客服话术</w:t>
      </w:r>
    </w:p>
    <w:p w14:paraId="485318CB">
      <w:pPr>
        <w:numPr>
          <w:ilvl w:val="0"/>
          <w:numId w:val="24"/>
        </w:numPr>
        <w:rPr>
          <w:rFonts w:hint="eastAsia"/>
        </w:rPr>
      </w:pPr>
      <w:r>
        <w:rPr>
          <w:rFonts w:hint="eastAsia"/>
        </w:rPr>
        <w:t>一、售前咨询常见问题的标准回复话术</w:t>
      </w:r>
    </w:p>
    <w:p w14:paraId="36EB066D">
      <w:pPr>
        <w:numPr>
          <w:ilvl w:val="0"/>
          <w:numId w:val="24"/>
        </w:numPr>
        <w:rPr>
          <w:rFonts w:hint="eastAsia"/>
        </w:rPr>
      </w:pPr>
      <w:r>
        <w:rPr>
          <w:rFonts w:hint="eastAsia"/>
        </w:rPr>
        <w:t>二、售后投诉和退换货的应对话术</w:t>
      </w:r>
    </w:p>
    <w:p w14:paraId="716265E7">
      <w:pPr>
        <w:numPr>
          <w:ilvl w:val="0"/>
          <w:numId w:val="24"/>
        </w:numPr>
        <w:rPr>
          <w:rFonts w:hint="eastAsia"/>
        </w:rPr>
      </w:pPr>
      <w:r>
        <w:rPr>
          <w:rFonts w:hint="eastAsia"/>
        </w:rPr>
        <w:t>三、催好评和邀请复购的话术</w:t>
      </w:r>
    </w:p>
    <w:p w14:paraId="66EC34BE">
      <w:pPr>
        <w:numPr>
          <w:ilvl w:val="0"/>
          <w:numId w:val="24"/>
        </w:numPr>
        <w:rPr>
          <w:rFonts w:hint="eastAsia"/>
        </w:rPr>
      </w:pPr>
      <w:r>
        <w:rPr>
          <w:rFonts w:hint="eastAsia"/>
        </w:rPr>
        <w:t>四、让AI批量生成FAQ问答手册</w:t>
      </w:r>
    </w:p>
    <w:p w14:paraId="0EB05789">
      <w:pPr>
        <w:rPr>
          <w:rFonts w:hint="eastAsia"/>
        </w:rPr>
      </w:pPr>
      <w:r>
        <w:rPr>
          <w:rFonts w:hint="eastAsia"/>
          <w:b/>
          <w:bCs/>
        </w:rPr>
        <w:t>任务三 用AI分析消费者评价</w:t>
      </w:r>
    </w:p>
    <w:p w14:paraId="1E1AD593">
      <w:pPr>
        <w:numPr>
          <w:ilvl w:val="0"/>
          <w:numId w:val="25"/>
        </w:numPr>
        <w:rPr>
          <w:rFonts w:hint="eastAsia"/>
        </w:rPr>
      </w:pPr>
      <w:r>
        <w:rPr>
          <w:rFonts w:hint="eastAsia"/>
        </w:rPr>
        <w:t>一、把商品评价交给AI，让它总结好评点和差评点</w:t>
      </w:r>
    </w:p>
    <w:p w14:paraId="068021BA">
      <w:pPr>
        <w:numPr>
          <w:ilvl w:val="0"/>
          <w:numId w:val="25"/>
        </w:numPr>
        <w:rPr>
          <w:rFonts w:hint="eastAsia"/>
        </w:rPr>
      </w:pPr>
      <w:r>
        <w:rPr>
          <w:rFonts w:hint="eastAsia"/>
        </w:rPr>
        <w:t>二、让AI从评价中提炼产品改进建议</w:t>
      </w:r>
    </w:p>
    <w:p w14:paraId="7C9A8E52">
      <w:pPr>
        <w:numPr>
          <w:ilvl w:val="0"/>
          <w:numId w:val="25"/>
        </w:numPr>
        <w:rPr>
          <w:rFonts w:hint="eastAsia"/>
        </w:rPr>
      </w:pPr>
      <w:r>
        <w:rPr>
          <w:rFonts w:hint="eastAsia"/>
        </w:rPr>
        <w:t>三、让AI撰写针对差评的回复</w:t>
      </w:r>
    </w:p>
    <w:p w14:paraId="5052D101">
      <w:pPr>
        <w:numPr>
          <w:ilvl w:val="0"/>
          <w:numId w:val="25"/>
        </w:numPr>
        <w:rPr>
          <w:rFonts w:hint="eastAsia"/>
        </w:rPr>
      </w:pPr>
      <w:r>
        <w:rPr>
          <w:rFonts w:hint="eastAsia"/>
        </w:rPr>
        <w:t>四、评价分析结果在运营决策中的应用</w:t>
      </w:r>
    </w:p>
    <w:p w14:paraId="1428FEE3">
      <w:pPr>
        <w:rPr>
          <w:rFonts w:hint="eastAsia"/>
        </w:rPr>
      </w:pPr>
      <w:r>
        <w:rPr>
          <w:rFonts w:hint="eastAsia"/>
          <w:b/>
          <w:bCs/>
        </w:rPr>
        <w:t>任务四 用AI辅助店铺运营决策</w:t>
      </w:r>
    </w:p>
    <w:p w14:paraId="03C7170C">
      <w:pPr>
        <w:numPr>
          <w:ilvl w:val="0"/>
          <w:numId w:val="26"/>
        </w:numPr>
        <w:rPr>
          <w:rFonts w:hint="eastAsia"/>
        </w:rPr>
      </w:pPr>
      <w:r>
        <w:rPr>
          <w:rFonts w:hint="eastAsia"/>
        </w:rPr>
        <w:t>一、让AI分析竞品店铺的运营策略</w:t>
      </w:r>
    </w:p>
    <w:p w14:paraId="07CBCCE7">
      <w:pPr>
        <w:numPr>
          <w:ilvl w:val="0"/>
          <w:numId w:val="26"/>
        </w:numPr>
        <w:rPr>
          <w:rFonts w:hint="eastAsia"/>
        </w:rPr>
      </w:pPr>
      <w:r>
        <w:rPr>
          <w:rFonts w:hint="eastAsia"/>
        </w:rPr>
        <w:t>二、让AI策划店铺促销活动方案</w:t>
      </w:r>
    </w:p>
    <w:p w14:paraId="30806D78">
      <w:pPr>
        <w:numPr>
          <w:ilvl w:val="0"/>
          <w:numId w:val="26"/>
        </w:numPr>
        <w:rPr>
          <w:rFonts w:hint="eastAsia"/>
        </w:rPr>
      </w:pPr>
      <w:r>
        <w:rPr>
          <w:rFonts w:hint="eastAsia"/>
        </w:rPr>
        <w:t>三、让AI撰写运营周报和月报</w:t>
      </w:r>
    </w:p>
    <w:p w14:paraId="49F46D3C">
      <w:pPr>
        <w:numPr>
          <w:ilvl w:val="0"/>
          <w:numId w:val="26"/>
        </w:numPr>
        <w:rPr>
          <w:rFonts w:hint="eastAsia"/>
        </w:rPr>
      </w:pPr>
      <w:r>
        <w:rPr>
          <w:rFonts w:hint="eastAsia"/>
        </w:rPr>
        <w:t>四、AI辅助选品思路分析</w:t>
      </w:r>
    </w:p>
    <w:p w14:paraId="410F6C11">
      <w:pPr>
        <w:rPr>
          <w:rFonts w:hint="eastAsia"/>
        </w:rPr>
      </w:pPr>
      <w:r>
        <w:rPr>
          <w:rFonts w:hint="eastAsia"/>
          <w:b/>
          <w:bCs/>
        </w:rPr>
        <w:t>综合实训 用AI为一家模拟网店完成"商品上架全套文案"（标题+详情+客服FAQ）</w:t>
      </w:r>
    </w:p>
    <w:p w14:paraId="07B196C8">
      <w:pPr>
        <w:rPr>
          <w:rFonts w:hint="eastAsia"/>
        </w:rPr>
      </w:pPr>
      <w:r>
        <w:pict>
          <v:rect id="_x0000_i1033" o:spt="1" style="height:3pt;width:0pt;" fillcolor="#A0A0A0" filled="t" stroked="f" coordsize="21600,21600" o:hr="t" o:hrstd="t" o:hralign="center">
            <v:path/>
            <v:fill on="t" focussize="0,0"/>
            <v:stroke on="f"/>
            <v:imagedata o:title=""/>
            <o:lock v:ext="edit"/>
            <w10:wrap type="none"/>
            <w10:anchorlock/>
          </v:rect>
        </w:pict>
      </w:r>
    </w:p>
    <w:p w14:paraId="42F21886">
      <w:pPr>
        <w:rPr>
          <w:rFonts w:hint="eastAsia"/>
          <w:b/>
          <w:bCs/>
        </w:rPr>
      </w:pPr>
      <w:r>
        <w:rPr>
          <w:rFonts w:hint="eastAsia"/>
          <w:b/>
          <w:bCs/>
        </w:rPr>
        <w:t>项目八 用AI辅助客户沟通与服务</w:t>
      </w:r>
    </w:p>
    <w:p w14:paraId="5CA3AA6A">
      <w:pPr>
        <w:rPr>
          <w:rFonts w:hint="eastAsia"/>
        </w:rPr>
      </w:pPr>
      <w:r>
        <w:rPr>
          <w:rFonts w:hint="eastAsia"/>
          <w:b/>
          <w:bCs/>
        </w:rPr>
        <w:t>任务一 用AI写客户沟通话术</w:t>
      </w:r>
    </w:p>
    <w:p w14:paraId="0DCD8744">
      <w:pPr>
        <w:numPr>
          <w:ilvl w:val="0"/>
          <w:numId w:val="27"/>
        </w:numPr>
        <w:rPr>
          <w:rFonts w:hint="eastAsia"/>
        </w:rPr>
      </w:pPr>
      <w:r>
        <w:rPr>
          <w:rFonts w:hint="eastAsia"/>
        </w:rPr>
        <w:t>一、电话沟通话术的AI辅助编写</w:t>
      </w:r>
    </w:p>
    <w:p w14:paraId="20CAFE9E">
      <w:pPr>
        <w:numPr>
          <w:ilvl w:val="0"/>
          <w:numId w:val="27"/>
        </w:numPr>
        <w:rPr>
          <w:rFonts w:hint="eastAsia"/>
        </w:rPr>
      </w:pPr>
      <w:r>
        <w:rPr>
          <w:rFonts w:hint="eastAsia"/>
        </w:rPr>
        <w:t>二、微信和短信沟通话术的AI辅助编写</w:t>
      </w:r>
    </w:p>
    <w:p w14:paraId="2696AEBE">
      <w:pPr>
        <w:numPr>
          <w:ilvl w:val="0"/>
          <w:numId w:val="27"/>
        </w:numPr>
        <w:rPr>
          <w:rFonts w:hint="eastAsia"/>
        </w:rPr>
      </w:pPr>
      <w:r>
        <w:rPr>
          <w:rFonts w:hint="eastAsia"/>
        </w:rPr>
        <w:t>三、不同场景的话术模板（拜访、回访、催收、道歉、感谢等）</w:t>
      </w:r>
    </w:p>
    <w:p w14:paraId="7DBA8377">
      <w:pPr>
        <w:numPr>
          <w:ilvl w:val="0"/>
          <w:numId w:val="27"/>
        </w:numPr>
        <w:rPr>
          <w:rFonts w:hint="eastAsia"/>
        </w:rPr>
      </w:pPr>
      <w:r>
        <w:rPr>
          <w:rFonts w:hint="eastAsia"/>
        </w:rPr>
        <w:t>四、话术的个性化调整：从模板到实战</w:t>
      </w:r>
    </w:p>
    <w:p w14:paraId="77526144">
      <w:pPr>
        <w:rPr>
          <w:rFonts w:hint="eastAsia"/>
        </w:rPr>
      </w:pPr>
      <w:r>
        <w:rPr>
          <w:rFonts w:hint="eastAsia"/>
          <w:b/>
          <w:bCs/>
        </w:rPr>
        <w:t>任务二 用AI处理客户投诉</w:t>
      </w:r>
    </w:p>
    <w:p w14:paraId="2E6A636B">
      <w:pPr>
        <w:numPr>
          <w:ilvl w:val="0"/>
          <w:numId w:val="28"/>
        </w:numPr>
        <w:rPr>
          <w:rFonts w:hint="eastAsia"/>
        </w:rPr>
      </w:pPr>
      <w:r>
        <w:rPr>
          <w:rFonts w:hint="eastAsia"/>
        </w:rPr>
        <w:t>一、告诉AI投诉情况，让它给出处理方案建议</w:t>
      </w:r>
    </w:p>
    <w:p w14:paraId="4274C122">
      <w:pPr>
        <w:numPr>
          <w:ilvl w:val="0"/>
          <w:numId w:val="28"/>
        </w:numPr>
        <w:rPr>
          <w:rFonts w:hint="eastAsia"/>
        </w:rPr>
      </w:pPr>
      <w:r>
        <w:rPr>
          <w:rFonts w:hint="eastAsia"/>
        </w:rPr>
        <w:t>二、让AI撰写投诉回复信和致歉信</w:t>
      </w:r>
    </w:p>
    <w:p w14:paraId="14221736">
      <w:pPr>
        <w:numPr>
          <w:ilvl w:val="0"/>
          <w:numId w:val="28"/>
        </w:numPr>
        <w:rPr>
          <w:rFonts w:hint="eastAsia"/>
        </w:rPr>
      </w:pPr>
      <w:r>
        <w:rPr>
          <w:rFonts w:hint="eastAsia"/>
        </w:rPr>
        <w:t>三、让AI总结投诉原因并提出改进建议</w:t>
      </w:r>
    </w:p>
    <w:p w14:paraId="7AE12EA2">
      <w:pPr>
        <w:numPr>
          <w:ilvl w:val="0"/>
          <w:numId w:val="28"/>
        </w:numPr>
        <w:rPr>
          <w:rFonts w:hint="eastAsia"/>
        </w:rPr>
      </w:pPr>
      <w:r>
        <w:rPr>
          <w:rFonts w:hint="eastAsia"/>
        </w:rPr>
        <w:t>四、典型投诉场景的处理流程梳理</w:t>
      </w:r>
    </w:p>
    <w:p w14:paraId="2BC6E9A6">
      <w:pPr>
        <w:rPr>
          <w:rFonts w:hint="eastAsia"/>
        </w:rPr>
      </w:pPr>
      <w:r>
        <w:rPr>
          <w:rFonts w:hint="eastAsia"/>
          <w:b/>
          <w:bCs/>
        </w:rPr>
        <w:t>任务三 用AI做客户分析</w:t>
      </w:r>
    </w:p>
    <w:p w14:paraId="08FE5542">
      <w:pPr>
        <w:numPr>
          <w:ilvl w:val="0"/>
          <w:numId w:val="29"/>
        </w:numPr>
        <w:rPr>
          <w:rFonts w:hint="eastAsia"/>
        </w:rPr>
      </w:pPr>
      <w:r>
        <w:rPr>
          <w:rFonts w:hint="eastAsia"/>
        </w:rPr>
        <w:t>一、整理客户信息后让AI辅助客户分类</w:t>
      </w:r>
    </w:p>
    <w:p w14:paraId="20197130">
      <w:pPr>
        <w:numPr>
          <w:ilvl w:val="0"/>
          <w:numId w:val="29"/>
        </w:numPr>
        <w:rPr>
          <w:rFonts w:hint="eastAsia"/>
        </w:rPr>
      </w:pPr>
      <w:r>
        <w:rPr>
          <w:rFonts w:hint="eastAsia"/>
        </w:rPr>
        <w:t>二、让AI分析哪些客户最有价值、哪些可能流失</w:t>
      </w:r>
    </w:p>
    <w:p w14:paraId="0B17F85C">
      <w:pPr>
        <w:numPr>
          <w:ilvl w:val="0"/>
          <w:numId w:val="29"/>
        </w:numPr>
        <w:rPr>
          <w:rFonts w:hint="eastAsia"/>
        </w:rPr>
      </w:pPr>
      <w:r>
        <w:rPr>
          <w:rFonts w:hint="eastAsia"/>
        </w:rPr>
        <w:t>三、让AI针对不同客户群体设计维护方案</w:t>
      </w:r>
    </w:p>
    <w:p w14:paraId="319FA48F">
      <w:pPr>
        <w:numPr>
          <w:ilvl w:val="0"/>
          <w:numId w:val="29"/>
        </w:numPr>
        <w:rPr>
          <w:rFonts w:hint="eastAsia"/>
        </w:rPr>
      </w:pPr>
      <w:r>
        <w:rPr>
          <w:rFonts w:hint="eastAsia"/>
        </w:rPr>
        <w:t>四、客户分析结果的合理使用与隐私保护</w:t>
      </w:r>
    </w:p>
    <w:p w14:paraId="5478D232">
      <w:pPr>
        <w:rPr>
          <w:rFonts w:hint="eastAsia"/>
        </w:rPr>
      </w:pPr>
      <w:r>
        <w:rPr>
          <w:rFonts w:hint="eastAsia"/>
          <w:b/>
          <w:bCs/>
        </w:rPr>
        <w:t>任务四 用AI提升服务质量</w:t>
      </w:r>
    </w:p>
    <w:p w14:paraId="3A24B69C">
      <w:pPr>
        <w:numPr>
          <w:ilvl w:val="0"/>
          <w:numId w:val="30"/>
        </w:numPr>
        <w:rPr>
          <w:rFonts w:hint="eastAsia"/>
        </w:rPr>
      </w:pPr>
      <w:r>
        <w:rPr>
          <w:rFonts w:hint="eastAsia"/>
        </w:rPr>
        <w:t>一、让AI制定服务标准和服务流程</w:t>
      </w:r>
    </w:p>
    <w:p w14:paraId="2D7E4E79">
      <w:pPr>
        <w:numPr>
          <w:ilvl w:val="0"/>
          <w:numId w:val="30"/>
        </w:numPr>
        <w:rPr>
          <w:rFonts w:hint="eastAsia"/>
        </w:rPr>
      </w:pPr>
      <w:r>
        <w:rPr>
          <w:rFonts w:hint="eastAsia"/>
        </w:rPr>
        <w:t>二、让AI设计客户满意度调查问卷</w:t>
      </w:r>
    </w:p>
    <w:p w14:paraId="61953C97">
      <w:pPr>
        <w:numPr>
          <w:ilvl w:val="0"/>
          <w:numId w:val="30"/>
        </w:numPr>
        <w:rPr>
          <w:rFonts w:hint="eastAsia"/>
        </w:rPr>
      </w:pPr>
      <w:r>
        <w:rPr>
          <w:rFonts w:hint="eastAsia"/>
        </w:rPr>
        <w:t>三、让AI分析满意度调查结果并给出改进建议</w:t>
      </w:r>
    </w:p>
    <w:p w14:paraId="35425562">
      <w:pPr>
        <w:numPr>
          <w:ilvl w:val="0"/>
          <w:numId w:val="30"/>
        </w:numPr>
        <w:rPr>
          <w:rFonts w:hint="eastAsia"/>
        </w:rPr>
      </w:pPr>
      <w:r>
        <w:rPr>
          <w:rFonts w:hint="eastAsia"/>
        </w:rPr>
        <w:t>四、AI辅助服务与人工温度服务的结合</w:t>
      </w:r>
    </w:p>
    <w:p w14:paraId="4CD252FD">
      <w:pPr>
        <w:rPr>
          <w:rFonts w:hint="eastAsia"/>
        </w:rPr>
      </w:pPr>
      <w:r>
        <w:rPr>
          <w:rFonts w:hint="eastAsia"/>
          <w:b/>
          <w:bCs/>
        </w:rPr>
        <w:t>综合实训 用AI为某商贸网点编写一套完整的"客户服务话术手册"</w:t>
      </w:r>
    </w:p>
    <w:p w14:paraId="3BC68B34">
      <w:pPr>
        <w:rPr>
          <w:rFonts w:hint="eastAsia"/>
        </w:rPr>
      </w:pPr>
      <w:r>
        <w:pict>
          <v:rect id="_x0000_i1034" o:spt="1" style="height:3pt;width:0pt;" fillcolor="#A0A0A0" filled="t" stroked="f" coordsize="21600,21600" o:hr="t" o:hrstd="t" o:hralign="center">
            <v:path/>
            <v:fill on="t" focussize="0,0"/>
            <v:stroke on="f"/>
            <v:imagedata o:title=""/>
            <o:lock v:ext="edit"/>
            <w10:wrap type="none"/>
            <w10:anchorlock/>
          </v:rect>
        </w:pict>
      </w:r>
    </w:p>
    <w:p w14:paraId="4AD714D2">
      <w:pPr>
        <w:rPr>
          <w:rFonts w:hint="eastAsia"/>
          <w:b/>
          <w:bCs/>
        </w:rPr>
      </w:pPr>
      <w:r>
        <w:rPr>
          <w:rFonts w:hint="eastAsia"/>
          <w:b/>
          <w:bCs/>
        </w:rPr>
        <w:t>项目九 用AI辅助财务数据理解与经营分析</w:t>
      </w:r>
    </w:p>
    <w:p w14:paraId="38468858">
      <w:pPr>
        <w:rPr>
          <w:rFonts w:hint="eastAsia"/>
        </w:rPr>
      </w:pPr>
      <w:r>
        <w:rPr>
          <w:rFonts w:hint="eastAsia"/>
          <w:b/>
          <w:bCs/>
        </w:rPr>
        <w:t>任务一 用AI看懂财务数据</w:t>
      </w:r>
    </w:p>
    <w:p w14:paraId="04E95976">
      <w:pPr>
        <w:numPr>
          <w:ilvl w:val="0"/>
          <w:numId w:val="31"/>
        </w:numPr>
        <w:rPr>
          <w:rFonts w:hint="eastAsia"/>
        </w:rPr>
      </w:pPr>
      <w:r>
        <w:rPr>
          <w:rFonts w:hint="eastAsia"/>
        </w:rPr>
        <w:t>一、把财务报表发给AI，让它用大白话解释</w:t>
      </w:r>
    </w:p>
    <w:p w14:paraId="0719ADE8">
      <w:pPr>
        <w:numPr>
          <w:ilvl w:val="0"/>
          <w:numId w:val="31"/>
        </w:numPr>
        <w:rPr>
          <w:rFonts w:hint="eastAsia"/>
        </w:rPr>
      </w:pPr>
      <w:r>
        <w:rPr>
          <w:rFonts w:hint="eastAsia"/>
        </w:rPr>
        <w:t>二、让AI计算和解释常用财务指标</w:t>
      </w:r>
    </w:p>
    <w:p w14:paraId="7F314CEF">
      <w:pPr>
        <w:numPr>
          <w:ilvl w:val="0"/>
          <w:numId w:val="31"/>
        </w:numPr>
        <w:rPr>
          <w:rFonts w:hint="eastAsia"/>
        </w:rPr>
      </w:pPr>
      <w:r>
        <w:rPr>
          <w:rFonts w:hint="eastAsia"/>
        </w:rPr>
        <w:t>三、让AI发现财务数据中的异常信号</w:t>
      </w:r>
    </w:p>
    <w:p w14:paraId="21615ABF">
      <w:pPr>
        <w:numPr>
          <w:ilvl w:val="0"/>
          <w:numId w:val="31"/>
        </w:numPr>
        <w:rPr>
          <w:rFonts w:hint="eastAsia"/>
        </w:rPr>
      </w:pPr>
      <w:r>
        <w:rPr>
          <w:rFonts w:hint="eastAsia"/>
        </w:rPr>
        <w:t>四、非财务岗位为什么也需要看懂财务数据</w:t>
      </w:r>
    </w:p>
    <w:p w14:paraId="2EE316D9">
      <w:pPr>
        <w:rPr>
          <w:rFonts w:hint="eastAsia"/>
        </w:rPr>
      </w:pPr>
      <w:r>
        <w:rPr>
          <w:rFonts w:hint="eastAsia"/>
          <w:b/>
          <w:bCs/>
        </w:rPr>
        <w:t>任务二 用AI辅助日常财务事务</w:t>
      </w:r>
    </w:p>
    <w:p w14:paraId="58F044EB">
      <w:pPr>
        <w:numPr>
          <w:ilvl w:val="0"/>
          <w:numId w:val="32"/>
        </w:numPr>
        <w:rPr>
          <w:rFonts w:hint="eastAsia"/>
        </w:rPr>
      </w:pPr>
      <w:r>
        <w:rPr>
          <w:rFonts w:hint="eastAsia"/>
        </w:rPr>
        <w:t>一、让AI帮忙算个税、社保等常见计算</w:t>
      </w:r>
    </w:p>
    <w:p w14:paraId="1490CD28">
      <w:pPr>
        <w:numPr>
          <w:ilvl w:val="0"/>
          <w:numId w:val="32"/>
        </w:numPr>
        <w:rPr>
          <w:rFonts w:hint="eastAsia"/>
        </w:rPr>
      </w:pPr>
      <w:r>
        <w:rPr>
          <w:rFonts w:hint="eastAsia"/>
        </w:rPr>
        <w:t>二、让AI撰写报销制度、费用标准等规范文件</w:t>
      </w:r>
    </w:p>
    <w:p w14:paraId="121B2C95">
      <w:pPr>
        <w:numPr>
          <w:ilvl w:val="0"/>
          <w:numId w:val="32"/>
        </w:numPr>
        <w:rPr>
          <w:rFonts w:hint="eastAsia"/>
        </w:rPr>
      </w:pPr>
      <w:r>
        <w:rPr>
          <w:rFonts w:hint="eastAsia"/>
        </w:rPr>
        <w:t>三、让AI生成财务类通知和催款函</w:t>
      </w:r>
    </w:p>
    <w:p w14:paraId="378A1AAF">
      <w:pPr>
        <w:numPr>
          <w:ilvl w:val="0"/>
          <w:numId w:val="32"/>
        </w:numPr>
        <w:rPr>
          <w:rFonts w:hint="eastAsia"/>
        </w:rPr>
      </w:pPr>
      <w:r>
        <w:rPr>
          <w:rFonts w:hint="eastAsia"/>
        </w:rPr>
        <w:t>四、智能报销和发票识别工具的简要体验</w:t>
      </w:r>
    </w:p>
    <w:p w14:paraId="482E7B26">
      <w:pPr>
        <w:rPr>
          <w:rFonts w:hint="eastAsia"/>
        </w:rPr>
      </w:pPr>
      <w:r>
        <w:rPr>
          <w:rFonts w:hint="eastAsia"/>
          <w:b/>
          <w:bCs/>
        </w:rPr>
        <w:t>任务三 用AI做经营分析</w:t>
      </w:r>
    </w:p>
    <w:p w14:paraId="3A3736E6">
      <w:pPr>
        <w:numPr>
          <w:ilvl w:val="0"/>
          <w:numId w:val="33"/>
        </w:numPr>
        <w:rPr>
          <w:rFonts w:hint="eastAsia"/>
        </w:rPr>
      </w:pPr>
      <w:r>
        <w:rPr>
          <w:rFonts w:hint="eastAsia"/>
        </w:rPr>
        <w:t>一、让AI做收入、成本、利润的简要分析</w:t>
      </w:r>
    </w:p>
    <w:p w14:paraId="7341E414">
      <w:pPr>
        <w:numPr>
          <w:ilvl w:val="0"/>
          <w:numId w:val="33"/>
        </w:numPr>
        <w:rPr>
          <w:rFonts w:hint="eastAsia"/>
        </w:rPr>
      </w:pPr>
      <w:r>
        <w:rPr>
          <w:rFonts w:hint="eastAsia"/>
        </w:rPr>
        <w:t>二、让AI做门店/产品/区域的对比分析</w:t>
      </w:r>
    </w:p>
    <w:p w14:paraId="41D7BAE4">
      <w:pPr>
        <w:numPr>
          <w:ilvl w:val="0"/>
          <w:numId w:val="33"/>
        </w:numPr>
        <w:rPr>
          <w:rFonts w:hint="eastAsia"/>
        </w:rPr>
      </w:pPr>
      <w:r>
        <w:rPr>
          <w:rFonts w:hint="eastAsia"/>
        </w:rPr>
        <w:t>三、让AI做盈亏平衡测算和定价参考</w:t>
      </w:r>
    </w:p>
    <w:p w14:paraId="0C299EC3">
      <w:pPr>
        <w:numPr>
          <w:ilvl w:val="0"/>
          <w:numId w:val="33"/>
        </w:numPr>
        <w:rPr>
          <w:rFonts w:hint="eastAsia"/>
        </w:rPr>
      </w:pPr>
      <w:r>
        <w:rPr>
          <w:rFonts w:hint="eastAsia"/>
        </w:rPr>
        <w:t>四、让AI撰写经营分析报告</w:t>
      </w:r>
    </w:p>
    <w:p w14:paraId="33BC61D4">
      <w:pPr>
        <w:rPr>
          <w:rFonts w:hint="eastAsia"/>
        </w:rPr>
      </w:pPr>
      <w:r>
        <w:rPr>
          <w:rFonts w:hint="eastAsia"/>
          <w:b/>
          <w:bCs/>
        </w:rPr>
        <w:t>任务四 用AI辅助预算和计划</w:t>
      </w:r>
    </w:p>
    <w:p w14:paraId="5D01C453">
      <w:pPr>
        <w:numPr>
          <w:ilvl w:val="0"/>
          <w:numId w:val="34"/>
        </w:numPr>
        <w:rPr>
          <w:rFonts w:hint="eastAsia"/>
        </w:rPr>
      </w:pPr>
      <w:r>
        <w:rPr>
          <w:rFonts w:hint="eastAsia"/>
        </w:rPr>
        <w:t>一、让AI编制部门费用预算</w:t>
      </w:r>
    </w:p>
    <w:p w14:paraId="27D59AD7">
      <w:pPr>
        <w:numPr>
          <w:ilvl w:val="0"/>
          <w:numId w:val="34"/>
        </w:numPr>
        <w:rPr>
          <w:rFonts w:hint="eastAsia"/>
        </w:rPr>
      </w:pPr>
      <w:r>
        <w:rPr>
          <w:rFonts w:hint="eastAsia"/>
        </w:rPr>
        <w:t>二、让AI做销售目标的分解</w:t>
      </w:r>
    </w:p>
    <w:p w14:paraId="48A1F928">
      <w:pPr>
        <w:numPr>
          <w:ilvl w:val="0"/>
          <w:numId w:val="34"/>
        </w:numPr>
        <w:rPr>
          <w:rFonts w:hint="eastAsia"/>
        </w:rPr>
      </w:pPr>
      <w:r>
        <w:rPr>
          <w:rFonts w:hint="eastAsia"/>
        </w:rPr>
        <w:t>三、让AI撰写预算说明和分析</w:t>
      </w:r>
    </w:p>
    <w:p w14:paraId="08E03F36">
      <w:pPr>
        <w:numPr>
          <w:ilvl w:val="0"/>
          <w:numId w:val="34"/>
        </w:numPr>
        <w:rPr>
          <w:rFonts w:hint="eastAsia"/>
        </w:rPr>
      </w:pPr>
      <w:r>
        <w:rPr>
          <w:rFonts w:hint="eastAsia"/>
        </w:rPr>
        <w:t>四、预算数据的合理性检验</w:t>
      </w:r>
    </w:p>
    <w:p w14:paraId="1DE5BFA1">
      <w:pPr>
        <w:rPr>
          <w:rFonts w:hint="eastAsia"/>
        </w:rPr>
      </w:pPr>
      <w:r>
        <w:rPr>
          <w:rFonts w:hint="eastAsia"/>
          <w:b/>
          <w:bCs/>
        </w:rPr>
        <w:t>综合实训 上传模拟数据，用AI完成一份"门店季度经营分析简报"</w:t>
      </w:r>
    </w:p>
    <w:p w14:paraId="11F54222">
      <w:pPr>
        <w:rPr>
          <w:rFonts w:hint="eastAsia"/>
        </w:rPr>
      </w:pPr>
      <w:r>
        <w:pict>
          <v:rect id="_x0000_i1035" o:spt="1" style="height:3pt;width:0pt;" fillcolor="#A0A0A0" filled="t" stroked="f" coordsize="21600,21600" o:hr="t" o:hrstd="t" o:hralign="center">
            <v:path/>
            <v:fill on="t" focussize="0,0"/>
            <v:stroke on="f"/>
            <v:imagedata o:title=""/>
            <o:lock v:ext="edit"/>
            <w10:wrap type="none"/>
            <w10:anchorlock/>
          </v:rect>
        </w:pict>
      </w:r>
    </w:p>
    <w:p w14:paraId="08F6C023">
      <w:pPr>
        <w:rPr>
          <w:rFonts w:hint="eastAsia"/>
          <w:b/>
          <w:bCs/>
        </w:rPr>
      </w:pPr>
      <w:r>
        <w:rPr>
          <w:rFonts w:hint="eastAsia"/>
          <w:b/>
          <w:bCs/>
        </w:rPr>
        <w:t>项目十 用AI辅助求职与职业发展</w:t>
      </w:r>
    </w:p>
    <w:p w14:paraId="7D35B183">
      <w:pPr>
        <w:rPr>
          <w:rFonts w:hint="eastAsia"/>
        </w:rPr>
      </w:pPr>
      <w:r>
        <w:rPr>
          <w:rFonts w:hint="eastAsia"/>
          <w:b/>
          <w:bCs/>
        </w:rPr>
        <w:t>任务一 用AI准备求职材料</w:t>
      </w:r>
    </w:p>
    <w:p w14:paraId="0FE7F4A4">
      <w:pPr>
        <w:numPr>
          <w:ilvl w:val="0"/>
          <w:numId w:val="35"/>
        </w:numPr>
        <w:rPr>
          <w:rFonts w:hint="eastAsia"/>
        </w:rPr>
      </w:pPr>
      <w:r>
        <w:rPr>
          <w:rFonts w:hint="eastAsia"/>
        </w:rPr>
        <w:t>一、让AI辅助撰写个人简历</w:t>
      </w:r>
    </w:p>
    <w:p w14:paraId="50A0E968">
      <w:pPr>
        <w:numPr>
          <w:ilvl w:val="0"/>
          <w:numId w:val="35"/>
        </w:numPr>
        <w:rPr>
          <w:rFonts w:hint="eastAsia"/>
        </w:rPr>
      </w:pPr>
      <w:r>
        <w:rPr>
          <w:rFonts w:hint="eastAsia"/>
        </w:rPr>
        <w:t>二、让AI撰写求职信和自荐信</w:t>
      </w:r>
    </w:p>
    <w:p w14:paraId="48270C9A">
      <w:pPr>
        <w:numPr>
          <w:ilvl w:val="0"/>
          <w:numId w:val="35"/>
        </w:numPr>
        <w:rPr>
          <w:rFonts w:hint="eastAsia"/>
        </w:rPr>
      </w:pPr>
      <w:r>
        <w:rPr>
          <w:rFonts w:hint="eastAsia"/>
        </w:rPr>
        <w:t>三、让AI针对不同岗位优化简历内容</w:t>
      </w:r>
    </w:p>
    <w:p w14:paraId="1D1B5746">
      <w:pPr>
        <w:numPr>
          <w:ilvl w:val="0"/>
          <w:numId w:val="35"/>
        </w:numPr>
        <w:rPr>
          <w:rFonts w:hint="eastAsia"/>
        </w:rPr>
      </w:pPr>
      <w:r>
        <w:rPr>
          <w:rFonts w:hint="eastAsia"/>
        </w:rPr>
        <w:t>四、求职材料中的真实性原则</w:t>
      </w:r>
    </w:p>
    <w:p w14:paraId="3CEFDE6A">
      <w:pPr>
        <w:rPr>
          <w:rFonts w:hint="eastAsia"/>
        </w:rPr>
      </w:pPr>
      <w:r>
        <w:rPr>
          <w:rFonts w:hint="eastAsia"/>
          <w:b/>
          <w:bCs/>
        </w:rPr>
        <w:t>任务二 用AI准备面试</w:t>
      </w:r>
    </w:p>
    <w:p w14:paraId="59345502">
      <w:pPr>
        <w:numPr>
          <w:ilvl w:val="0"/>
          <w:numId w:val="36"/>
        </w:numPr>
        <w:rPr>
          <w:rFonts w:hint="eastAsia"/>
        </w:rPr>
      </w:pPr>
      <w:r>
        <w:rPr>
          <w:rFonts w:hint="eastAsia"/>
        </w:rPr>
        <w:t>一、让AI整理常见面试问题和参考回答</w:t>
      </w:r>
    </w:p>
    <w:p w14:paraId="47AE1906">
      <w:pPr>
        <w:numPr>
          <w:ilvl w:val="0"/>
          <w:numId w:val="36"/>
        </w:numPr>
        <w:rPr>
          <w:rFonts w:hint="eastAsia"/>
        </w:rPr>
      </w:pPr>
      <w:r>
        <w:rPr>
          <w:rFonts w:hint="eastAsia"/>
        </w:rPr>
        <w:t>二、让AI模拟面试官进行对练</w:t>
      </w:r>
    </w:p>
    <w:p w14:paraId="7D02D936">
      <w:pPr>
        <w:numPr>
          <w:ilvl w:val="0"/>
          <w:numId w:val="36"/>
        </w:numPr>
        <w:rPr>
          <w:rFonts w:hint="eastAsia"/>
        </w:rPr>
      </w:pPr>
      <w:r>
        <w:rPr>
          <w:rFonts w:hint="eastAsia"/>
        </w:rPr>
        <w:t>三、让AI分析岗位要求并准备针对性回答</w:t>
      </w:r>
    </w:p>
    <w:p w14:paraId="7153EB3E">
      <w:pPr>
        <w:numPr>
          <w:ilvl w:val="0"/>
          <w:numId w:val="36"/>
        </w:numPr>
        <w:rPr>
          <w:rFonts w:hint="eastAsia"/>
        </w:rPr>
      </w:pPr>
      <w:r>
        <w:rPr>
          <w:rFonts w:hint="eastAsia"/>
        </w:rPr>
        <w:t>四、AI辅助准备与临场发挥的关系</w:t>
      </w:r>
    </w:p>
    <w:p w14:paraId="3B74A8D4">
      <w:pPr>
        <w:rPr>
          <w:rFonts w:hint="eastAsia"/>
        </w:rPr>
      </w:pPr>
      <w:r>
        <w:rPr>
          <w:rFonts w:hint="eastAsia"/>
          <w:b/>
          <w:bCs/>
        </w:rPr>
        <w:t>任务三 用AI辅助毕业设计和实习报告</w:t>
      </w:r>
    </w:p>
    <w:p w14:paraId="057D97DF">
      <w:pPr>
        <w:numPr>
          <w:ilvl w:val="0"/>
          <w:numId w:val="37"/>
        </w:numPr>
        <w:rPr>
          <w:rFonts w:hint="eastAsia"/>
        </w:rPr>
      </w:pPr>
      <w:r>
        <w:rPr>
          <w:rFonts w:hint="eastAsia"/>
        </w:rPr>
        <w:t>一、让AI辅助选题和搭建框架</w:t>
      </w:r>
    </w:p>
    <w:p w14:paraId="3E380B19">
      <w:pPr>
        <w:numPr>
          <w:ilvl w:val="0"/>
          <w:numId w:val="37"/>
        </w:numPr>
        <w:rPr>
          <w:rFonts w:hint="eastAsia"/>
        </w:rPr>
      </w:pPr>
      <w:r>
        <w:rPr>
          <w:rFonts w:hint="eastAsia"/>
        </w:rPr>
        <w:t>二、让AI梳理参考文献的查找思路</w:t>
      </w:r>
    </w:p>
    <w:p w14:paraId="070E83B2">
      <w:pPr>
        <w:numPr>
          <w:ilvl w:val="0"/>
          <w:numId w:val="37"/>
        </w:numPr>
        <w:rPr>
          <w:rFonts w:hint="eastAsia"/>
        </w:rPr>
      </w:pPr>
      <w:r>
        <w:rPr>
          <w:rFonts w:hint="eastAsia"/>
        </w:rPr>
        <w:t>三、让AI辅助撰写实习报告和实习总结</w:t>
      </w:r>
    </w:p>
    <w:p w14:paraId="52DEED53">
      <w:pPr>
        <w:numPr>
          <w:ilvl w:val="0"/>
          <w:numId w:val="37"/>
        </w:numPr>
        <w:rPr>
          <w:rFonts w:hint="eastAsia"/>
        </w:rPr>
      </w:pPr>
      <w:r>
        <w:rPr>
          <w:rFonts w:hint="eastAsia"/>
        </w:rPr>
        <w:t>四、AI辅助写作与学术规范的边界</w:t>
      </w:r>
    </w:p>
    <w:p w14:paraId="4D4362B1">
      <w:pPr>
        <w:rPr>
          <w:rFonts w:hint="eastAsia"/>
        </w:rPr>
      </w:pPr>
      <w:r>
        <w:rPr>
          <w:rFonts w:hint="eastAsia"/>
          <w:b/>
          <w:bCs/>
        </w:rPr>
        <w:t>任务四 用AI规划职业发展</w:t>
      </w:r>
    </w:p>
    <w:p w14:paraId="2D2DFC77">
      <w:pPr>
        <w:numPr>
          <w:ilvl w:val="0"/>
          <w:numId w:val="38"/>
        </w:numPr>
        <w:rPr>
          <w:rFonts w:hint="eastAsia"/>
        </w:rPr>
      </w:pPr>
      <w:r>
        <w:rPr>
          <w:rFonts w:hint="eastAsia"/>
        </w:rPr>
        <w:t>一、让AI分析个人能力优势和提升方向</w:t>
      </w:r>
    </w:p>
    <w:p w14:paraId="583B24BD">
      <w:pPr>
        <w:numPr>
          <w:ilvl w:val="0"/>
          <w:numId w:val="38"/>
        </w:numPr>
        <w:rPr>
          <w:rFonts w:hint="eastAsia"/>
        </w:rPr>
      </w:pPr>
      <w:r>
        <w:rPr>
          <w:rFonts w:hint="eastAsia"/>
        </w:rPr>
        <w:t>二、让AI介绍目标岗位的发展前景和技能要求</w:t>
      </w:r>
    </w:p>
    <w:p w14:paraId="6FFD59BF">
      <w:pPr>
        <w:numPr>
          <w:ilvl w:val="0"/>
          <w:numId w:val="38"/>
        </w:numPr>
        <w:rPr>
          <w:rFonts w:hint="eastAsia"/>
        </w:rPr>
      </w:pPr>
      <w:r>
        <w:rPr>
          <w:rFonts w:hint="eastAsia"/>
        </w:rPr>
        <w:t>三、让AI制定学习计划和考证规划</w:t>
      </w:r>
    </w:p>
    <w:p w14:paraId="6568F496">
      <w:pPr>
        <w:numPr>
          <w:ilvl w:val="0"/>
          <w:numId w:val="38"/>
        </w:numPr>
        <w:rPr>
          <w:rFonts w:hint="eastAsia"/>
        </w:rPr>
      </w:pPr>
      <w:r>
        <w:rPr>
          <w:rFonts w:hint="eastAsia"/>
        </w:rPr>
        <w:t>四、终身学习的意识与行动</w:t>
      </w:r>
    </w:p>
    <w:p w14:paraId="067C169B">
      <w:pPr>
        <w:rPr>
          <w:rFonts w:hint="eastAsia"/>
        </w:rPr>
      </w:pPr>
      <w:r>
        <w:rPr>
          <w:rFonts w:hint="eastAsia"/>
          <w:b/>
          <w:bCs/>
        </w:rPr>
        <w:t>综合实训 用AI完成一份个人求职作品集（简历+求职信+模拟面试记录）</w:t>
      </w:r>
    </w:p>
    <w:p w14:paraId="617BF24D">
      <w:pPr>
        <w:rPr>
          <w:rFonts w:hint="eastAsia"/>
        </w:rPr>
      </w:pPr>
      <w:r>
        <w:pict>
          <v:rect id="_x0000_i1036" o:spt="1" style="height:3pt;width:0pt;" fillcolor="#A0A0A0" filled="t" stroked="f" coordsize="21600,21600" o:hr="t" o:hrstd="t" o:hralign="center">
            <v:path/>
            <v:fill on="t" focussize="0,0"/>
            <v:stroke on="f"/>
            <v:imagedata o:title=""/>
            <o:lock v:ext="edit"/>
            <w10:wrap type="none"/>
            <w10:anchorlock/>
          </v:rect>
        </w:pict>
      </w:r>
    </w:p>
    <w:p w14:paraId="6B0B6470">
      <w:pPr>
        <w:rPr>
          <w:rFonts w:hint="eastAsia"/>
          <w:b/>
          <w:bCs/>
        </w:rPr>
      </w:pPr>
      <w:r>
        <w:rPr>
          <w:rFonts w:hint="eastAsia"/>
          <w:b/>
          <w:bCs/>
        </w:rPr>
        <w:t>项目十一 用AI辅助创新创业</w:t>
      </w:r>
    </w:p>
    <w:p w14:paraId="2F190F2E">
      <w:pPr>
        <w:rPr>
          <w:rFonts w:hint="eastAsia"/>
        </w:rPr>
      </w:pPr>
      <w:r>
        <w:rPr>
          <w:rFonts w:hint="eastAsia"/>
          <w:b/>
          <w:bCs/>
        </w:rPr>
        <w:t>任务一 用AI寻找和评估创业机会</w:t>
      </w:r>
    </w:p>
    <w:p w14:paraId="6F68202A">
      <w:pPr>
        <w:numPr>
          <w:ilvl w:val="0"/>
          <w:numId w:val="39"/>
        </w:numPr>
        <w:rPr>
          <w:rFonts w:hint="eastAsia"/>
        </w:rPr>
      </w:pPr>
      <w:r>
        <w:rPr>
          <w:rFonts w:hint="eastAsia"/>
        </w:rPr>
        <w:t>一、让AI进行创业方向的头脑风暴</w:t>
      </w:r>
    </w:p>
    <w:p w14:paraId="08A6DDE7">
      <w:pPr>
        <w:numPr>
          <w:ilvl w:val="0"/>
          <w:numId w:val="39"/>
        </w:numPr>
        <w:rPr>
          <w:rFonts w:hint="eastAsia"/>
        </w:rPr>
      </w:pPr>
      <w:r>
        <w:rPr>
          <w:rFonts w:hint="eastAsia"/>
        </w:rPr>
        <w:t>二、让AI分析某个创业想法的可行性</w:t>
      </w:r>
    </w:p>
    <w:p w14:paraId="049B971A">
      <w:pPr>
        <w:numPr>
          <w:ilvl w:val="0"/>
          <w:numId w:val="39"/>
        </w:numPr>
        <w:rPr>
          <w:rFonts w:hint="eastAsia"/>
        </w:rPr>
      </w:pPr>
      <w:r>
        <w:rPr>
          <w:rFonts w:hint="eastAsia"/>
        </w:rPr>
        <w:t>三、让AI分析目标市场和竞争环境</w:t>
      </w:r>
    </w:p>
    <w:p w14:paraId="60006C0D">
      <w:pPr>
        <w:numPr>
          <w:ilvl w:val="0"/>
          <w:numId w:val="39"/>
        </w:numPr>
        <w:rPr>
          <w:rFonts w:hint="eastAsia"/>
        </w:rPr>
      </w:pPr>
      <w:r>
        <w:rPr>
          <w:rFonts w:hint="eastAsia"/>
        </w:rPr>
        <w:t>四、从AI的建议到自己的判断：创业决策的独立思考</w:t>
      </w:r>
    </w:p>
    <w:p w14:paraId="0B3E23FD">
      <w:pPr>
        <w:rPr>
          <w:rFonts w:hint="eastAsia"/>
        </w:rPr>
      </w:pPr>
      <w:r>
        <w:rPr>
          <w:rFonts w:hint="eastAsia"/>
          <w:b/>
          <w:bCs/>
        </w:rPr>
        <w:t>任务二 用AI撰写商业计划书</w:t>
      </w:r>
    </w:p>
    <w:p w14:paraId="69F75EA6">
      <w:pPr>
        <w:numPr>
          <w:ilvl w:val="0"/>
          <w:numId w:val="40"/>
        </w:numPr>
        <w:rPr>
          <w:rFonts w:hint="eastAsia"/>
        </w:rPr>
      </w:pPr>
      <w:r>
        <w:rPr>
          <w:rFonts w:hint="eastAsia"/>
        </w:rPr>
        <w:t>一、商业计划书的基本框架</w:t>
      </w:r>
    </w:p>
    <w:p w14:paraId="51F6F9EB">
      <w:pPr>
        <w:numPr>
          <w:ilvl w:val="0"/>
          <w:numId w:val="40"/>
        </w:numPr>
        <w:rPr>
          <w:rFonts w:hint="eastAsia"/>
        </w:rPr>
      </w:pPr>
      <w:r>
        <w:rPr>
          <w:rFonts w:hint="eastAsia"/>
        </w:rPr>
        <w:t>二、让AI逐部分填充商业计划书内容</w:t>
      </w:r>
    </w:p>
    <w:p w14:paraId="0ADE90A1">
      <w:pPr>
        <w:numPr>
          <w:ilvl w:val="0"/>
          <w:numId w:val="40"/>
        </w:numPr>
        <w:rPr>
          <w:rFonts w:hint="eastAsia"/>
        </w:rPr>
      </w:pPr>
      <w:r>
        <w:rPr>
          <w:rFonts w:hint="eastAsia"/>
        </w:rPr>
        <w:t>三、让AI做简单的财务预测和盈利模型</w:t>
      </w:r>
    </w:p>
    <w:p w14:paraId="175F2551">
      <w:pPr>
        <w:numPr>
          <w:ilvl w:val="0"/>
          <w:numId w:val="40"/>
        </w:numPr>
        <w:rPr>
          <w:rFonts w:hint="eastAsia"/>
        </w:rPr>
      </w:pPr>
      <w:r>
        <w:rPr>
          <w:rFonts w:hint="eastAsia"/>
        </w:rPr>
        <w:t>四、商业计划书中数据的真实性要求</w:t>
      </w:r>
    </w:p>
    <w:p w14:paraId="38274A13">
      <w:pPr>
        <w:rPr>
          <w:rFonts w:hint="eastAsia"/>
        </w:rPr>
      </w:pPr>
      <w:r>
        <w:rPr>
          <w:rFonts w:hint="eastAsia"/>
          <w:b/>
          <w:bCs/>
        </w:rPr>
        <w:t>任务三 用AI辅助项目路演</w:t>
      </w:r>
    </w:p>
    <w:p w14:paraId="565196D7">
      <w:pPr>
        <w:numPr>
          <w:ilvl w:val="0"/>
          <w:numId w:val="41"/>
        </w:numPr>
        <w:rPr>
          <w:rFonts w:hint="eastAsia"/>
        </w:rPr>
      </w:pPr>
      <w:r>
        <w:rPr>
          <w:rFonts w:hint="eastAsia"/>
        </w:rPr>
        <w:t>一、让AI提炼项目亮点和核心价值主张</w:t>
      </w:r>
    </w:p>
    <w:p w14:paraId="13148B14">
      <w:pPr>
        <w:numPr>
          <w:ilvl w:val="0"/>
          <w:numId w:val="41"/>
        </w:numPr>
        <w:rPr>
          <w:rFonts w:hint="eastAsia"/>
        </w:rPr>
      </w:pPr>
      <w:r>
        <w:rPr>
          <w:rFonts w:hint="eastAsia"/>
        </w:rPr>
        <w:t>二、让AI撰写路演演讲稿和PPT大纲</w:t>
      </w:r>
    </w:p>
    <w:p w14:paraId="162830FF">
      <w:pPr>
        <w:numPr>
          <w:ilvl w:val="0"/>
          <w:numId w:val="41"/>
        </w:numPr>
        <w:rPr>
          <w:rFonts w:hint="eastAsia"/>
        </w:rPr>
      </w:pPr>
      <w:r>
        <w:rPr>
          <w:rFonts w:hint="eastAsia"/>
        </w:rPr>
        <w:t>三、让AI模拟评委提问，辅助准备答辩</w:t>
      </w:r>
    </w:p>
    <w:p w14:paraId="1EEC58FE">
      <w:pPr>
        <w:numPr>
          <w:ilvl w:val="0"/>
          <w:numId w:val="41"/>
        </w:numPr>
        <w:rPr>
          <w:rFonts w:hint="eastAsia"/>
        </w:rPr>
      </w:pPr>
      <w:r>
        <w:rPr>
          <w:rFonts w:hint="eastAsia"/>
        </w:rPr>
        <w:t>四、AI辅助准备与现场表达能力的培养</w:t>
      </w:r>
    </w:p>
    <w:p w14:paraId="6C1EBE25">
      <w:pPr>
        <w:rPr>
          <w:rFonts w:hint="eastAsia"/>
        </w:rPr>
      </w:pPr>
      <w:r>
        <w:rPr>
          <w:rFonts w:hint="eastAsia"/>
          <w:b/>
          <w:bCs/>
        </w:rPr>
        <w:t>任务四 用AI解决创业初期的实际问题</w:t>
      </w:r>
    </w:p>
    <w:p w14:paraId="72718248">
      <w:pPr>
        <w:numPr>
          <w:ilvl w:val="0"/>
          <w:numId w:val="42"/>
        </w:numPr>
        <w:rPr>
          <w:rFonts w:hint="eastAsia"/>
        </w:rPr>
      </w:pPr>
      <w:r>
        <w:rPr>
          <w:rFonts w:hint="eastAsia"/>
        </w:rPr>
        <w:t>一、起名和品牌故事设计</w:t>
      </w:r>
    </w:p>
    <w:p w14:paraId="079FF347">
      <w:pPr>
        <w:numPr>
          <w:ilvl w:val="0"/>
          <w:numId w:val="42"/>
        </w:numPr>
        <w:rPr>
          <w:rFonts w:hint="eastAsia"/>
        </w:rPr>
      </w:pPr>
      <w:r>
        <w:rPr>
          <w:rFonts w:hint="eastAsia"/>
        </w:rPr>
        <w:t>二、让AI梳理注册公司的基本流程</w:t>
      </w:r>
    </w:p>
    <w:p w14:paraId="1E44ACA8">
      <w:pPr>
        <w:numPr>
          <w:ilvl w:val="0"/>
          <w:numId w:val="42"/>
        </w:numPr>
        <w:rPr>
          <w:rFonts w:hint="eastAsia"/>
        </w:rPr>
      </w:pPr>
      <w:r>
        <w:rPr>
          <w:rFonts w:hint="eastAsia"/>
        </w:rPr>
        <w:t>三、让AI撰写合作方案和合同要点提示</w:t>
      </w:r>
    </w:p>
    <w:p w14:paraId="4BA075E8">
      <w:pPr>
        <w:numPr>
          <w:ilvl w:val="0"/>
          <w:numId w:val="42"/>
        </w:numPr>
        <w:rPr>
          <w:rFonts w:hint="eastAsia"/>
        </w:rPr>
      </w:pPr>
      <w:r>
        <w:rPr>
          <w:rFonts w:hint="eastAsia"/>
        </w:rPr>
        <w:t>四、创业中遇到的法律和合规常识</w:t>
      </w:r>
    </w:p>
    <w:p w14:paraId="65D82D0E">
      <w:pPr>
        <w:rPr>
          <w:rFonts w:hint="eastAsia"/>
        </w:rPr>
      </w:pPr>
      <w:r>
        <w:rPr>
          <w:rFonts w:hint="eastAsia"/>
          <w:b/>
          <w:bCs/>
        </w:rPr>
        <w:t>综合实训 用AI完成一份完整的创业项目商业计划书</w:t>
      </w:r>
    </w:p>
    <w:p w14:paraId="314561E1">
      <w:pPr>
        <w:rPr>
          <w:rFonts w:hint="eastAsia"/>
        </w:rPr>
      </w:pPr>
      <w:r>
        <w:pict>
          <v:rect id="_x0000_i1037" o:spt="1" style="height:3pt;width:0pt;" fillcolor="#A0A0A0" filled="t" stroked="f" coordsize="21600,21600" o:hr="t" o:hrstd="t" o:hralign="center">
            <v:path/>
            <v:fill on="t" focussize="0,0"/>
            <v:stroke on="f"/>
            <v:imagedata o:title=""/>
            <o:lock v:ext="edit"/>
            <w10:wrap type="none"/>
            <w10:anchorlock/>
          </v:rect>
        </w:pict>
      </w:r>
    </w:p>
    <w:p w14:paraId="4DC8CEE0">
      <w:pPr>
        <w:rPr>
          <w:rFonts w:hint="eastAsia"/>
          <w:b/>
          <w:bCs/>
        </w:rPr>
      </w:pPr>
      <w:r>
        <w:rPr>
          <w:rFonts w:hint="eastAsia"/>
          <w:b/>
          <w:bCs/>
        </w:rPr>
        <w:t>项目十二 安全、规范与负责任地使用AI</w:t>
      </w:r>
    </w:p>
    <w:p w14:paraId="2BB554EC">
      <w:pPr>
        <w:rPr>
          <w:rFonts w:hint="eastAsia"/>
        </w:rPr>
      </w:pPr>
      <w:r>
        <w:rPr>
          <w:rFonts w:hint="eastAsia"/>
          <w:b/>
          <w:bCs/>
        </w:rPr>
        <w:t>任务一 认清AI的局限</w:t>
      </w:r>
    </w:p>
    <w:p w14:paraId="6687AAA3">
      <w:pPr>
        <w:numPr>
          <w:ilvl w:val="0"/>
          <w:numId w:val="43"/>
        </w:numPr>
        <w:rPr>
          <w:rFonts w:hint="eastAsia"/>
        </w:rPr>
      </w:pPr>
      <w:r>
        <w:rPr>
          <w:rFonts w:hint="eastAsia"/>
        </w:rPr>
        <w:t>一、AI会"一本正经地胡说八道"：幻觉问题的再认识</w:t>
      </w:r>
    </w:p>
    <w:p w14:paraId="7DAA254C">
      <w:pPr>
        <w:numPr>
          <w:ilvl w:val="0"/>
          <w:numId w:val="43"/>
        </w:numPr>
        <w:rPr>
          <w:rFonts w:hint="eastAsia"/>
        </w:rPr>
      </w:pPr>
      <w:r>
        <w:rPr>
          <w:rFonts w:hint="eastAsia"/>
        </w:rPr>
        <w:t>二、AI的知识有保质期：时效性与信息滞后</w:t>
      </w:r>
    </w:p>
    <w:p w14:paraId="0365DF02">
      <w:pPr>
        <w:numPr>
          <w:ilvl w:val="0"/>
          <w:numId w:val="43"/>
        </w:numPr>
        <w:rPr>
          <w:rFonts w:hint="eastAsia"/>
        </w:rPr>
      </w:pPr>
      <w:r>
        <w:rPr>
          <w:rFonts w:hint="eastAsia"/>
        </w:rPr>
        <w:t>三、AI有偏见：输出内容的公平性问题</w:t>
      </w:r>
    </w:p>
    <w:p w14:paraId="7628EFB8">
      <w:pPr>
        <w:numPr>
          <w:ilvl w:val="0"/>
          <w:numId w:val="43"/>
        </w:numPr>
        <w:rPr>
          <w:rFonts w:hint="eastAsia"/>
        </w:rPr>
      </w:pPr>
      <w:r>
        <w:rPr>
          <w:rFonts w:hint="eastAsia"/>
        </w:rPr>
        <w:t>四、过度依赖AI的风险：当工具变成拐杖</w:t>
      </w:r>
    </w:p>
    <w:p w14:paraId="1B815531">
      <w:pPr>
        <w:rPr>
          <w:rFonts w:hint="eastAsia"/>
        </w:rPr>
      </w:pPr>
      <w:r>
        <w:rPr>
          <w:rFonts w:hint="eastAsia"/>
          <w:b/>
          <w:bCs/>
        </w:rPr>
        <w:t>任务二 守住使用AI的安全红线</w:t>
      </w:r>
    </w:p>
    <w:p w14:paraId="4BADE947">
      <w:pPr>
        <w:numPr>
          <w:ilvl w:val="0"/>
          <w:numId w:val="44"/>
        </w:numPr>
        <w:rPr>
          <w:rFonts w:hint="eastAsia"/>
        </w:rPr>
      </w:pPr>
      <w:r>
        <w:rPr>
          <w:rFonts w:hint="eastAsia"/>
        </w:rPr>
        <w:t>一、不向AI泄露商业秘密和客户隐私</w:t>
      </w:r>
    </w:p>
    <w:p w14:paraId="69DB36A3">
      <w:pPr>
        <w:numPr>
          <w:ilvl w:val="0"/>
          <w:numId w:val="44"/>
        </w:numPr>
        <w:rPr>
          <w:rFonts w:hint="eastAsia"/>
        </w:rPr>
      </w:pPr>
      <w:r>
        <w:rPr>
          <w:rFonts w:hint="eastAsia"/>
        </w:rPr>
        <w:t>二、不用AI做违法违规的事情</w:t>
      </w:r>
    </w:p>
    <w:p w14:paraId="19CBEFFF">
      <w:pPr>
        <w:numPr>
          <w:ilvl w:val="0"/>
          <w:numId w:val="44"/>
        </w:numPr>
        <w:rPr>
          <w:rFonts w:hint="eastAsia"/>
        </w:rPr>
      </w:pPr>
      <w:r>
        <w:rPr>
          <w:rFonts w:hint="eastAsia"/>
        </w:rPr>
        <w:t>三、AI生成内容的知识产权问题</w:t>
      </w:r>
    </w:p>
    <w:p w14:paraId="3FC2C8E0">
      <w:pPr>
        <w:numPr>
          <w:ilvl w:val="0"/>
          <w:numId w:val="44"/>
        </w:numPr>
        <w:rPr>
          <w:rFonts w:hint="eastAsia"/>
        </w:rPr>
      </w:pPr>
      <w:r>
        <w:rPr>
          <w:rFonts w:hint="eastAsia"/>
        </w:rPr>
        <w:t>四、工作中使用AI的基本规范建议</w:t>
      </w:r>
    </w:p>
    <w:p w14:paraId="2EA11EE7">
      <w:pPr>
        <w:rPr>
          <w:rFonts w:hint="eastAsia"/>
        </w:rPr>
      </w:pPr>
      <w:r>
        <w:rPr>
          <w:rFonts w:hint="eastAsia"/>
          <w:b/>
          <w:bCs/>
        </w:rPr>
        <w:t>任务三 了解与AI相关的法律法规</w:t>
      </w:r>
    </w:p>
    <w:p w14:paraId="7975B78D">
      <w:pPr>
        <w:numPr>
          <w:ilvl w:val="0"/>
          <w:numId w:val="45"/>
        </w:numPr>
      </w:pPr>
      <w:r>
        <w:rPr>
          <w:rFonts w:hint="eastAsia"/>
        </w:rPr>
        <w:t>一、《生成式人工智能服务管理暂行办法》</w:t>
      </w:r>
    </w:p>
    <w:p w14:paraId="297FFA3D">
      <w:pPr>
        <w:numPr>
          <w:ilvl w:val="0"/>
          <w:numId w:val="45"/>
        </w:numPr>
      </w:pPr>
      <w:r>
        <w:rPr>
          <w:rFonts w:hint="eastAsia"/>
        </w:rPr>
        <w:t>二、数据安全与个人信息保护的基本常识</w:t>
      </w:r>
    </w:p>
    <w:p w14:paraId="75D6E1EE">
      <w:pPr>
        <w:pStyle w:val="37"/>
        <w:numPr>
          <w:ilvl w:val="0"/>
          <w:numId w:val="45"/>
        </w:numPr>
        <w:rPr>
          <w:rFonts w:hint="eastAsia"/>
        </w:rPr>
      </w:pPr>
      <w:r>
        <w:rPr>
          <w:rFonts w:hint="eastAsia"/>
        </w:rPr>
        <w:t>三、AI生成合成内容的标识要求</w:t>
      </w:r>
    </w:p>
    <w:p w14:paraId="6D70ADA6">
      <w:pPr>
        <w:pStyle w:val="37"/>
        <w:numPr>
          <w:ilvl w:val="0"/>
          <w:numId w:val="45"/>
        </w:numPr>
        <w:rPr>
          <w:rFonts w:hint="eastAsia"/>
        </w:rPr>
      </w:pPr>
      <w:r>
        <w:rPr>
          <w:rFonts w:hint="eastAsia"/>
        </w:rPr>
        <w:t>四、AI时代对从业者的新要求</w:t>
      </w:r>
    </w:p>
    <w:p w14:paraId="65933217">
      <w:pPr>
        <w:rPr>
          <w:rFonts w:hint="eastAsia"/>
        </w:rPr>
      </w:pPr>
      <w:r>
        <w:rPr>
          <w:rFonts w:hint="eastAsia"/>
          <w:b/>
          <w:bCs/>
        </w:rPr>
        <w:t>任务四 与AI共同成长</w:t>
      </w:r>
    </w:p>
    <w:p w14:paraId="5AF581CF">
      <w:pPr>
        <w:numPr>
          <w:ilvl w:val="0"/>
          <w:numId w:val="46"/>
        </w:numPr>
        <w:rPr>
          <w:rFonts w:hint="eastAsia"/>
        </w:rPr>
      </w:pPr>
      <w:r>
        <w:rPr>
          <w:rFonts w:hint="eastAsia"/>
        </w:rPr>
        <w:t>一、AI工具在不断进化：学方法比记操作更重要</w:t>
      </w:r>
    </w:p>
    <w:p w14:paraId="1781B9CB">
      <w:pPr>
        <w:numPr>
          <w:ilvl w:val="0"/>
          <w:numId w:val="46"/>
        </w:numPr>
        <w:rPr>
          <w:rFonts w:hint="eastAsia"/>
        </w:rPr>
      </w:pPr>
      <w:r>
        <w:rPr>
          <w:rFonts w:hint="eastAsia"/>
        </w:rPr>
        <w:t>二、保持好奇心和学习力：终身学习的心态</w:t>
      </w:r>
    </w:p>
    <w:p w14:paraId="66C1612F">
      <w:pPr>
        <w:numPr>
          <w:ilvl w:val="0"/>
          <w:numId w:val="46"/>
        </w:numPr>
        <w:rPr>
          <w:rFonts w:hint="eastAsia"/>
        </w:rPr>
      </w:pPr>
      <w:r>
        <w:rPr>
          <w:rFonts w:hint="eastAsia"/>
        </w:rPr>
        <w:t>三、人机协作的正确姿态：做AI的驾驭者而非依赖者</w:t>
      </w:r>
    </w:p>
    <w:p w14:paraId="23BA2A02">
      <w:pPr>
        <w:numPr>
          <w:ilvl w:val="0"/>
          <w:numId w:val="46"/>
        </w:numPr>
        <w:rPr>
          <w:rFonts w:hint="eastAsia"/>
        </w:rPr>
      </w:pPr>
      <w:r>
        <w:rPr>
          <w:rFonts w:hint="eastAsia"/>
        </w:rPr>
        <w:t>四、AI时代商贸人才的能力模型与职业展望</w:t>
      </w:r>
    </w:p>
    <w:p w14:paraId="37EA51B7">
      <w:pPr>
        <w:rPr>
          <w:rFonts w:hint="eastAsia"/>
        </w:rPr>
      </w:pPr>
      <w:r>
        <w:rPr>
          <w:rFonts w:hint="eastAsia"/>
          <w:b/>
          <w:bCs/>
        </w:rPr>
        <w:t>综合实训 AI商贸应用综合项目：从接到任务到交付成果的全流程模拟</w:t>
      </w:r>
    </w:p>
    <w:p w14:paraId="334D9BCB">
      <w:pPr>
        <w:rPr>
          <w:rFonts w:hint="eastAsia"/>
        </w:rPr>
      </w:pPr>
      <w:r>
        <w:pict>
          <v:rect id="_x0000_i1038" o:spt="1" style="height:3pt;width:0pt;" fillcolor="#A0A0A0" filled="t" stroked="f" coordsize="21600,21600" o:hr="t" o:hrstd="t" o:hralign="center">
            <v:path/>
            <v:fill on="t" focussize="0,0"/>
            <v:stroke on="f"/>
            <v:imagedata o:title=""/>
            <o:lock v:ext="edit"/>
            <w10:wrap type="none"/>
            <w10:anchorlock/>
          </v:rect>
        </w:pict>
      </w:r>
    </w:p>
    <w:p w14:paraId="435E8B12">
      <w:pPr>
        <w:rPr>
          <w:rFonts w:hint="eastAsia"/>
          <w:b/>
          <w:bCs/>
        </w:rPr>
      </w:pPr>
      <w:r>
        <w:rPr>
          <w:rFonts w:hint="eastAsia"/>
          <w:b/>
          <w:bCs/>
        </w:rPr>
        <w:t>附录</w:t>
      </w:r>
    </w:p>
    <w:p w14:paraId="1D0A0097">
      <w:pPr>
        <w:numPr>
          <w:ilvl w:val="0"/>
          <w:numId w:val="47"/>
        </w:numPr>
        <w:rPr>
          <w:rFonts w:hint="eastAsia"/>
        </w:rPr>
      </w:pPr>
      <w:r>
        <w:rPr>
          <w:rFonts w:hint="eastAsia"/>
        </w:rPr>
        <w:t>附录A 国内主流AI大模型平台信息速查表</w:t>
      </w:r>
    </w:p>
    <w:p w14:paraId="23C56C89">
      <w:pPr>
        <w:numPr>
          <w:ilvl w:val="0"/>
          <w:numId w:val="47"/>
        </w:numPr>
        <w:rPr>
          <w:rFonts w:hint="eastAsia"/>
        </w:rPr>
      </w:pPr>
      <w:r>
        <w:rPr>
          <w:rFonts w:hint="eastAsia"/>
        </w:rPr>
        <w:t>附录B 各项目提示词模板速查索引</w:t>
      </w:r>
    </w:p>
    <w:p w14:paraId="67E188C7">
      <w:pPr>
        <w:numPr>
          <w:ilvl w:val="0"/>
          <w:numId w:val="47"/>
        </w:numPr>
        <w:rPr>
          <w:rFonts w:hint="eastAsia"/>
        </w:rPr>
      </w:pPr>
      <w:r>
        <w:rPr>
          <w:rFonts w:hint="eastAsia"/>
        </w:rPr>
        <w:t>附录C 推荐学习资源汇编</w:t>
      </w:r>
    </w:p>
    <w:p w14:paraId="52491F4C">
      <w:pPr>
        <w:rPr>
          <w:rFonts w:hint="eastAsia"/>
        </w:rPr>
      </w:pPr>
      <w:r>
        <w:pict>
          <v:rect id="_x0000_i1039" o:spt="1" style="height:3pt;width:0pt;" fillcolor="#A0A0A0" filled="t" stroked="f" coordsize="21600,21600" o:hr="t" o:hrstd="t" o:hralign="center">
            <v:path/>
            <v:fill on="t" focussize="0,0"/>
            <v:stroke on="f"/>
            <v:imagedata o:title=""/>
            <o:lock v:ext="edit"/>
            <w10:wrap type="none"/>
            <w10:anchorlock/>
          </v:rect>
        </w:pict>
      </w:r>
    </w:p>
    <w:p w14:paraId="5A427AC1">
      <w:pPr>
        <w:rPr>
          <w:rFonts w:hint="eastAsia"/>
        </w:rPr>
      </w:pPr>
    </w:p>
    <w:p w14:paraId="673F9658">
      <w:pPr>
        <w:widowControl/>
        <w:jc w:val="left"/>
        <w:rPr>
          <w:rFonts w:hint="eastAsia"/>
          <w:b/>
          <w:bCs/>
        </w:rPr>
      </w:pPr>
      <w:r>
        <w:rPr>
          <w:rFonts w:hint="eastAsia"/>
          <w:b/>
          <w:bCs/>
        </w:rPr>
        <w:br w:type="page"/>
      </w:r>
    </w:p>
    <w:p w14:paraId="05F8567D">
      <w:pPr>
        <w:jc w:val="center"/>
        <w:rPr>
          <w:rFonts w:hint="eastAsia"/>
          <w:b/>
          <w:bCs/>
        </w:rPr>
      </w:pPr>
    </w:p>
    <w:p w14:paraId="3CE2861A">
      <w:pPr>
        <w:jc w:val="center"/>
        <w:rPr>
          <w:rFonts w:hint="eastAsia"/>
          <w:b/>
          <w:bCs/>
        </w:rPr>
      </w:pPr>
      <w:r>
        <w:rPr>
          <w:rFonts w:hint="eastAsia"/>
          <w:b/>
          <w:bCs/>
        </w:rPr>
        <w:t>项目一 认识AI大模型：商贸人的新工具</w:t>
      </w:r>
    </w:p>
    <w:p w14:paraId="593F627E">
      <w:pPr>
        <w:rPr>
          <w:rFonts w:hint="eastAsia"/>
        </w:rPr>
      </w:pPr>
      <w:r>
        <w:pict>
          <v:rect id="_x0000_i1040" o:spt="1" style="height:3pt;width:0pt;" fillcolor="#A0A0A0" filled="t" stroked="f" coordsize="21600,21600" o:hr="t" o:hrstd="t" o:hralign="center">
            <v:path/>
            <v:fill on="t" focussize="0,0"/>
            <v:stroke on="f"/>
            <v:imagedata o:title=""/>
            <o:lock v:ext="edit"/>
            <w10:wrap type="none"/>
            <w10:anchorlock/>
          </v:rect>
        </w:pict>
      </w:r>
    </w:p>
    <w:p w14:paraId="6FB26DD0">
      <w:pPr>
        <w:rPr>
          <w:rFonts w:hint="eastAsia"/>
          <w:b/>
          <w:bCs/>
        </w:rPr>
      </w:pPr>
      <w:r>
        <w:rPr>
          <w:rFonts w:hint="eastAsia"/>
          <w:b/>
          <w:bCs/>
        </w:rPr>
        <w:t>【场景导入】</w:t>
      </w:r>
    </w:p>
    <w:p w14:paraId="2B2BAFF0">
      <w:pPr>
        <w:rPr>
          <w:rFonts w:hint="eastAsia"/>
        </w:rPr>
      </w:pPr>
      <w:r>
        <w:rPr>
          <w:rFonts w:hint="eastAsia"/>
        </w:rPr>
        <w:t>快递柜员小李最近有点烦。</w:t>
      </w:r>
    </w:p>
    <w:p w14:paraId="460948E7">
      <w:pPr>
        <w:rPr>
          <w:rFonts w:hint="eastAsia"/>
        </w:rPr>
      </w:pPr>
      <w:r>
        <w:rPr>
          <w:rFonts w:hint="eastAsia"/>
        </w:rPr>
        <w:t>小李在省会城市一家中国邮政基层网点工作，干了快两年，业务已经很熟了——收寄包裹、办理汇款、卖邮票、推销理财产品，这些他都能应付。可是最近网点主任给他派了几个新活儿：写一份第三季度的网点营销工作总结、整理上个月客户投诉的共性问题、给社区居民拟一份邮政年货节的宣传文案。</w:t>
      </w:r>
    </w:p>
    <w:p w14:paraId="6D3EA107">
      <w:pPr>
        <w:rPr>
          <w:rFonts w:hint="eastAsia"/>
        </w:rPr>
      </w:pPr>
      <w:r>
        <w:rPr>
          <w:rFonts w:hint="eastAsia"/>
        </w:rPr>
        <w:t>三个任务，三天截止。</w:t>
      </w:r>
    </w:p>
    <w:p w14:paraId="16B484F4">
      <w:pPr>
        <w:rPr>
          <w:rFonts w:hint="eastAsia"/>
        </w:rPr>
      </w:pPr>
      <w:r>
        <w:rPr>
          <w:rFonts w:hint="eastAsia"/>
        </w:rPr>
        <w:t>工作总结他写了一下午，删删改改还是觉得"不像那么回事"；客户投诉记录散落在三个本子和两个微信群里，光翻记录就翻了一个多小时；至于宣传文案，他对着空白文档发了半天呆，一个字也憋不出来。</w:t>
      </w:r>
    </w:p>
    <w:p w14:paraId="265D3E6A">
      <w:pPr>
        <w:rPr>
          <w:rFonts w:hint="eastAsia"/>
        </w:rPr>
      </w:pPr>
      <w:r>
        <w:rPr>
          <w:rFonts w:hint="eastAsia"/>
        </w:rPr>
        <w:t>隔壁柜台的同事小赵凑过来看了一眼，说："你试试DeepSeek，就是那个AI，我上周用它帮我写了一份集邮产品推荐语，挺好使的。"</w:t>
      </w:r>
    </w:p>
    <w:p w14:paraId="62301DB5">
      <w:pPr>
        <w:rPr>
          <w:rFonts w:hint="eastAsia"/>
        </w:rPr>
      </w:pPr>
      <w:r>
        <w:rPr>
          <w:rFonts w:hint="eastAsia"/>
        </w:rPr>
        <w:t>小李将信将疑，打开手机，搜到了DeepSeek，注册登录，然后在对话框里打了一句话：</w:t>
      </w:r>
    </w:p>
    <w:p w14:paraId="6AF0813E">
      <w:pPr>
        <w:rPr>
          <w:rFonts w:hint="eastAsia"/>
        </w:rPr>
      </w:pPr>
      <w:r>
        <w:rPr>
          <w:rFonts w:hint="eastAsia"/>
          <w:i/>
          <w:iCs/>
        </w:rPr>
        <w:t>"帮我写一份邮政网点第三季度的营销工作总结，重点包括包裹业务增长、集邮产品推广和客户满意度提升三个方面，大约800字。"</w:t>
      </w:r>
    </w:p>
    <w:p w14:paraId="279B1538">
      <w:pPr>
        <w:rPr>
          <w:rFonts w:hint="eastAsia"/>
        </w:rPr>
      </w:pPr>
      <w:r>
        <w:rPr>
          <w:rFonts w:hint="eastAsia"/>
        </w:rPr>
        <w:t>三十秒不到，一份结构清晰、条理分明的工作总结就出来了。小李读了一遍——框架没问题，语言也通顺，只需要把里面的数字换成自己网点的真实数据，再调整几处细节就行了。</w:t>
      </w:r>
    </w:p>
    <w:p w14:paraId="0389DC31">
      <w:pPr>
        <w:rPr>
          <w:rFonts w:hint="eastAsia"/>
        </w:rPr>
      </w:pPr>
      <w:r>
        <w:rPr>
          <w:rFonts w:hint="eastAsia"/>
        </w:rPr>
        <w:t>半个小时，搞定。</w:t>
      </w:r>
    </w:p>
    <w:p w14:paraId="5AD0E4EB">
      <w:pPr>
        <w:rPr>
          <w:rFonts w:hint="eastAsia"/>
        </w:rPr>
      </w:pPr>
      <w:r>
        <w:rPr>
          <w:rFonts w:hint="eastAsia"/>
        </w:rPr>
        <w:t>小李又试着把客户投诉记录拍照发给AI，让它"帮我归纳一下这些投诉主要集中在哪几类问题"。两分钟后，AI把投诉整理成了四大类，每类还附了建议处理方式。</w:t>
      </w:r>
    </w:p>
    <w:p w14:paraId="1AEAF027">
      <w:pPr>
        <w:rPr>
          <w:rFonts w:hint="eastAsia"/>
        </w:rPr>
      </w:pPr>
      <w:r>
        <w:rPr>
          <w:rFonts w:hint="eastAsia"/>
        </w:rPr>
        <w:t>等他把宣传文案的要求告诉AI时，已经不紧张了。AI一口气给了三个版本的文案——一个正式的、一个活泼的、一个适合发朋友圈的。小李挑了一个最合适的，改了两句话，完事。</w:t>
      </w:r>
    </w:p>
    <w:p w14:paraId="420BC768">
      <w:pPr>
        <w:rPr>
          <w:rFonts w:hint="eastAsia"/>
        </w:rPr>
      </w:pPr>
      <w:r>
        <w:rPr>
          <w:rFonts w:hint="eastAsia"/>
        </w:rPr>
        <w:t>那天下班的时候小李想：要是早知道有这东西，前两年得少加多少班啊。</w:t>
      </w:r>
    </w:p>
    <w:p w14:paraId="58EDC64F">
      <w:pPr>
        <w:rPr>
          <w:rFonts w:hint="eastAsia"/>
        </w:rPr>
      </w:pPr>
      <w:r>
        <w:rPr>
          <w:rFonts w:hint="eastAsia"/>
          <w:b/>
          <w:bCs/>
        </w:rPr>
        <w:t>思考：为什么AI能这么快帮小李完成这些工作？是不是所有工作都可以交给AI来做？带着这两个问题，开始本项目的学习。</w:t>
      </w:r>
    </w:p>
    <w:p w14:paraId="34DDA342">
      <w:pPr>
        <w:rPr>
          <w:rFonts w:hint="eastAsia"/>
        </w:rPr>
      </w:pPr>
      <w:r>
        <w:pict>
          <v:rect id="_x0000_i1041" o:spt="1" style="height:3pt;width:0pt;" fillcolor="#A0A0A0" filled="t" stroked="f" coordsize="21600,21600" o:hr="t" o:hrstd="t" o:hralign="center">
            <v:path/>
            <v:fill on="t" focussize="0,0"/>
            <v:stroke on="f"/>
            <v:imagedata o:title=""/>
            <o:lock v:ext="edit"/>
            <w10:wrap type="none"/>
            <w10:anchorlock/>
          </v:rect>
        </w:pict>
      </w:r>
    </w:p>
    <w:p w14:paraId="35CCFDA8">
      <w:pPr>
        <w:rPr>
          <w:rFonts w:hint="eastAsia"/>
        </w:rPr>
      </w:pPr>
      <w:r>
        <w:rPr>
          <w:rFonts w:hint="eastAsia"/>
          <w:b/>
          <w:bCs/>
        </w:rPr>
        <w:t>【学习目标】</w:t>
      </w:r>
    </w:p>
    <w:tbl>
      <w:tblPr>
        <w:tblStyle w:val="17"/>
        <w:tblW w:w="7372" w:type="dxa"/>
        <w:tblInd w:w="0" w:type="dxa"/>
        <w:tblLayout w:type="autofit"/>
        <w:tblCellMar>
          <w:top w:w="15" w:type="dxa"/>
          <w:left w:w="15" w:type="dxa"/>
          <w:bottom w:w="15" w:type="dxa"/>
          <w:right w:w="15" w:type="dxa"/>
        </w:tblCellMar>
      </w:tblPr>
      <w:tblGrid>
        <w:gridCol w:w="832"/>
        <w:gridCol w:w="6540"/>
      </w:tblGrid>
      <w:tr w14:paraId="1BE1439C">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2BF857">
            <w:pPr>
              <w:rPr>
                <w:rFonts w:hint="eastAsia"/>
                <w:b/>
                <w:bCs/>
              </w:rPr>
            </w:pPr>
            <w:r>
              <w:rPr>
                <w:b/>
                <w:bCs/>
              </w:rPr>
              <w:t>目标维度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E2E111">
            <w:pPr>
              <w:rPr>
                <w:rFonts w:hint="eastAsia"/>
                <w:b/>
                <w:bCs/>
              </w:rPr>
            </w:pPr>
            <w:r>
              <w:rPr>
                <w:b/>
                <w:bCs/>
              </w:rPr>
              <w:t>具体要求</w:t>
            </w:r>
          </w:p>
        </w:tc>
      </w:tr>
      <w:tr w14:paraId="487326A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EB8A05">
            <w:pPr>
              <w:rPr>
                <w:rFonts w:hint="eastAsia"/>
              </w:rPr>
            </w:pPr>
            <w:r>
              <w:rPr>
                <w:b/>
                <w:bCs/>
              </w:rP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61AAD33">
            <w:pPr>
              <w:rPr>
                <w:rFonts w:hint="eastAsia"/>
              </w:rPr>
            </w:pPr>
            <w:r>
              <w:t>①理解人工智能和AI大模型的基本概念，知道它大致是怎么工作的；②知道传统AI和生成式AI有什么不一样；③了解国内几个主要AI大模型平台各自的特点</w:t>
            </w:r>
          </w:p>
        </w:tc>
      </w:tr>
      <w:tr w14:paraId="6765BCA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49F16E3">
            <w:pPr>
              <w:rPr>
                <w:rFonts w:hint="eastAsia"/>
              </w:rPr>
            </w:pPr>
            <w:r>
              <w:rPr>
                <w:b/>
                <w:bCs/>
              </w:rP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63DAEBF">
            <w:pPr>
              <w:rPr>
                <w:rFonts w:hint="eastAsia"/>
              </w:rPr>
            </w:pPr>
            <w:r>
              <w:t>①能独立完成至少两个AI大模型平台的注册，并顺利进行基本对话；②能根据不同的任务场景选择合适的AI平台；③能用AI对话完成一段个人简介的撰写</w:t>
            </w:r>
          </w:p>
        </w:tc>
      </w:tr>
      <w:tr w14:paraId="3F390C0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029E98">
            <w:pPr>
              <w:rPr>
                <w:rFonts w:hint="eastAsia"/>
              </w:rPr>
            </w:pPr>
            <w:r>
              <w:rPr>
                <w:b/>
                <w:bCs/>
              </w:rP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8AFDD8">
            <w:pPr>
              <w:rPr>
                <w:rFonts w:hint="eastAsia"/>
              </w:rPr>
            </w:pPr>
            <w:r>
              <w:t>①建立"AI是工具不是权威"的认知，养成对AI输出结果主动核实的习惯；②了解国产AI技术的发展成就，增强对中国科技创新的信心；③初步认识使用AI时的信息安全意识</w:t>
            </w:r>
          </w:p>
        </w:tc>
      </w:tr>
    </w:tbl>
    <w:p w14:paraId="0A8F4A1A">
      <w:pPr>
        <w:rPr>
          <w:rFonts w:hint="eastAsia"/>
        </w:rPr>
      </w:pPr>
      <w:r>
        <w:pict>
          <v:rect id="_x0000_i1042" o:spt="1" style="height:3pt;width:0pt;" fillcolor="#A0A0A0" filled="t" stroked="f" coordsize="21600,21600" o:hr="t" o:hrstd="t" o:hralign="center">
            <v:path/>
            <v:fill on="t" focussize="0,0"/>
            <v:stroke on="f"/>
            <v:imagedata o:title=""/>
            <o:lock v:ext="edit"/>
            <w10:wrap type="none"/>
            <w10:anchorlock/>
          </v:rect>
        </w:pict>
      </w:r>
    </w:p>
    <w:p w14:paraId="361A8DF4">
      <w:pPr>
        <w:rPr>
          <w:rFonts w:hint="eastAsia"/>
        </w:rPr>
      </w:pPr>
      <w:r>
        <w:rPr>
          <w:rFonts w:hint="eastAsia"/>
        </w:rPr>
        <w:t>本项目的知识结构如图1-1所示。</w:t>
      </w:r>
    </w:p>
    <w:p w14:paraId="33C4A08F">
      <w:pPr>
        <w:rPr>
          <w:rFonts w:hint="eastAsia"/>
        </w:rPr>
      </w:pPr>
      <w:r>
        <w:drawing>
          <wp:inline distT="0" distB="0" distL="0" distR="0">
            <wp:extent cx="5274310" cy="2053590"/>
            <wp:effectExtent l="0" t="0" r="2540" b="3810"/>
            <wp:docPr id="336287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87538" name="图片 1"/>
                    <pic:cNvPicPr>
                      <a:picLocks noChangeAspect="1"/>
                    </pic:cNvPicPr>
                  </pic:nvPicPr>
                  <pic:blipFill>
                    <a:blip r:embed="rId4"/>
                    <a:stretch>
                      <a:fillRect/>
                    </a:stretch>
                  </pic:blipFill>
                  <pic:spPr>
                    <a:xfrm>
                      <a:off x="0" y="0"/>
                      <a:ext cx="5274310" cy="2053590"/>
                    </a:xfrm>
                    <a:prstGeom prst="rect">
                      <a:avLst/>
                    </a:prstGeom>
                  </pic:spPr>
                </pic:pic>
              </a:graphicData>
            </a:graphic>
          </wp:inline>
        </w:drawing>
      </w:r>
    </w:p>
    <w:p w14:paraId="7F8483BC">
      <w:pPr>
        <w:jc w:val="center"/>
        <w:rPr>
          <w:rFonts w:hint="eastAsia"/>
        </w:rPr>
      </w:pPr>
      <w:r>
        <w:t>图1-1 项目一知识结构图</w:t>
      </w:r>
    </w:p>
    <w:p w14:paraId="19505C67">
      <w:pPr>
        <w:rPr>
          <w:rFonts w:hint="eastAsia"/>
        </w:rPr>
      </w:pPr>
      <w:r>
        <w:pict>
          <v:rect id="_x0000_i1043" o:spt="1" style="height:3pt;width:0pt;" fillcolor="#A0A0A0" filled="t" stroked="f" coordsize="21600,21600" o:hr="t" o:hrstd="t" o:hralign="center">
            <v:path/>
            <v:fill on="t" focussize="0,0"/>
            <v:stroke on="f"/>
            <v:imagedata o:title=""/>
            <o:lock v:ext="edit"/>
            <w10:wrap type="none"/>
            <w10:anchorlock/>
          </v:rect>
        </w:pict>
      </w:r>
    </w:p>
    <w:p w14:paraId="3AF595B6">
      <w:pPr>
        <w:rPr>
          <w:rFonts w:hint="eastAsia"/>
          <w:b/>
          <w:bCs/>
        </w:rPr>
      </w:pPr>
      <w:r>
        <w:rPr>
          <w:rFonts w:hint="eastAsia"/>
          <w:b/>
          <w:bCs/>
        </w:rPr>
        <w:t>任务一 了解AI大模型的基本概念</w:t>
      </w:r>
    </w:p>
    <w:p w14:paraId="7A7D4D17">
      <w:pPr>
        <w:rPr>
          <w:rFonts w:hint="eastAsia"/>
        </w:rPr>
      </w:pPr>
      <w:r>
        <w:rPr>
          <w:rFonts w:hint="eastAsia"/>
          <w:b/>
          <w:bCs/>
        </w:rPr>
        <w:t>【任务描述】</w:t>
      </w:r>
      <w:r>
        <w:rPr>
          <w:rFonts w:hint="eastAsia"/>
        </w:rPr>
        <w:t> 要用好一个工具，得先弄清楚它到底是个什么东西。这个任务不搞复杂的技术原理，就回答四个最基本的问题：AI是什么？大模型是什么？它能干什么？它不能干什么？</w:t>
      </w:r>
    </w:p>
    <w:p w14:paraId="340373BA">
      <w:pPr>
        <w:rPr>
          <w:rFonts w:hint="eastAsia"/>
        </w:rPr>
      </w:pPr>
      <w:r>
        <w:pict>
          <v:rect id="_x0000_i1044" o:spt="1" style="height:3pt;width:0pt;" fillcolor="#A0A0A0" filled="t" stroked="f" coordsize="21600,21600" o:hr="t" o:hrstd="t" o:hralign="center">
            <v:path/>
            <v:fill on="t" focussize="0,0"/>
            <v:stroke on="f"/>
            <v:imagedata o:title=""/>
            <o:lock v:ext="edit"/>
            <w10:wrap type="none"/>
            <w10:anchorlock/>
          </v:rect>
        </w:pict>
      </w:r>
    </w:p>
    <w:p w14:paraId="037B7087">
      <w:pPr>
        <w:rPr>
          <w:rFonts w:hint="eastAsia"/>
          <w:b/>
          <w:bCs/>
        </w:rPr>
      </w:pPr>
      <w:r>
        <w:rPr>
          <w:rFonts w:hint="eastAsia"/>
          <w:b/>
          <w:bCs/>
        </w:rPr>
        <w:t>一、什么是人工智能</w:t>
      </w:r>
    </w:p>
    <w:p w14:paraId="3198A93C">
      <w:pPr>
        <w:rPr>
          <w:rFonts w:hint="eastAsia"/>
        </w:rPr>
      </w:pPr>
      <w:r>
        <w:rPr>
          <w:rFonts w:hint="eastAsia"/>
        </w:rPr>
        <w:t>一提到"人工智能"，很多人脑子里浮现的可能是科幻电影里那些会思考、会说话、甚至会谈恋爱的机器人。</w:t>
      </w:r>
    </w:p>
    <w:p w14:paraId="48A1337F">
      <w:pPr>
        <w:rPr>
          <w:rFonts w:hint="eastAsia"/>
        </w:rPr>
      </w:pPr>
      <w:r>
        <w:rPr>
          <w:rFonts w:hint="eastAsia"/>
        </w:rPr>
        <w:t>现实中的AI没那么玄乎。</w:t>
      </w:r>
    </w:p>
    <w:p w14:paraId="6B415AAA">
      <w:pPr>
        <w:rPr>
          <w:rFonts w:hint="eastAsia"/>
        </w:rPr>
      </w:pPr>
      <w:r>
        <w:rPr>
          <w:rFonts w:hint="eastAsia"/>
        </w:rPr>
        <w:t>说白了，人工智能（Artificial Intelligence，简称AI）就是</w:t>
      </w:r>
      <w:r>
        <w:rPr>
          <w:rFonts w:hint="eastAsia"/>
          <w:b/>
          <w:bCs/>
        </w:rPr>
        <w:t>让电脑学会干一些原来只有人才能干的活儿</w:t>
      </w:r>
      <w:r>
        <w:rPr>
          <w:rFonts w:hint="eastAsia"/>
        </w:rPr>
        <w:t>。什么样的活儿呢？比如：</w:t>
      </w:r>
    </w:p>
    <w:p w14:paraId="45400932">
      <w:pPr>
        <w:numPr>
          <w:ilvl w:val="0"/>
          <w:numId w:val="48"/>
        </w:numPr>
        <w:rPr>
          <w:rFonts w:hint="eastAsia"/>
        </w:rPr>
      </w:pPr>
      <w:r>
        <w:rPr>
          <w:rFonts w:hint="eastAsia"/>
        </w:rPr>
        <w:t>你发一张照片给手机，它能认出来里面有只猫——这是AI在"</w:t>
      </w:r>
      <w:r>
        <w:rPr>
          <w:rFonts w:hint="eastAsia"/>
          <w:b/>
          <w:bCs/>
        </w:rPr>
        <w:t>看</w:t>
      </w:r>
      <w:r>
        <w:rPr>
          <w:rFonts w:hint="eastAsia"/>
        </w:rPr>
        <w:t>"。</w:t>
      </w:r>
    </w:p>
    <w:p w14:paraId="44AD8A1F">
      <w:pPr>
        <w:numPr>
          <w:ilvl w:val="0"/>
          <w:numId w:val="48"/>
        </w:numPr>
        <w:rPr>
          <w:rFonts w:hint="eastAsia"/>
        </w:rPr>
      </w:pPr>
      <w:r>
        <w:rPr>
          <w:rFonts w:hint="eastAsia"/>
        </w:rPr>
        <w:t>你对着手机说"帮我定个明天早上8点的闹钟"，它听懂了，还真给你定上了——这是AI在"</w:t>
      </w:r>
      <w:r>
        <w:rPr>
          <w:rFonts w:hint="eastAsia"/>
          <w:b/>
          <w:bCs/>
        </w:rPr>
        <w:t>听</w:t>
      </w:r>
      <w:r>
        <w:rPr>
          <w:rFonts w:hint="eastAsia"/>
        </w:rPr>
        <w:t>"和"</w:t>
      </w:r>
      <w:r>
        <w:rPr>
          <w:rFonts w:hint="eastAsia"/>
          <w:b/>
          <w:bCs/>
        </w:rPr>
        <w:t>做</w:t>
      </w:r>
      <w:r>
        <w:rPr>
          <w:rFonts w:hint="eastAsia"/>
        </w:rPr>
        <w:t>"。</w:t>
      </w:r>
    </w:p>
    <w:p w14:paraId="5098A1A0">
      <w:pPr>
        <w:numPr>
          <w:ilvl w:val="0"/>
          <w:numId w:val="48"/>
        </w:numPr>
        <w:rPr>
          <w:rFonts w:hint="eastAsia"/>
        </w:rPr>
      </w:pPr>
      <w:r>
        <w:rPr>
          <w:rFonts w:hint="eastAsia"/>
        </w:rPr>
        <w:t>你打开淘宝，首页推荐的商品居然都是你最近想买的——这是AI在"</w:t>
      </w:r>
      <w:r>
        <w:rPr>
          <w:rFonts w:hint="eastAsia"/>
          <w:b/>
          <w:bCs/>
        </w:rPr>
        <w:t>猜</w:t>
      </w:r>
      <w:r>
        <w:rPr>
          <w:rFonts w:hint="eastAsia"/>
        </w:rPr>
        <w:t>"你的心思。</w:t>
      </w:r>
    </w:p>
    <w:p w14:paraId="0A7D5337">
      <w:pPr>
        <w:numPr>
          <w:ilvl w:val="0"/>
          <w:numId w:val="48"/>
        </w:numPr>
        <w:rPr>
          <w:rFonts w:hint="eastAsia"/>
        </w:rPr>
      </w:pPr>
      <w:r>
        <w:rPr>
          <w:rFonts w:hint="eastAsia"/>
        </w:rPr>
        <w:t>你把一段英文粘贴给翻译软件，它给你翻成了通顺的中文——这是AI在"</w:t>
      </w:r>
      <w:r>
        <w:rPr>
          <w:rFonts w:hint="eastAsia"/>
          <w:b/>
          <w:bCs/>
        </w:rPr>
        <w:t>读</w:t>
      </w:r>
      <w:r>
        <w:rPr>
          <w:rFonts w:hint="eastAsia"/>
        </w:rPr>
        <w:t>"和"</w:t>
      </w:r>
      <w:r>
        <w:rPr>
          <w:rFonts w:hint="eastAsia"/>
          <w:b/>
          <w:bCs/>
        </w:rPr>
        <w:t>写</w:t>
      </w:r>
      <w:r>
        <w:rPr>
          <w:rFonts w:hint="eastAsia"/>
        </w:rPr>
        <w:t>"。</w:t>
      </w:r>
    </w:p>
    <w:p w14:paraId="04EE2187">
      <w:pPr>
        <w:rPr>
          <w:rFonts w:hint="eastAsia"/>
        </w:rPr>
      </w:pPr>
      <w:r>
        <w:rPr>
          <w:rFonts w:hint="eastAsia"/>
        </w:rPr>
        <w:t>这些能力在专业领域有各自的术语名称，AI的主要能力类型及其通俗解释见表1-1。</w:t>
      </w:r>
    </w:p>
    <w:p w14:paraId="034BD756">
      <w:pPr>
        <w:jc w:val="center"/>
        <w:rPr>
          <w:rFonts w:hint="eastAsia"/>
        </w:rPr>
      </w:pPr>
      <w:r>
        <w:t>表1-1 AI的主要能力类型</w:t>
      </w:r>
    </w:p>
    <w:tbl>
      <w:tblPr>
        <w:tblStyle w:val="17"/>
        <w:tblW w:w="7372" w:type="dxa"/>
        <w:tblInd w:w="0" w:type="dxa"/>
        <w:tblLayout w:type="autofit"/>
        <w:tblCellMar>
          <w:top w:w="15" w:type="dxa"/>
          <w:left w:w="15" w:type="dxa"/>
          <w:bottom w:w="15" w:type="dxa"/>
          <w:right w:w="15" w:type="dxa"/>
        </w:tblCellMar>
      </w:tblPr>
      <w:tblGrid>
        <w:gridCol w:w="2023"/>
        <w:gridCol w:w="2459"/>
        <w:gridCol w:w="2890"/>
      </w:tblGrid>
      <w:tr w14:paraId="55B324DD">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E88E287">
            <w:pPr>
              <w:rPr>
                <w:rFonts w:hint="eastAsia"/>
                <w:b/>
                <w:bCs/>
              </w:rPr>
            </w:pPr>
            <w:r>
              <w:rPr>
                <w:b/>
                <w:bCs/>
              </w:rPr>
              <w:t>能力类型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672E82">
            <w:pPr>
              <w:rPr>
                <w:rFonts w:hint="eastAsia"/>
                <w:b/>
                <w:bCs/>
              </w:rPr>
            </w:pPr>
            <w:r>
              <w:rPr>
                <w:b/>
                <w:bCs/>
              </w:rPr>
              <w:t>通俗理解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570066C">
            <w:pPr>
              <w:rPr>
                <w:rFonts w:hint="eastAsia"/>
                <w:b/>
                <w:bCs/>
              </w:rPr>
            </w:pPr>
            <w:r>
              <w:rPr>
                <w:b/>
                <w:bCs/>
              </w:rPr>
              <w:t>生活中的例子</w:t>
            </w:r>
          </w:p>
        </w:tc>
      </w:tr>
      <w:tr w14:paraId="1C007B8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49A2500">
            <w:pPr>
              <w:rPr>
                <w:rFonts w:hint="eastAsia"/>
              </w:rPr>
            </w:pPr>
            <w:r>
              <w:t>看（计算机视觉）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8A4E5D">
            <w:pPr>
              <w:rPr>
                <w:rFonts w:hint="eastAsia"/>
              </w:rPr>
            </w:pPr>
            <w:r>
              <w:t>让电脑"看懂"图片和视频</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ED05B3">
            <w:pPr>
              <w:rPr>
                <w:rFonts w:hint="eastAsia"/>
              </w:rPr>
            </w:pPr>
            <w:r>
              <w:t>手机人脸解锁、拍照识花</w:t>
            </w:r>
          </w:p>
        </w:tc>
      </w:tr>
      <w:tr w14:paraId="5CA54E8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906354">
            <w:pPr>
              <w:rPr>
                <w:rFonts w:hint="eastAsia"/>
              </w:rPr>
            </w:pPr>
            <w:r>
              <w:t>听（语音识别）</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33F7392">
            <w:pPr>
              <w:rPr>
                <w:rFonts w:hint="eastAsia"/>
              </w:rPr>
            </w:pPr>
            <w:r>
              <w:t>让电脑"听懂"人说的话</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4416AA7">
            <w:pPr>
              <w:rPr>
                <w:rFonts w:hint="eastAsia"/>
              </w:rPr>
            </w:pPr>
            <w:r>
              <w:t>小爱同学、Siri</w:t>
            </w:r>
          </w:p>
        </w:tc>
      </w:tr>
      <w:tr w14:paraId="257B695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C1696E">
            <w:pPr>
              <w:rPr>
                <w:rFonts w:hint="eastAsia"/>
              </w:rPr>
            </w:pPr>
            <w:r>
              <w:t>说（语音合成）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F66E23">
            <w:pPr>
              <w:rPr>
                <w:rFonts w:hint="eastAsia"/>
              </w:rPr>
            </w:pPr>
            <w:r>
              <w:t>让电脑"说出"自然流畅的话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EC1200">
            <w:pPr>
              <w:rPr>
                <w:rFonts w:hint="eastAsia"/>
              </w:rPr>
            </w:pPr>
            <w:r>
              <w:t>导航语音播报、有声读物</w:t>
            </w:r>
          </w:p>
        </w:tc>
      </w:tr>
      <w:tr w14:paraId="5179BC3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A83D757">
            <w:pPr>
              <w:rPr>
                <w:rFonts w:hint="eastAsia"/>
              </w:rPr>
            </w:pPr>
            <w:r>
              <w:t>读（自然语言理解）</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EE8DDB3">
            <w:pPr>
              <w:rPr>
                <w:rFonts w:hint="eastAsia"/>
              </w:rPr>
            </w:pPr>
            <w:r>
              <w:t>让电脑"读懂"文字的含义</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68E059A">
            <w:pPr>
              <w:rPr>
                <w:rFonts w:hint="eastAsia"/>
              </w:rPr>
            </w:pPr>
            <w:r>
              <w:t>搜索引擎理解你搜的到底是什么</w:t>
            </w:r>
          </w:p>
        </w:tc>
      </w:tr>
      <w:tr w14:paraId="54BF554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373B17">
            <w:pPr>
              <w:rPr>
                <w:rFonts w:hint="eastAsia"/>
              </w:rPr>
            </w:pPr>
            <w:r>
              <w:t>写（自然语言生成）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E2AD68">
            <w:pPr>
              <w:rPr>
                <w:rFonts w:hint="eastAsia"/>
              </w:rPr>
            </w:pPr>
            <w:r>
              <w:t>让电脑"写出"通顺的文章</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2356A2">
            <w:pPr>
              <w:rPr>
                <w:rFonts w:hint="eastAsia"/>
              </w:rPr>
            </w:pPr>
            <w:r>
              <w:t>AI帮你写邮件、写文案</w:t>
            </w:r>
          </w:p>
        </w:tc>
      </w:tr>
      <w:tr w14:paraId="531FD3D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B364E44">
            <w:pPr>
              <w:rPr>
                <w:rFonts w:hint="eastAsia"/>
              </w:rPr>
            </w:pPr>
            <w:r>
              <w:t>想（推理与决策）</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D65749F">
            <w:pPr>
              <w:rPr>
                <w:rFonts w:hint="eastAsia"/>
              </w:rPr>
            </w:pPr>
            <w:r>
              <w:t>让电脑根据信息做判断</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837E382">
            <w:pPr>
              <w:rPr>
                <w:rFonts w:hint="eastAsia"/>
              </w:rPr>
            </w:pPr>
            <w:r>
              <w:t>商品推荐、信用评分</w:t>
            </w:r>
          </w:p>
        </w:tc>
      </w:tr>
    </w:tbl>
    <w:p w14:paraId="070F6C67">
      <w:pPr>
        <w:rPr>
          <w:rFonts w:hint="eastAsia"/>
        </w:rPr>
      </w:pPr>
      <w:r>
        <w:rPr>
          <w:rFonts w:hint="eastAsia"/>
        </w:rPr>
        <w:t>归根到底，这些能力的本质是同一件事：</w:t>
      </w:r>
      <w:r>
        <w:rPr>
          <w:rFonts w:hint="eastAsia"/>
          <w:b/>
          <w:bCs/>
        </w:rPr>
        <w:t>让机器学着像人一样去感知、理解和判断。</w:t>
      </w:r>
    </w:p>
    <w:p w14:paraId="75BE57D9">
      <w:pPr>
        <w:rPr>
          <w:rFonts w:hint="eastAsia"/>
        </w:rPr>
      </w:pPr>
      <w:r>
        <w:rPr>
          <w:rFonts w:hint="eastAsia"/>
        </w:rPr>
        <w:t>当然，"学着像"和"真的像"之间还有很远的距离。目前的AI更像一个在某些方面特别厉害、但在很多方面又"缺根弦"的工具——后面会详细说它"缺"在哪里。</w:t>
      </w:r>
    </w:p>
    <w:p w14:paraId="223D1506">
      <w:pPr>
        <w:rPr>
          <w:rFonts w:hint="eastAsia"/>
        </w:rPr>
      </w:pPr>
      <w:r>
        <w:pict>
          <v:rect id="_x0000_i1045" o:spt="1" style="height:3pt;width:0pt;" fillcolor="#A0A0A0" filled="t" stroked="f" coordsize="21600,21600" o:hr="t" o:hrstd="t" o:hralign="center">
            <v:path/>
            <v:fill on="t" focussize="0,0"/>
            <v:stroke on="f"/>
            <v:imagedata o:title=""/>
            <o:lock v:ext="edit"/>
            <w10:wrap type="none"/>
            <w10:anchorlock/>
          </v:rect>
        </w:pict>
      </w:r>
    </w:p>
    <w:p w14:paraId="1C5C3DF4">
      <w:pPr>
        <w:rPr>
          <w:rFonts w:hint="eastAsia"/>
          <w:b/>
          <w:bCs/>
        </w:rPr>
      </w:pPr>
      <w:r>
        <w:rPr>
          <w:rFonts w:hint="eastAsia"/>
          <w:b/>
          <w:bCs/>
        </w:rPr>
        <w:t>二、什么是AI大模型</w:t>
      </w:r>
    </w:p>
    <w:p w14:paraId="19C18B04">
      <w:pPr>
        <w:rPr>
          <w:rFonts w:hint="eastAsia"/>
        </w:rPr>
      </w:pPr>
      <w:r>
        <w:rPr>
          <w:rFonts w:hint="eastAsia"/>
        </w:rPr>
        <w:t>"人工智能"这个概念其实已经存在快七十年了。那为什么最近两年突然火得一塌糊涂？因为出了一个新东西——</w:t>
      </w:r>
      <w:r>
        <w:rPr>
          <w:rFonts w:hint="eastAsia"/>
          <w:b/>
          <w:bCs/>
        </w:rPr>
        <w:t>大模型</w:t>
      </w:r>
      <w:r>
        <w:rPr>
          <w:rFonts w:hint="eastAsia"/>
        </w:rPr>
        <w:t>。</w:t>
      </w:r>
    </w:p>
    <w:p w14:paraId="30FED5F8">
      <w:pPr>
        <w:rPr>
          <w:rFonts w:hint="eastAsia"/>
        </w:rPr>
      </w:pPr>
      <w:r>
        <w:rPr>
          <w:rFonts w:hint="eastAsia"/>
        </w:rPr>
        <w:t>AI大模型到底是什么？用一个类比来理解。</w:t>
      </w:r>
    </w:p>
    <w:p w14:paraId="3B6369CE">
      <w:pPr>
        <w:rPr>
          <w:rFonts w:hint="eastAsia"/>
        </w:rPr>
      </w:pPr>
      <w:r>
        <w:rPr>
          <w:rFonts w:hint="eastAsia"/>
        </w:rPr>
        <w:t>想象一个刚入职的新人，什么都不懂。公司安排了一位老师傅带着，新人每天跟着学——学怎么跟客户打交道，学怎么写报告，学怎么处理各种问题。一年以后，这个新人积累了大量经验，遇到没见过的问题也能举一反三了。</w:t>
      </w:r>
    </w:p>
    <w:p w14:paraId="6FDECE16">
      <w:pPr>
        <w:rPr>
          <w:rFonts w:hint="eastAsia"/>
        </w:rPr>
      </w:pPr>
      <w:r>
        <w:rPr>
          <w:rFonts w:hint="eastAsia"/>
        </w:rPr>
        <w:t>AI大模型的"成长过程"跟这个很像：研发人员让计算机"阅读"了互联网上数以亿计的文本资料——书籍、新闻、论文、百科、论坛帖子、网页内容——让它从里面学习人类语言的规律和各种知识。经过大规模训练之后，它就具备了理解人类语言和生成新内容的能力。</w:t>
      </w:r>
    </w:p>
    <w:p w14:paraId="5195226B">
      <w:pPr>
        <w:rPr>
          <w:rFonts w:hint="eastAsia"/>
        </w:rPr>
      </w:pPr>
      <w:r>
        <w:rPr>
          <w:rFonts w:hint="eastAsia"/>
        </w:rPr>
        <w:t>为什么叫"大"模型？因为它在三个方面都大得惊人，具体见表1-2。</w:t>
      </w:r>
    </w:p>
    <w:p w14:paraId="4DBD0C0E">
      <w:pPr>
        <w:jc w:val="center"/>
        <w:rPr>
          <w:rFonts w:hint="eastAsia"/>
        </w:rPr>
      </w:pPr>
      <w:r>
        <w:t>表1-2 AI大模型为什么叫"大"</w:t>
      </w:r>
    </w:p>
    <w:tbl>
      <w:tblPr>
        <w:tblStyle w:val="17"/>
        <w:tblW w:w="7372" w:type="dxa"/>
        <w:tblInd w:w="0" w:type="dxa"/>
        <w:tblLayout w:type="autofit"/>
        <w:tblCellMar>
          <w:top w:w="15" w:type="dxa"/>
          <w:left w:w="15" w:type="dxa"/>
          <w:bottom w:w="15" w:type="dxa"/>
          <w:right w:w="15" w:type="dxa"/>
        </w:tblCellMar>
      </w:tblPr>
      <w:tblGrid>
        <w:gridCol w:w="1432"/>
        <w:gridCol w:w="5940"/>
      </w:tblGrid>
      <w:tr w14:paraId="5E75BAF7">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1564999">
            <w:pPr>
              <w:rPr>
                <w:rFonts w:hint="eastAsia"/>
                <w:b/>
                <w:bCs/>
              </w:rPr>
            </w:pPr>
            <w:r>
              <w:rPr>
                <w:b/>
                <w:bCs/>
              </w:rPr>
              <w:t>"大"在哪里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524D8B">
            <w:pPr>
              <w:rPr>
                <w:rFonts w:hint="eastAsia"/>
                <w:b/>
                <w:bCs/>
              </w:rPr>
            </w:pPr>
            <w:r>
              <w:rPr>
                <w:b/>
                <w:bCs/>
              </w:rPr>
              <w:t>通俗解释</w:t>
            </w:r>
          </w:p>
        </w:tc>
      </w:tr>
      <w:tr w14:paraId="6D30C56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927E07">
            <w:pPr>
              <w:rPr>
                <w:rFonts w:hint="eastAsia"/>
              </w:rPr>
            </w:pPr>
            <w:r>
              <w:t>训练数据量大</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F9CCC0">
            <w:pPr>
              <w:rPr>
                <w:rFonts w:hint="eastAsia"/>
              </w:rPr>
            </w:pPr>
            <w:r>
              <w:t>相当于读完了一座超大型图书馆里所有的书，外加整个互联网上能找到的大部分文字内容</w:t>
            </w:r>
          </w:p>
        </w:tc>
      </w:tr>
      <w:tr w14:paraId="6C33C7F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311F097">
            <w:pPr>
              <w:rPr>
                <w:rFonts w:hint="eastAsia"/>
              </w:rPr>
            </w:pPr>
            <w:r>
              <w:t>模型参数多</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247812F">
            <w:pPr>
              <w:rPr>
                <w:rFonts w:hint="eastAsia"/>
              </w:rPr>
            </w:pPr>
            <w:r>
              <w:t>模型内部有成百上千亿个"旋钮"可以调节，结构极其复杂</w:t>
            </w:r>
          </w:p>
        </w:tc>
      </w:tr>
      <w:tr w14:paraId="7828F1C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8BEC36">
            <w:pPr>
              <w:rPr>
                <w:rFonts w:hint="eastAsia"/>
              </w:rPr>
            </w:pPr>
            <w:r>
              <w:t>计算资源消耗大</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F18931">
            <w:pPr>
              <w:rPr>
                <w:rFonts w:hint="eastAsia"/>
              </w:rPr>
            </w:pPr>
            <w:r>
              <w:t>训练一个大模型需要几千块高端显卡连续运算几个月，电费账单都是天文数字</w:t>
            </w:r>
          </w:p>
        </w:tc>
      </w:tr>
    </w:tbl>
    <w:p w14:paraId="55CFEBA8">
      <w:pPr>
        <w:rPr>
          <w:rFonts w:hint="eastAsia"/>
        </w:rPr>
      </w:pPr>
      <w:r>
        <w:rPr>
          <w:rFonts w:hint="eastAsia"/>
        </w:rPr>
        <w:t>那它是怎么回答问题的呢？</w:t>
      </w:r>
    </w:p>
    <w:p w14:paraId="249064D3">
      <w:pPr>
        <w:rPr>
          <w:rFonts w:hint="eastAsia"/>
        </w:rPr>
      </w:pPr>
      <w:r>
        <w:rPr>
          <w:rFonts w:hint="eastAsia"/>
        </w:rPr>
        <w:t>很多人以为AI是"在数据库里搜到了一个现成答案粘贴给你"。不是这样的。当你在对话框里打了一句话，AI做的事情是：先理解你这句话的意思，然后根据它在训练中学到的语言规律和知识，</w:t>
      </w:r>
      <w:r>
        <w:rPr>
          <w:rFonts w:hint="eastAsia"/>
          <w:b/>
          <w:bCs/>
        </w:rPr>
        <w:t>一个字一个字地"预测"接下来应该写什么字</w:t>
      </w:r>
      <w:r>
        <w:rPr>
          <w:rFonts w:hint="eastAsia"/>
        </w:rPr>
        <w:t>，最终拼成一段完整的回答。</w:t>
      </w:r>
    </w:p>
    <w:p w14:paraId="5278AF7E">
      <w:pPr>
        <w:rPr>
          <w:rFonts w:hint="eastAsia"/>
        </w:rPr>
      </w:pPr>
      <w:r>
        <w:rPr>
          <w:rFonts w:hint="eastAsia"/>
        </w:rPr>
        <w:t>这个过程如图1-2所示。</w:t>
      </w:r>
    </w:p>
    <w:p w14:paraId="7AF1617E">
      <w:pPr>
        <w:rPr>
          <w:rFonts w:hint="eastAsia"/>
        </w:rPr>
      </w:pPr>
      <w:r>
        <w:rPr>
          <w:rFonts w:ascii="Segoe UI Emoji" w:hAnsi="Segoe UI Emoji" w:cs="Segoe UI Emoji"/>
        </w:rPr>
        <w:drawing>
          <wp:inline distT="0" distB="0" distL="0" distR="0">
            <wp:extent cx="5274310" cy="563245"/>
            <wp:effectExtent l="0" t="0" r="2540" b="8255"/>
            <wp:docPr id="825601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01305" name="图片 1"/>
                    <pic:cNvPicPr>
                      <a:picLocks noChangeAspect="1"/>
                    </pic:cNvPicPr>
                  </pic:nvPicPr>
                  <pic:blipFill>
                    <a:blip r:embed="rId5"/>
                    <a:srcRect t="40500" b="40500"/>
                    <a:stretch>
                      <a:fillRect/>
                    </a:stretch>
                  </pic:blipFill>
                  <pic:spPr>
                    <a:xfrm>
                      <a:off x="0" y="0"/>
                      <a:ext cx="5274310" cy="563444"/>
                    </a:xfrm>
                    <a:prstGeom prst="rect">
                      <a:avLst/>
                    </a:prstGeom>
                    <a:ln>
                      <a:noFill/>
                    </a:ln>
                  </pic:spPr>
                </pic:pic>
              </a:graphicData>
            </a:graphic>
          </wp:inline>
        </w:drawing>
      </w:r>
    </w:p>
    <w:p w14:paraId="3E791DD9">
      <w:pPr>
        <w:jc w:val="center"/>
        <w:rPr>
          <w:rFonts w:hint="eastAsia"/>
        </w:rPr>
      </w:pPr>
      <w:r>
        <w:t>图1-2 AI大模型回答问题的基本过程</w:t>
      </w:r>
    </w:p>
    <w:p w14:paraId="19360E1F">
      <w:pPr>
        <w:rPr>
          <w:rFonts w:hint="eastAsia"/>
        </w:rPr>
      </w:pPr>
      <w:r>
        <w:rPr>
          <w:rFonts w:hint="eastAsia"/>
        </w:rPr>
        <w:t>打个比方：你问一个知识渊博的朋友一个问题，这个朋友不会翻书找到一段话念给你听，而是根据自己多年积累的知识，组织语言来回答你。AI大模型干的事情跟这差不多，只不过它的"知识积累"来自海量训练数据，它"组织语言"的方式是数学计算。</w:t>
      </w:r>
    </w:p>
    <w:p w14:paraId="49C86BBD">
      <w:pPr>
        <w:rPr>
          <w:rFonts w:hint="eastAsia"/>
        </w:rPr>
      </w:pPr>
      <w:r>
        <w:rPr>
          <w:rFonts w:hint="eastAsia"/>
        </w:rPr>
        <w:t>理解到这个程度就够了。至于更深层的技术原理——Transformer架构、注意力机制、反向传播之类的——那是计算机专业的同学要学的东西，不在这本书的范围内。对于商贸从业者来说，</w:t>
      </w:r>
      <w:r>
        <w:rPr>
          <w:rFonts w:hint="eastAsia"/>
          <w:b/>
          <w:bCs/>
        </w:rPr>
        <w:t>会用就行，不需要搞懂它内部怎么运转的</w:t>
      </w:r>
      <w:r>
        <w:rPr>
          <w:rFonts w:hint="eastAsia"/>
        </w:rPr>
        <w:t>，就像你天天用微信发消息，但不需要知道TCP/IP协议是怎么回事。</w:t>
      </w:r>
    </w:p>
    <w:p w14:paraId="28DA1F82">
      <w:pPr>
        <w:rPr>
          <w:rFonts w:hint="eastAsia"/>
        </w:rPr>
      </w:pPr>
      <w:r>
        <w:rPr>
          <w:rFonts w:hint="eastAsia"/>
          <w:b/>
          <w:bCs/>
        </w:rPr>
        <w:t>【知识卡片】什么是"生成式AI"</w:t>
      </w:r>
    </w:p>
    <w:p w14:paraId="52F77CA4">
      <w:pPr>
        <w:rPr>
          <w:rFonts w:hint="eastAsia"/>
        </w:rPr>
      </w:pPr>
      <w:r>
        <w:rPr>
          <w:rFonts w:hint="eastAsia"/>
        </w:rPr>
        <w:t>大模型属于"生成式AI"（Generative AI）。"生成"两个字是关键——它不只是帮你"找到"信息，而是能够"创造"新的内容。你给它一个主题，它能写出一篇文章；你给它一段数据，它能写出分析结论；你给它一个想法，它能扩展成完整方案。这也是它和传统搜索引擎（百度、Google）的根本区别——搜索引擎帮你找已有的网页，AI大模型帮你生成新的内容。</w:t>
      </w:r>
    </w:p>
    <w:p w14:paraId="7B75852D">
      <w:pPr>
        <w:rPr>
          <w:rFonts w:hint="eastAsia"/>
        </w:rPr>
      </w:pPr>
      <w:r>
        <w:rPr>
          <w:rFonts w:hint="eastAsia"/>
        </w:rPr>
        <w:t>那传统AI和现在的生成式AI到底差在哪儿？看表1-3就清楚了。</w:t>
      </w:r>
    </w:p>
    <w:p w14:paraId="6EA61E3C">
      <w:pPr>
        <w:jc w:val="center"/>
        <w:rPr>
          <w:rFonts w:hint="eastAsia"/>
        </w:rPr>
      </w:pPr>
      <w:r>
        <w:t>表1-3 传统AI与生成式AI的对比</w:t>
      </w:r>
    </w:p>
    <w:tbl>
      <w:tblPr>
        <w:tblStyle w:val="17"/>
        <w:tblW w:w="7372" w:type="dxa"/>
        <w:tblInd w:w="0" w:type="dxa"/>
        <w:tblLayout w:type="autofit"/>
        <w:tblCellMar>
          <w:top w:w="15" w:type="dxa"/>
          <w:left w:w="15" w:type="dxa"/>
          <w:bottom w:w="15" w:type="dxa"/>
          <w:right w:w="15" w:type="dxa"/>
        </w:tblCellMar>
      </w:tblPr>
      <w:tblGrid>
        <w:gridCol w:w="1115"/>
        <w:gridCol w:w="3214"/>
        <w:gridCol w:w="3043"/>
      </w:tblGrid>
      <w:tr w14:paraId="18E0FAE1">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831B3D">
            <w:pPr>
              <w:rPr>
                <w:rFonts w:hint="eastAsia"/>
                <w:b/>
                <w:bCs/>
              </w:rPr>
            </w:pPr>
            <w:r>
              <w:rPr>
                <w:b/>
                <w:bCs/>
              </w:rPr>
              <w:t>对比维度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B8D1CB">
            <w:pPr>
              <w:rPr>
                <w:rFonts w:hint="eastAsia"/>
                <w:b/>
                <w:bCs/>
              </w:rPr>
            </w:pPr>
            <w:r>
              <w:rPr>
                <w:b/>
                <w:bCs/>
              </w:rPr>
              <w:t>传统AI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554266">
            <w:pPr>
              <w:rPr>
                <w:rFonts w:hint="eastAsia"/>
                <w:b/>
                <w:bCs/>
              </w:rPr>
            </w:pPr>
            <w:r>
              <w:rPr>
                <w:b/>
                <w:bCs/>
              </w:rPr>
              <w:t>生成式AI（大模型）</w:t>
            </w:r>
          </w:p>
        </w:tc>
      </w:tr>
      <w:tr w14:paraId="489F172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054995">
            <w:pPr>
              <w:rPr>
                <w:rFonts w:hint="eastAsia"/>
              </w:rPr>
            </w:pPr>
            <w:r>
              <w:t>能做的事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E48351">
            <w:pPr>
              <w:rPr>
                <w:rFonts w:hint="eastAsia"/>
              </w:rPr>
            </w:pPr>
            <w:r>
              <w:t>识别人脸、过滤垃圾邮件、推荐商品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8E7804">
            <w:pPr>
              <w:rPr>
                <w:rFonts w:hint="eastAsia"/>
              </w:rPr>
            </w:pPr>
            <w:r>
              <w:t>写文章、做分析、答问题、写代码</w:t>
            </w:r>
          </w:p>
        </w:tc>
      </w:tr>
      <w:tr w14:paraId="15DCA03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A47397D">
            <w:pPr>
              <w:rPr>
                <w:rFonts w:hint="eastAsia"/>
              </w:rPr>
            </w:pPr>
            <w:r>
              <w:t>工作方式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975247C">
            <w:pPr>
              <w:rPr>
                <w:rFonts w:hint="eastAsia"/>
              </w:rPr>
            </w:pPr>
            <w:r>
              <w:t>按预设规则办事</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E058C1A">
            <w:pPr>
              <w:rPr>
                <w:rFonts w:hint="eastAsia"/>
              </w:rPr>
            </w:pPr>
            <w:r>
              <w:t>根据你的输入灵活生成内容</w:t>
            </w:r>
          </w:p>
        </w:tc>
      </w:tr>
      <w:tr w14:paraId="5700FAA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FBC8A8">
            <w:pPr>
              <w:rPr>
                <w:rFonts w:hint="eastAsia"/>
              </w:rPr>
            </w:pPr>
            <w:r>
              <w:t>使用门槛</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54DAAFA">
            <w:pPr>
              <w:rPr>
                <w:rFonts w:hint="eastAsia"/>
              </w:rPr>
            </w:pPr>
            <w:r>
              <w:t>得有技术人员开发和部署</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A4F968">
            <w:pPr>
              <w:rPr>
                <w:rFonts w:hint="eastAsia"/>
              </w:rPr>
            </w:pPr>
            <w:r>
              <w:t>普通人打字聊天就能用</w:t>
            </w:r>
          </w:p>
        </w:tc>
      </w:tr>
      <w:tr w14:paraId="6C2243F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B9C9369">
            <w:pPr>
              <w:rPr>
                <w:rFonts w:hint="eastAsia"/>
              </w:rPr>
            </w:pPr>
            <w:r>
              <w:t>灵活性</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0D00C92">
            <w:pPr>
              <w:rPr>
                <w:rFonts w:hint="eastAsia"/>
              </w:rPr>
            </w:pPr>
            <w:r>
              <w:t>只能干特定的一件事</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87F0651">
            <w:pPr>
              <w:rPr>
                <w:rFonts w:hint="eastAsia"/>
              </w:rPr>
            </w:pPr>
            <w:r>
              <w:t>什么活儿都能插一脚</w:t>
            </w:r>
          </w:p>
        </w:tc>
      </w:tr>
      <w:tr w14:paraId="1D7A7CD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99736B2">
            <w:pPr>
              <w:rPr>
                <w:rFonts w:hint="eastAsia"/>
              </w:rPr>
            </w:pPr>
            <w:r>
              <w:t>打个比方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1A392F">
            <w:pPr>
              <w:rPr>
                <w:rFonts w:hint="eastAsia"/>
              </w:rPr>
            </w:pPr>
            <w:r>
              <w:t>像一台只能做一种菜的专用机器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E1096EB">
            <w:pPr>
              <w:rPr>
                <w:rFonts w:hint="eastAsia"/>
              </w:rPr>
            </w:pPr>
            <w:r>
              <w:t>像一个什么菜都会做点的厨师</w:t>
            </w:r>
          </w:p>
        </w:tc>
      </w:tr>
    </w:tbl>
    <w:p w14:paraId="7F149BF8">
      <w:pPr>
        <w:rPr>
          <w:rFonts w:hint="eastAsia"/>
        </w:rPr>
      </w:pPr>
      <w:r>
        <w:pict>
          <v:rect id="_x0000_i1046" o:spt="1" style="height:3pt;width:0pt;" fillcolor="#A0A0A0" filled="t" stroked="f" coordsize="21600,21600" o:hr="t" o:hrstd="t" o:hralign="center">
            <v:path/>
            <v:fill on="t" focussize="0,0"/>
            <v:stroke on="f"/>
            <v:imagedata o:title=""/>
            <o:lock v:ext="edit"/>
            <w10:wrap type="none"/>
            <w10:anchorlock/>
          </v:rect>
        </w:pict>
      </w:r>
    </w:p>
    <w:p w14:paraId="54B0850F">
      <w:pPr>
        <w:rPr>
          <w:rFonts w:hint="eastAsia"/>
          <w:b/>
          <w:bCs/>
        </w:rPr>
      </w:pPr>
      <w:r>
        <w:rPr>
          <w:rFonts w:hint="eastAsia"/>
          <w:b/>
          <w:bCs/>
        </w:rPr>
        <w:t>三、它能做什么、不能做什么</w:t>
      </w:r>
    </w:p>
    <w:p w14:paraId="12ED75FB">
      <w:pPr>
        <w:rPr>
          <w:rFonts w:hint="eastAsia"/>
        </w:rPr>
      </w:pPr>
      <w:r>
        <w:rPr>
          <w:rFonts w:hint="eastAsia"/>
        </w:rPr>
        <w:t>AI大模型的能力确实令人惊叹，但在开始使用之前，必须把一件事情搞清楚：</w:t>
      </w:r>
      <w:r>
        <w:rPr>
          <w:rFonts w:hint="eastAsia"/>
          <w:b/>
          <w:bCs/>
        </w:rPr>
        <w:t>它不是万能的</w:t>
      </w:r>
      <w:r>
        <w:rPr>
          <w:rFonts w:hint="eastAsia"/>
        </w:rPr>
        <w:t>。</w:t>
      </w:r>
    </w:p>
    <w:p w14:paraId="3AD3D661">
      <w:pPr>
        <w:rPr>
          <w:rFonts w:hint="eastAsia"/>
        </w:rPr>
      </w:pPr>
      <w:r>
        <w:rPr>
          <w:rFonts w:hint="eastAsia"/>
        </w:rPr>
        <w:t>先说能做的——AI大模型几乎可以处理一切跟"文字"有关的工作：写东西、改东西、总结东西、翻译东西、分析东西。在商贸工作中，绝大多数需要"动笔"的任务，它都能帮上忙。</w:t>
      </w:r>
    </w:p>
    <w:p w14:paraId="6BD429EB">
      <w:pPr>
        <w:rPr>
          <w:rFonts w:hint="eastAsia"/>
        </w:rPr>
      </w:pPr>
      <w:r>
        <w:rPr>
          <w:rFonts w:hint="eastAsia"/>
        </w:rPr>
        <w:t>再说不能做的——这一点更重要，因为很多人吃亏就吃在"太相信AI"上。</w:t>
      </w:r>
    </w:p>
    <w:p w14:paraId="4558FEAD">
      <w:pPr>
        <w:rPr>
          <w:rFonts w:hint="eastAsia"/>
        </w:rPr>
      </w:pPr>
      <w:r>
        <w:rPr>
          <w:rFonts w:hint="eastAsia"/>
        </w:rPr>
        <w:t>AI大模型能做和不能做的事情对比见表1-4。</w:t>
      </w:r>
    </w:p>
    <w:p w14:paraId="592854C2">
      <w:pPr>
        <w:jc w:val="center"/>
        <w:rPr>
          <w:rFonts w:hint="eastAsia"/>
        </w:rPr>
      </w:pPr>
      <w:r>
        <w:t>表1-4 AI大模型能做和不能做的事情</w:t>
      </w:r>
    </w:p>
    <w:tbl>
      <w:tblPr>
        <w:tblStyle w:val="17"/>
        <w:tblW w:w="7372" w:type="dxa"/>
        <w:tblInd w:w="0" w:type="dxa"/>
        <w:tblLayout w:type="autofit"/>
        <w:tblCellMar>
          <w:top w:w="15" w:type="dxa"/>
          <w:left w:w="15" w:type="dxa"/>
          <w:bottom w:w="15" w:type="dxa"/>
          <w:right w:w="15" w:type="dxa"/>
        </w:tblCellMar>
      </w:tblPr>
      <w:tblGrid>
        <w:gridCol w:w="3891"/>
        <w:gridCol w:w="3481"/>
      </w:tblGrid>
      <w:tr w14:paraId="1C75A193">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2F18AE">
            <w:pPr>
              <w:rPr>
                <w:rFonts w:hint="eastAsia"/>
                <w:b/>
                <w:bCs/>
              </w:rPr>
            </w:pPr>
            <w:r>
              <w:rPr>
                <w:b/>
                <w:bCs/>
              </w:rPr>
              <w:t xml:space="preserve">能做 </w:t>
            </w:r>
            <w:r>
              <w:rPr>
                <w:rFonts w:ascii="Segoe UI Emoji" w:hAnsi="Segoe UI Emoji" w:cs="Segoe UI Emoji"/>
                <w:b/>
                <w:bCs/>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D278EA">
            <w:pPr>
              <w:rPr>
                <w:rFonts w:hint="eastAsia"/>
                <w:b/>
                <w:bCs/>
              </w:rPr>
            </w:pPr>
            <w:r>
              <w:rPr>
                <w:b/>
                <w:bCs/>
              </w:rPr>
              <w:t xml:space="preserve">不能做 </w:t>
            </w:r>
            <w:r>
              <w:rPr>
                <w:rFonts w:ascii="Segoe UI Emoji" w:hAnsi="Segoe UI Emoji" w:cs="Segoe UI Emoji"/>
                <w:b/>
                <w:bCs/>
              </w:rPr>
              <w:t>❌</w:t>
            </w:r>
          </w:p>
        </w:tc>
      </w:tr>
      <w:tr w14:paraId="3E36C16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C4327B">
            <w:pPr>
              <w:rPr>
                <w:rFonts w:hint="eastAsia"/>
              </w:rPr>
            </w:pPr>
            <w:r>
              <w:t>帮你写邮件、通知、报告、方案、文案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D18DB8">
            <w:pPr>
              <w:rPr>
                <w:rFonts w:hint="eastAsia"/>
              </w:rPr>
            </w:pPr>
            <w:r>
              <w:t>保证写出来的每一句话都是真的</w:t>
            </w:r>
          </w:p>
        </w:tc>
      </w:tr>
      <w:tr w14:paraId="347E84E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5A68C78">
            <w:pPr>
              <w:rPr>
                <w:rFonts w:hint="eastAsia"/>
              </w:rPr>
            </w:pPr>
            <w:r>
              <w:t>回答各种知识性问题</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167C1B1">
            <w:pPr>
              <w:rPr>
                <w:rFonts w:hint="eastAsia"/>
              </w:rPr>
            </w:pPr>
            <w:r>
              <w:t>获取今天刚发生的最新消息</w:t>
            </w:r>
          </w:p>
        </w:tc>
      </w:tr>
      <w:tr w14:paraId="485CCC6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BE925F">
            <w:pPr>
              <w:rPr>
                <w:rFonts w:hint="eastAsia"/>
              </w:rPr>
            </w:pPr>
            <w:r>
              <w:t>帮你翻译多种语言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0246A3">
            <w:pPr>
              <w:rPr>
                <w:rFonts w:hint="eastAsia"/>
              </w:rPr>
            </w:pPr>
            <w:r>
              <w:t>做到100%准确的数学计算</w:t>
            </w:r>
          </w:p>
        </w:tc>
      </w:tr>
      <w:tr w14:paraId="14FB742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1B8369">
            <w:pPr>
              <w:rPr>
                <w:rFonts w:hint="eastAsia"/>
              </w:rPr>
            </w:pPr>
            <w:r>
              <w:t>帮你整理和分析数据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8D18C0">
            <w:pPr>
              <w:rPr>
                <w:rFonts w:hint="eastAsia"/>
              </w:rPr>
            </w:pPr>
            <w:r>
              <w:t>真正了解你们公司的具体情况</w:t>
            </w:r>
          </w:p>
        </w:tc>
      </w:tr>
      <w:tr w14:paraId="498C46C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DA33C42">
            <w:pPr>
              <w:rPr>
                <w:rFonts w:hint="eastAsia"/>
              </w:rPr>
            </w:pPr>
            <w:r>
              <w:t>帮你列提纲、搭框架、出思路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A4B65C6">
            <w:pPr>
              <w:rPr>
                <w:rFonts w:hint="eastAsia"/>
              </w:rPr>
            </w:pPr>
            <w:r>
              <w:t>替你拍板做最终决策</w:t>
            </w:r>
          </w:p>
        </w:tc>
      </w:tr>
      <w:tr w14:paraId="72DE40D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5851990">
            <w:pPr>
              <w:rPr>
                <w:rFonts w:hint="eastAsia"/>
              </w:rPr>
            </w:pPr>
            <w:r>
              <w:t>帮你学习新知识、解释专业概念</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E328326">
            <w:pPr>
              <w:rPr>
                <w:rFonts w:hint="eastAsia"/>
              </w:rPr>
            </w:pPr>
            <w:r>
              <w:t>替代你自身的专业积累和工作经验</w:t>
            </w:r>
          </w:p>
        </w:tc>
      </w:tr>
      <w:tr w14:paraId="7745C63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6A51A5">
            <w:pPr>
              <w:rPr>
                <w:rFonts w:hint="eastAsia"/>
              </w:rPr>
            </w:pPr>
            <w:r>
              <w:t>模拟不同角色跟你对话练习</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CB032E">
            <w:pPr>
              <w:rPr>
                <w:rFonts w:hint="eastAsia"/>
              </w:rPr>
            </w:pPr>
            <w:r>
              <w:t>对它说的话承担法律责任</w:t>
            </w:r>
          </w:p>
        </w:tc>
      </w:tr>
    </w:tbl>
    <w:p w14:paraId="4AD10E68">
      <w:pPr>
        <w:rPr>
          <w:rFonts w:hint="eastAsia"/>
        </w:rPr>
      </w:pPr>
      <w:r>
        <w:rPr>
          <w:rFonts w:hint="eastAsia"/>
        </w:rPr>
        <w:t>一句话总结：</w:t>
      </w:r>
      <w:r>
        <w:rPr>
          <w:rFonts w:hint="eastAsia"/>
          <w:b/>
          <w:bCs/>
        </w:rPr>
        <w:t>把AI当成一个知识面很广、打字速度极快、随叫随到，但是偶尔会"信口开河"的助手</w:t>
      </w:r>
      <w:r>
        <w:rPr>
          <w:rFonts w:hint="eastAsia"/>
        </w:rPr>
        <w:t>。它干活很快，但活儿干得对不对，得你自己把关。</w:t>
      </w:r>
    </w:p>
    <w:p w14:paraId="51228612">
      <w:pPr>
        <w:rPr>
          <w:rFonts w:hint="eastAsia"/>
        </w:rPr>
      </w:pPr>
      <w:r>
        <w:pict>
          <v:rect id="_x0000_i1047" o:spt="1" style="height:3pt;width:0pt;" fillcolor="#A0A0A0" filled="t" stroked="f" coordsize="21600,21600" o:hr="t" o:hrstd="t" o:hralign="center">
            <v:path/>
            <v:fill on="t" focussize="0,0"/>
            <v:stroke on="f"/>
            <v:imagedata o:title=""/>
            <o:lock v:ext="edit"/>
            <w10:wrap type="none"/>
            <w10:anchorlock/>
          </v:rect>
        </w:pict>
      </w:r>
    </w:p>
    <w:p w14:paraId="347E35A9">
      <w:pPr>
        <w:rPr>
          <w:rFonts w:hint="eastAsia"/>
        </w:rPr>
      </w:pPr>
      <w:r>
        <w:rPr>
          <w:rFonts w:hint="eastAsia"/>
          <w:b/>
          <w:bCs/>
        </w:rPr>
        <w:t>【翻车现场】AI编造法规条款</w:t>
      </w:r>
    </w:p>
    <w:p w14:paraId="68DD550E">
      <w:pPr>
        <w:rPr>
          <w:rFonts w:hint="eastAsia"/>
        </w:rPr>
      </w:pPr>
      <w:r>
        <w:rPr>
          <w:rFonts w:hint="eastAsia"/>
        </w:rPr>
        <w:t>某高校一名会计专业的学生在做作业时，让AI帮忙查询《企业会计准则》中关于固定资产折旧的具体规定。AI的回答看起来特别专业——"根据《企业会计准则第4号——固定资产》第十七条第三款规定……"，引用格式规规矩矩，内容读起来也说得通。学生没多想，直接把这段话抄进了作业。</w:t>
      </w:r>
    </w:p>
    <w:p w14:paraId="0E14F0ED">
      <w:pPr>
        <w:rPr>
          <w:rFonts w:hint="eastAsia"/>
        </w:rPr>
      </w:pPr>
      <w:r>
        <w:rPr>
          <w:rFonts w:hint="eastAsia"/>
        </w:rPr>
        <w:t>结果呢？老师一查原文——第十七条根本没有第三款。这个"条款"是AI自己编出来的，编得还有鼻子有眼。</w:t>
      </w:r>
    </w:p>
    <w:p w14:paraId="546B6AB8">
      <w:pPr>
        <w:rPr>
          <w:rFonts w:hint="eastAsia"/>
        </w:rPr>
      </w:pPr>
      <w:r>
        <w:rPr>
          <w:rFonts w:hint="eastAsia"/>
        </w:rPr>
        <w:t>这就是AI业内非常出名的一个问题，叫**"幻觉"（Hallucination）**——AI有时候会特别自信地说出一些根本不存在的东西，而且语气越自信，看起来越像真的。</w:t>
      </w:r>
    </w:p>
    <w:p w14:paraId="37E9FEA5">
      <w:pPr>
        <w:rPr>
          <w:rFonts w:hint="eastAsia"/>
        </w:rPr>
      </w:pPr>
      <w:r>
        <w:rPr>
          <w:rFonts w:hint="eastAsia"/>
        </w:rPr>
        <w:t>所以请记住一条铁律：</w:t>
      </w:r>
      <w:r>
        <w:rPr>
          <w:rFonts w:hint="eastAsia"/>
          <w:b/>
          <w:bCs/>
        </w:rPr>
        <w:t>AI给你的任何涉及政策法规、具体数字、专业条款的回答，用之前一定要自己查原文核实。在这件事上，不能偷懒。</w:t>
      </w:r>
    </w:p>
    <w:p w14:paraId="26DAC5B4">
      <w:pPr>
        <w:rPr>
          <w:rFonts w:hint="eastAsia"/>
        </w:rPr>
      </w:pPr>
      <w:r>
        <w:pict>
          <v:rect id="_x0000_i1048" o:spt="1" style="height:3pt;width:0pt;" fillcolor="#A0A0A0" filled="t" stroked="f" coordsize="21600,21600" o:hr="t" o:hrstd="t" o:hralign="center">
            <v:path/>
            <v:fill on="t" focussize="0,0"/>
            <v:stroke on="f"/>
            <v:imagedata o:title=""/>
            <o:lock v:ext="edit"/>
            <w10:wrap type="none"/>
            <w10:anchorlock/>
          </v:rect>
        </w:pict>
      </w:r>
    </w:p>
    <w:p w14:paraId="31DF41FD">
      <w:pPr>
        <w:rPr>
          <w:rFonts w:hint="eastAsia"/>
          <w:b/>
          <w:bCs/>
        </w:rPr>
      </w:pPr>
      <w:r>
        <w:rPr>
          <w:rFonts w:hint="eastAsia"/>
          <w:b/>
          <w:bCs/>
        </w:rPr>
        <w:t>四、关于AI大模型的几个常见误解</w:t>
      </w:r>
    </w:p>
    <w:p w14:paraId="5CF35835">
      <w:pPr>
        <w:rPr>
          <w:rFonts w:hint="eastAsia"/>
        </w:rPr>
      </w:pPr>
      <w:r>
        <w:rPr>
          <w:rFonts w:hint="eastAsia"/>
        </w:rPr>
        <w:t>因为AI大模型是个新事物，误解满天飞也正常。这里澄清几个最常见的，见表1-5。</w:t>
      </w:r>
    </w:p>
    <w:p w14:paraId="744BB4AA">
      <w:pPr>
        <w:jc w:val="center"/>
        <w:rPr>
          <w:rFonts w:hint="eastAsia"/>
        </w:rPr>
      </w:pPr>
      <w:r>
        <w:t>表1-5 关于AI大模型的常见误解与事实</w:t>
      </w:r>
    </w:p>
    <w:tbl>
      <w:tblPr>
        <w:tblStyle w:val="17"/>
        <w:tblW w:w="7372" w:type="dxa"/>
        <w:tblInd w:w="0" w:type="dxa"/>
        <w:tblLayout w:type="autofit"/>
        <w:tblCellMar>
          <w:top w:w="15" w:type="dxa"/>
          <w:left w:w="15" w:type="dxa"/>
          <w:bottom w:w="15" w:type="dxa"/>
          <w:right w:w="15" w:type="dxa"/>
        </w:tblCellMar>
      </w:tblPr>
      <w:tblGrid>
        <w:gridCol w:w="1362"/>
        <w:gridCol w:w="6010"/>
      </w:tblGrid>
      <w:tr w14:paraId="10C86850">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8BC629">
            <w:pPr>
              <w:rPr>
                <w:rFonts w:hint="eastAsia"/>
                <w:b/>
                <w:bCs/>
              </w:rPr>
            </w:pPr>
            <w:r>
              <w:rPr>
                <w:b/>
                <w:bCs/>
              </w:rPr>
              <w:t>误解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3E1C16">
            <w:pPr>
              <w:rPr>
                <w:rFonts w:hint="eastAsia"/>
                <w:b/>
                <w:bCs/>
              </w:rPr>
            </w:pPr>
            <w:r>
              <w:rPr>
                <w:b/>
                <w:bCs/>
              </w:rPr>
              <w:t>事实</w:t>
            </w:r>
          </w:p>
        </w:tc>
      </w:tr>
      <w:tr w14:paraId="760239A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568340">
            <w:pPr>
              <w:rPr>
                <w:rFonts w:hint="eastAsia"/>
              </w:rPr>
            </w:pPr>
            <w:r>
              <w:t>"AI会抢走我的饭碗"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F6254F">
            <w:pPr>
              <w:rPr>
                <w:rFonts w:hint="eastAsia"/>
              </w:rPr>
            </w:pPr>
            <w:r>
              <w:t>与其说AI抢走工作，不如说</w:t>
            </w:r>
            <w:r>
              <w:rPr>
                <w:b/>
                <w:bCs/>
              </w:rPr>
              <w:t>会用AI的人会抢走不会用AI的人的工作</w:t>
            </w:r>
            <w:r>
              <w:t>。AI改变的是工作方式，不是消灭工作本身。就像ATM机出现后银行柜员没有消失，而是转型做了更有价值的客户服务和理财咨询。</w:t>
            </w:r>
          </w:p>
        </w:tc>
      </w:tr>
      <w:tr w14:paraId="1126949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E6B1329">
            <w:pPr>
              <w:rPr>
                <w:rFonts w:hint="eastAsia"/>
              </w:rPr>
            </w:pPr>
            <w:r>
              <w:t>"AI什么都知道"</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CCAF504">
            <w:pPr>
              <w:rPr>
                <w:rFonts w:hint="eastAsia"/>
              </w:rPr>
            </w:pPr>
            <w:r>
              <w:t>AI的知识来自训练数据，有截止日期。不联网的时候，它不知道昨天发生了什么。在一些冷门或高度专业的领域，它的知识储备也可能不够用。</w:t>
            </w:r>
          </w:p>
        </w:tc>
      </w:tr>
      <w:tr w14:paraId="7EA0F43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1F1B55">
            <w:pPr>
              <w:rPr>
                <w:rFonts w:hint="eastAsia"/>
              </w:rPr>
            </w:pPr>
            <w:r>
              <w:t>"AI说的肯定没错"</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684161">
            <w:pPr>
              <w:rPr>
                <w:rFonts w:hint="eastAsia"/>
              </w:rPr>
            </w:pPr>
            <w:r>
              <w:t>前面讲的"幻觉"问题就是最好的反例。AI经常出错，尤其是涉及精确数字和具体事实的时候。</w:t>
            </w:r>
          </w:p>
        </w:tc>
      </w:tr>
      <w:tr w14:paraId="0EC45C0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C6A55E">
            <w:pPr>
              <w:rPr>
                <w:rFonts w:hint="eastAsia"/>
              </w:rPr>
            </w:pPr>
            <w:r>
              <w:t>"用AI就是偷懒、就是作弊"</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2C305DB">
            <w:pPr>
              <w:rPr>
                <w:rFonts w:hint="eastAsia"/>
              </w:rPr>
            </w:pPr>
            <w:r>
              <w:t>AI是一种效率工具，跟计算器、搜索引擎本质上没区别。用计算器算账不叫作弊，用AI帮忙起草文稿也不叫作弊。但如果用AI代替自己的学习和思考、把AI生成的内容冒充自己的原创——那确实不妥。关键在于</w:t>
            </w:r>
            <w:r>
              <w:rPr>
                <w:b/>
                <w:bCs/>
              </w:rPr>
              <w:t>怎么用</w:t>
            </w:r>
            <w:r>
              <w:t>，而不是</w:t>
            </w:r>
            <w:r>
              <w:rPr>
                <w:b/>
                <w:bCs/>
              </w:rPr>
              <w:t>用不用</w:t>
            </w:r>
            <w:r>
              <w:t>。</w:t>
            </w:r>
          </w:p>
        </w:tc>
      </w:tr>
      <w:tr w14:paraId="63F07A4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0B5E9A">
            <w:pPr>
              <w:rPr>
                <w:rFonts w:hint="eastAsia"/>
              </w:rPr>
            </w:pPr>
            <w:r>
              <w:t>"AI太高端了，我肯定学不会"</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538ED32">
            <w:pPr>
              <w:rPr>
                <w:rFonts w:hint="eastAsia"/>
              </w:rPr>
            </w:pPr>
            <w:r>
              <w:t>使用AI大模型跟微信聊天一样简单——在对话框里打字，按回车，它就给你回答。整个过程不需要写代码，不需要懂技术，任何人都能上手。本书后面所有操作都是"打字聊天"级别的，不用担心。</w:t>
            </w:r>
          </w:p>
        </w:tc>
      </w:tr>
    </w:tbl>
    <w:p w14:paraId="1B907500">
      <w:pPr>
        <w:rPr>
          <w:rFonts w:hint="eastAsia"/>
        </w:rPr>
      </w:pPr>
      <w:r>
        <w:rPr>
          <w:rFonts w:hint="eastAsia"/>
          <w:b/>
          <w:bCs/>
        </w:rPr>
        <w:t>【想一想】</w:t>
      </w:r>
    </w:p>
    <w:p w14:paraId="0FE54E1B">
      <w:pPr>
        <w:rPr>
          <w:rFonts w:hint="eastAsia"/>
        </w:rPr>
      </w:pPr>
      <w:r>
        <w:rPr>
          <w:rFonts w:hint="eastAsia"/>
        </w:rPr>
        <w:t>表1-5里的五个误解，你在学这门课之前是不是也有过其中某几个？跟同桌交流一下，看看哪个误解最普遍。</w:t>
      </w:r>
    </w:p>
    <w:p w14:paraId="6AF211C3">
      <w:pPr>
        <w:rPr>
          <w:rFonts w:hint="eastAsia"/>
        </w:rPr>
      </w:pPr>
      <w:r>
        <w:pict>
          <v:rect id="_x0000_i1049" o:spt="1" style="height:3pt;width:0pt;" fillcolor="#A0A0A0" filled="t" stroked="f" coordsize="21600,21600" o:hr="t" o:hrstd="t" o:hralign="center">
            <v:path/>
            <v:fill on="t" focussize="0,0"/>
            <v:stroke on="f"/>
            <v:imagedata o:title=""/>
            <o:lock v:ext="edit"/>
            <w10:wrap type="none"/>
            <w10:anchorlock/>
          </v:rect>
        </w:pict>
      </w:r>
    </w:p>
    <w:p w14:paraId="63A04945">
      <w:pPr>
        <w:rPr>
          <w:rFonts w:hint="eastAsia"/>
        </w:rPr>
      </w:pPr>
      <w:r>
        <w:rPr>
          <w:rFonts w:hint="eastAsia"/>
          <w:b/>
          <w:bCs/>
        </w:rPr>
        <w:t>【拓展视野】中国AI大模型的崛起</w:t>
      </w:r>
    </w:p>
    <w:p w14:paraId="1727B768">
      <w:pPr>
        <w:rPr>
          <w:rFonts w:hint="eastAsia"/>
        </w:rPr>
      </w:pPr>
      <w:r>
        <w:rPr>
          <w:rFonts w:hint="eastAsia"/>
        </w:rPr>
        <w:t>2022年11月，美国OpenAI公司发布了ChatGPT，在全球引发轰动。很多人担心：中国在这个领域会不会被甩开差距？</w:t>
      </w:r>
    </w:p>
    <w:p w14:paraId="69B3D45D">
      <w:pPr>
        <w:rPr>
          <w:rFonts w:hint="eastAsia"/>
        </w:rPr>
      </w:pPr>
      <w:r>
        <w:rPr>
          <w:rFonts w:hint="eastAsia"/>
        </w:rPr>
        <w:t>事实证明，这种担心是多余的。不到一年时间，中国科技企业和研究机构就拿出了自己的答卷——百度的文心一言、阿里巴巴的通义千问、科大讯飞的讯飞星火、月之暗面的Kimi、字节跳动的豆包接连发布。</w:t>
      </w:r>
    </w:p>
    <w:p w14:paraId="32E6EDD8">
      <w:pPr>
        <w:rPr>
          <w:rFonts w:hint="eastAsia"/>
        </w:rPr>
      </w:pPr>
      <w:r>
        <w:rPr>
          <w:rFonts w:hint="eastAsia"/>
        </w:rPr>
        <w:t>更令全球瞩目的是2025年初，一家叫"深度求索"的中国公司发布了DeepSeek-R1模型。这个模型用远低于美国同行的训练成本，达到了世界顶尖的推理能力水平，被国际媒体称为"来自中国的AI震撼"（The Chinese AI Shock）。</w:t>
      </w:r>
    </w:p>
    <w:p w14:paraId="603F4D2F">
      <w:pPr>
        <w:rPr>
          <w:rFonts w:hint="eastAsia"/>
        </w:rPr>
      </w:pPr>
      <w:r>
        <w:rPr>
          <w:rFonts w:hint="eastAsia"/>
        </w:rPr>
        <w:t>从"跟着别人跑"到"跟别人并排跑"，再到在某些方向上"跑到前面去"——中国AI大模型的发展速度超出了大多数人的预期。今天能够免费用上这么多好用的国产AI工具，背后是大量科研工作者日夜攻关的结果。</w:t>
      </w:r>
    </w:p>
    <w:p w14:paraId="7780FC7B">
      <w:pPr>
        <w:rPr>
          <w:rFonts w:hint="eastAsia"/>
        </w:rPr>
      </w:pPr>
      <w:r>
        <w:pict>
          <v:rect id="_x0000_i1050" o:spt="1" style="height:3pt;width:0pt;" fillcolor="#A0A0A0" filled="t" stroked="f" coordsize="21600,21600" o:hr="t" o:hrstd="t" o:hralign="center">
            <v:path/>
            <v:fill on="t" focussize="0,0"/>
            <v:stroke on="f"/>
            <v:imagedata o:title=""/>
            <o:lock v:ext="edit"/>
            <w10:wrap type="none"/>
            <w10:anchorlock/>
          </v:rect>
        </w:pict>
      </w:r>
    </w:p>
    <w:p w14:paraId="2A62F6EB">
      <w:pPr>
        <w:rPr>
          <w:rFonts w:hint="eastAsia"/>
        </w:rPr>
      </w:pPr>
      <w:r>
        <w:rPr>
          <w:rFonts w:hint="eastAsia"/>
          <w:b/>
          <w:bCs/>
        </w:rPr>
        <w:t>【任务小结与自测】</w:t>
      </w:r>
    </w:p>
    <w:p w14:paraId="31A74F24">
      <w:pPr>
        <w:rPr>
          <w:rFonts w:hint="eastAsia"/>
        </w:rPr>
      </w:pPr>
      <w:r>
        <w:rPr>
          <w:rFonts w:hint="eastAsia"/>
        </w:rPr>
        <w:t>完成任务一后，检查一下自己是否掌握了以下内容：</w:t>
      </w:r>
    </w:p>
    <w:p w14:paraId="7A93F3A3">
      <w:pPr>
        <w:numPr>
          <w:ilvl w:val="0"/>
          <w:numId w:val="49"/>
        </w:numPr>
        <w:rPr>
          <w:rFonts w:hint="eastAsia"/>
        </w:rPr>
      </w:pPr>
      <w:r>
        <w:rPr>
          <w:rFonts w:hint="eastAsia"/>
        </w:rPr>
        <w:t>能用自己的话向别人解释"AI大模型是什么"</w:t>
      </w:r>
    </w:p>
    <w:p w14:paraId="18F6B312">
      <w:pPr>
        <w:numPr>
          <w:ilvl w:val="0"/>
          <w:numId w:val="49"/>
        </w:numPr>
        <w:rPr>
          <w:rFonts w:hint="eastAsia"/>
        </w:rPr>
      </w:pPr>
      <w:r>
        <w:rPr>
          <w:rFonts w:hint="eastAsia"/>
        </w:rPr>
        <w:t>知道AI大模型擅长做什么、不能做什么</w:t>
      </w:r>
    </w:p>
    <w:p w14:paraId="4B4080F2">
      <w:pPr>
        <w:numPr>
          <w:ilvl w:val="0"/>
          <w:numId w:val="49"/>
        </w:numPr>
        <w:rPr>
          <w:rFonts w:hint="eastAsia"/>
        </w:rPr>
      </w:pPr>
      <w:r>
        <w:rPr>
          <w:rFonts w:hint="eastAsia"/>
        </w:rPr>
        <w:t>知道什么是"AI幻觉"，以及为什么不能盲信AI的回答</w:t>
      </w:r>
    </w:p>
    <w:p w14:paraId="049FA1BA">
      <w:pPr>
        <w:numPr>
          <w:ilvl w:val="0"/>
          <w:numId w:val="49"/>
        </w:numPr>
        <w:rPr>
          <w:rFonts w:hint="eastAsia"/>
        </w:rPr>
      </w:pPr>
      <w:r>
        <w:rPr>
          <w:rFonts w:hint="eastAsia"/>
        </w:rPr>
        <w:t>能说出传统AI和生成式AI的至少两个区别</w:t>
      </w:r>
    </w:p>
    <w:p w14:paraId="7B0C1FED">
      <w:pPr>
        <w:rPr>
          <w:rFonts w:hint="eastAsia"/>
        </w:rPr>
      </w:pPr>
      <w:r>
        <w:pict>
          <v:rect id="_x0000_i1051" o:spt="1" style="height:3pt;width:0pt;" fillcolor="#A0A0A0" filled="t" stroked="f" coordsize="21600,21600" o:hr="t" o:hrstd="t" o:hralign="center">
            <v:path/>
            <v:fill on="t" focussize="0,0"/>
            <v:stroke on="f"/>
            <v:imagedata o:title=""/>
            <o:lock v:ext="edit"/>
            <w10:wrap type="none"/>
            <w10:anchorlock/>
          </v:rect>
        </w:pict>
      </w:r>
    </w:p>
    <w:p w14:paraId="1B31D29E">
      <w:pPr>
        <w:rPr>
          <w:rFonts w:hint="eastAsia"/>
          <w:b/>
          <w:bCs/>
        </w:rPr>
      </w:pPr>
      <w:r>
        <w:rPr>
          <w:rFonts w:hint="eastAsia"/>
          <w:b/>
          <w:bCs/>
        </w:rPr>
        <w:t>任务二 理解商贸从业者学AI的必要性</w:t>
      </w:r>
    </w:p>
    <w:p w14:paraId="6169B344">
      <w:pPr>
        <w:rPr>
          <w:rFonts w:hint="eastAsia"/>
        </w:rPr>
      </w:pPr>
      <w:r>
        <w:rPr>
          <w:rFonts w:hint="eastAsia"/>
          <w:b/>
          <w:bCs/>
        </w:rPr>
        <w:t>【任务描述】</w:t>
      </w:r>
      <w:r>
        <w:rPr>
          <w:rFonts w:hint="eastAsia"/>
        </w:rPr>
        <w:t> 不少同学可能还在想："我又不搞技术，学这个干嘛？"这个任务就来回答这个问题——而且不是讲大道理，而是摆事实、看数据。</w:t>
      </w:r>
    </w:p>
    <w:p w14:paraId="2F0F1690">
      <w:pPr>
        <w:rPr>
          <w:rFonts w:hint="eastAsia"/>
        </w:rPr>
      </w:pPr>
      <w:r>
        <w:pict>
          <v:rect id="_x0000_i1052" o:spt="1" style="height:3pt;width:0pt;" fillcolor="#A0A0A0" filled="t" stroked="f" coordsize="21600,21600" o:hr="t" o:hrstd="t" o:hralign="center">
            <v:path/>
            <v:fill on="t" focussize="0,0"/>
            <v:stroke on="f"/>
            <v:imagedata o:title=""/>
            <o:lock v:ext="edit"/>
            <w10:wrap type="none"/>
            <w10:anchorlock/>
          </v:rect>
        </w:pict>
      </w:r>
    </w:p>
    <w:p w14:paraId="70E16A80">
      <w:pPr>
        <w:rPr>
          <w:rFonts w:hint="eastAsia"/>
          <w:b/>
          <w:bCs/>
        </w:rPr>
      </w:pPr>
      <w:r>
        <w:rPr>
          <w:rFonts w:hint="eastAsia"/>
          <w:b/>
          <w:bCs/>
        </w:rPr>
        <w:t>一、AI正在改变哪些商贸工作方式</w:t>
      </w:r>
    </w:p>
    <w:p w14:paraId="12BFA8B0">
      <w:pPr>
        <w:rPr>
          <w:rFonts w:hint="eastAsia"/>
        </w:rPr>
      </w:pPr>
      <w:r>
        <w:rPr>
          <w:rFonts w:hint="eastAsia"/>
        </w:rPr>
        <w:t>先回答一个最直接的问题：</w:t>
      </w:r>
      <w:r>
        <w:rPr>
          <w:rFonts w:hint="eastAsia"/>
          <w:b/>
          <w:bCs/>
        </w:rPr>
        <w:t>学财经商贸的，毕业以后干的那些活儿，跟AI到底有什么关系？</w:t>
      </w:r>
    </w:p>
    <w:p w14:paraId="5DB728E6">
      <w:pPr>
        <w:rPr>
          <w:rFonts w:hint="eastAsia"/>
        </w:rPr>
      </w:pPr>
      <w:r>
        <w:rPr>
          <w:rFonts w:hint="eastAsia"/>
        </w:rPr>
        <w:t>关系大了。来看表1-6——这里列出了几个典型的商贸岗位，对比一下"以前怎么干"和"现在可以怎么干"。</w:t>
      </w:r>
    </w:p>
    <w:p w14:paraId="16795A16">
      <w:pPr>
        <w:jc w:val="center"/>
        <w:rPr>
          <w:rFonts w:hint="eastAsia"/>
        </w:rPr>
      </w:pPr>
      <w:r>
        <w:t>表1-6 AI工具对商贸岗位工作方式的改变</w:t>
      </w:r>
    </w:p>
    <w:tbl>
      <w:tblPr>
        <w:tblStyle w:val="17"/>
        <w:tblW w:w="7372" w:type="dxa"/>
        <w:tblInd w:w="0" w:type="dxa"/>
        <w:tblLayout w:type="autofit"/>
        <w:tblCellMar>
          <w:top w:w="15" w:type="dxa"/>
          <w:left w:w="15" w:type="dxa"/>
          <w:bottom w:w="15" w:type="dxa"/>
          <w:right w:w="15" w:type="dxa"/>
        </w:tblCellMar>
      </w:tblPr>
      <w:tblGrid>
        <w:gridCol w:w="954"/>
        <w:gridCol w:w="3012"/>
        <w:gridCol w:w="3406"/>
      </w:tblGrid>
      <w:tr w14:paraId="0A30C4A9">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A8EBE6">
            <w:pPr>
              <w:rPr>
                <w:rFonts w:hint="eastAsia"/>
                <w:b/>
                <w:bCs/>
              </w:rPr>
            </w:pPr>
            <w:r>
              <w:rPr>
                <w:b/>
                <w:bCs/>
              </w:rPr>
              <w:t>岗位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96EC96C">
            <w:pPr>
              <w:rPr>
                <w:rFonts w:hint="eastAsia"/>
                <w:b/>
                <w:bCs/>
              </w:rPr>
            </w:pPr>
            <w:r>
              <w:rPr>
                <w:b/>
                <w:bCs/>
              </w:rPr>
              <w:t>以前怎么干</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31F92C">
            <w:pPr>
              <w:rPr>
                <w:rFonts w:hint="eastAsia"/>
                <w:b/>
                <w:bCs/>
              </w:rPr>
            </w:pPr>
            <w:r>
              <w:rPr>
                <w:b/>
                <w:bCs/>
              </w:rPr>
              <w:t>用AI之后怎么干</w:t>
            </w:r>
          </w:p>
        </w:tc>
      </w:tr>
      <w:tr w14:paraId="5C8005B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BF5394D">
            <w:pPr>
              <w:rPr>
                <w:rFonts w:hint="eastAsia"/>
              </w:rPr>
            </w:pPr>
            <w:r>
              <w:t>会计/财务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A3F166">
            <w:pPr>
              <w:rPr>
                <w:rFonts w:hint="eastAsia"/>
              </w:rPr>
            </w:pPr>
            <w:r>
              <w:t>自己翻文件查政策，自己憋分析报告</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170B944">
            <w:pPr>
              <w:rPr>
                <w:rFonts w:hint="eastAsia"/>
              </w:rPr>
            </w:pPr>
            <w:r>
              <w:t>让AI帮忙梳理政策要点、起草分析报告框架、解释报表数据</w:t>
            </w:r>
          </w:p>
        </w:tc>
      </w:tr>
      <w:tr w14:paraId="6884EC9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6676D02">
            <w:pPr>
              <w:rPr>
                <w:rFonts w:hint="eastAsia"/>
              </w:rPr>
            </w:pPr>
            <w:r>
              <w:t>市场营销</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8CDC7E2">
            <w:pPr>
              <w:rPr>
                <w:rFonts w:hint="eastAsia"/>
              </w:rPr>
            </w:pPr>
            <w:r>
              <w:t>自己想文案、自己找灵感、自己写策划方案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97A00FE">
            <w:pPr>
              <w:rPr>
                <w:rFonts w:hint="eastAsia"/>
              </w:rPr>
            </w:pPr>
            <w:r>
              <w:t>让AI一次生成多版文案供挑选、快速搭建策划方案框架</w:t>
            </w:r>
          </w:p>
        </w:tc>
      </w:tr>
      <w:tr w14:paraId="53E4DEA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7507F0">
            <w:pPr>
              <w:rPr>
                <w:rFonts w:hint="eastAsia"/>
              </w:rPr>
            </w:pPr>
            <w:r>
              <w:t>电商运营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ABE6D08">
            <w:pPr>
              <w:rPr>
                <w:rFonts w:hint="eastAsia"/>
              </w:rPr>
            </w:pPr>
            <w:r>
              <w:t>手动写每个商品的标题和详情页、逐条回复客户评价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69CCDB">
            <w:pPr>
              <w:rPr>
                <w:rFonts w:hint="eastAsia"/>
              </w:rPr>
            </w:pPr>
            <w:r>
              <w:t>让AI批量优化标题、生成详情文案、归纳评价中的共性问题</w:t>
            </w:r>
          </w:p>
        </w:tc>
      </w:tr>
      <w:tr w14:paraId="64263F9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E3D7DB7">
            <w:pPr>
              <w:rPr>
                <w:rFonts w:hint="eastAsia"/>
              </w:rPr>
            </w:pPr>
            <w:r>
              <w:t>客户服务</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80C83EF">
            <w:pPr>
              <w:rPr>
                <w:rFonts w:hint="eastAsia"/>
              </w:rPr>
            </w:pPr>
            <w:r>
              <w:t>每个问题都纯靠人工回答</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32E5957">
            <w:pPr>
              <w:rPr>
                <w:rFonts w:hint="eastAsia"/>
              </w:rPr>
            </w:pPr>
            <w:r>
              <w:t>让AI起草标准回复话术、编写FAQ手册、准备投诉应对方案</w:t>
            </w:r>
          </w:p>
        </w:tc>
      </w:tr>
      <w:tr w14:paraId="312E2DE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6152CD">
            <w:pPr>
              <w:rPr>
                <w:rFonts w:hint="eastAsia"/>
              </w:rPr>
            </w:pPr>
            <w:r>
              <w:t>行政管理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2B253FE">
            <w:pPr>
              <w:rPr>
                <w:rFonts w:hint="eastAsia"/>
              </w:rPr>
            </w:pPr>
            <w:r>
              <w:t>手写各种通知公告、人工整理会议纪要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E4D2917">
            <w:pPr>
              <w:rPr>
                <w:rFonts w:hint="eastAsia"/>
              </w:rPr>
            </w:pPr>
            <w:r>
              <w:t>让AI起草通知、语音转文字后自动整理会议要点</w:t>
            </w:r>
          </w:p>
        </w:tc>
      </w:tr>
      <w:tr w14:paraId="2870924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3A3A286">
            <w:pPr>
              <w:rPr>
                <w:rFonts w:hint="eastAsia"/>
              </w:rPr>
            </w:pPr>
            <w:r>
              <w:t>邮政网点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79EE3F1">
            <w:pPr>
              <w:rPr>
                <w:rFonts w:hint="eastAsia"/>
              </w:rPr>
            </w:pPr>
            <w:r>
              <w:t>手写宣传材料、手动整理业务数据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59B78A8">
            <w:pPr>
              <w:rPr>
                <w:rFonts w:hint="eastAsia"/>
              </w:rPr>
            </w:pPr>
            <w:r>
              <w:t>让AI写推广文案、帮忙分析投递量变化趋势</w:t>
            </w:r>
          </w:p>
        </w:tc>
      </w:tr>
    </w:tbl>
    <w:p w14:paraId="01A8B86A">
      <w:pPr>
        <w:rPr>
          <w:rFonts w:hint="eastAsia"/>
        </w:rPr>
      </w:pPr>
      <w:r>
        <w:rPr>
          <w:rFonts w:hint="eastAsia"/>
        </w:rPr>
        <w:t>看完这张表就明白了：</w:t>
      </w:r>
      <w:r>
        <w:rPr>
          <w:rFonts w:hint="eastAsia"/>
          <w:b/>
          <w:bCs/>
        </w:rPr>
        <w:t>AI工具不是只对某一个专业有用——它跟Office软件一样，是所有商贸岗位都需要的通用工具。</w:t>
      </w:r>
    </w:p>
    <w:p w14:paraId="40B76F55">
      <w:pPr>
        <w:rPr>
          <w:rFonts w:hint="eastAsia"/>
        </w:rPr>
      </w:pPr>
      <w:r>
        <w:rPr>
          <w:rFonts w:hint="eastAsia"/>
        </w:rPr>
        <w:t>以前找工作，简历上写"熟练使用Office办公软件"是标配。可以预见，用不了几年，"熟练使用AI工具"也会变成招聘启事里的标配要求。</w:t>
      </w:r>
    </w:p>
    <w:p w14:paraId="5836EBE4">
      <w:pPr>
        <w:rPr>
          <w:rFonts w:hint="eastAsia"/>
        </w:rPr>
      </w:pPr>
      <w:r>
        <w:pict>
          <v:rect id="_x0000_i1053" o:spt="1" style="height:3pt;width:0pt;" fillcolor="#A0A0A0" filled="t" stroked="f" coordsize="21600,21600" o:hr="t" o:hrstd="t" o:hralign="center">
            <v:path/>
            <v:fill on="t" focussize="0,0"/>
            <v:stroke on="f"/>
            <v:imagedata o:title=""/>
            <o:lock v:ext="edit"/>
            <w10:wrap type="none"/>
            <w10:anchorlock/>
          </v:rect>
        </w:pict>
      </w:r>
    </w:p>
    <w:p w14:paraId="4E04713B">
      <w:pPr>
        <w:rPr>
          <w:rFonts w:hint="eastAsia"/>
          <w:b/>
          <w:bCs/>
        </w:rPr>
      </w:pPr>
      <w:r>
        <w:rPr>
          <w:rFonts w:hint="eastAsia"/>
          <w:b/>
          <w:bCs/>
        </w:rPr>
        <w:t>二、身边的AI：日常生活中已经在用的AI</w:t>
      </w:r>
    </w:p>
    <w:p w14:paraId="1B78B163">
      <w:pPr>
        <w:rPr>
          <w:rFonts w:hint="eastAsia"/>
        </w:rPr>
      </w:pPr>
      <w:r>
        <w:rPr>
          <w:rFonts w:hint="eastAsia"/>
        </w:rPr>
        <w:t>有同学可能觉得AI是个很遥远的东西。其实不是——在你意识到之前，你每天已经在用很多AI了。日常生活中常见的AI应用见表1-7。</w:t>
      </w:r>
    </w:p>
    <w:p w14:paraId="5325F862">
      <w:pPr>
        <w:jc w:val="center"/>
        <w:rPr>
          <w:rFonts w:hint="eastAsia"/>
        </w:rPr>
      </w:pPr>
      <w:r>
        <w:t>表1-7 你每天都在用的AI</w:t>
      </w:r>
    </w:p>
    <w:tbl>
      <w:tblPr>
        <w:tblStyle w:val="17"/>
        <w:tblW w:w="7372" w:type="dxa"/>
        <w:tblInd w:w="0" w:type="dxa"/>
        <w:tblLayout w:type="autofit"/>
        <w:tblCellMar>
          <w:top w:w="15" w:type="dxa"/>
          <w:left w:w="15" w:type="dxa"/>
          <w:bottom w:w="15" w:type="dxa"/>
          <w:right w:w="15" w:type="dxa"/>
        </w:tblCellMar>
      </w:tblPr>
      <w:tblGrid>
        <w:gridCol w:w="2218"/>
        <w:gridCol w:w="1657"/>
        <w:gridCol w:w="3497"/>
      </w:tblGrid>
      <w:tr w14:paraId="2A252AC4">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039EB5A">
            <w:pPr>
              <w:rPr>
                <w:rFonts w:hint="eastAsia"/>
                <w:b/>
                <w:bCs/>
              </w:rPr>
            </w:pPr>
            <w:r>
              <w:rPr>
                <w:b/>
                <w:bCs/>
              </w:rPr>
              <w:t>你做的事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9067AA4">
            <w:pPr>
              <w:rPr>
                <w:rFonts w:hint="eastAsia"/>
                <w:b/>
                <w:bCs/>
              </w:rPr>
            </w:pPr>
            <w:r>
              <w:rPr>
                <w:b/>
                <w:bCs/>
              </w:rPr>
              <w:t>背后是什么AI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9BC018">
            <w:pPr>
              <w:rPr>
                <w:rFonts w:hint="eastAsia"/>
                <w:b/>
                <w:bCs/>
              </w:rPr>
            </w:pPr>
            <w:r>
              <w:rPr>
                <w:b/>
                <w:bCs/>
              </w:rPr>
              <w:t>你可能没意识到的</w:t>
            </w:r>
          </w:p>
        </w:tc>
      </w:tr>
      <w:tr w14:paraId="50157FF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E67712">
            <w:pPr>
              <w:rPr>
                <w:rFonts w:hint="eastAsia"/>
              </w:rPr>
            </w:pPr>
            <w:r>
              <w:t>刷抖音/快手，越刷越停不下来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72CD86">
            <w:pPr>
              <w:rPr>
                <w:rFonts w:hint="eastAsia"/>
              </w:rPr>
            </w:pPr>
            <w:r>
              <w:t>推荐算法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435B61">
            <w:pPr>
              <w:rPr>
                <w:rFonts w:hint="eastAsia"/>
              </w:rPr>
            </w:pPr>
            <w:r>
              <w:t>平台用AI分析你的观看习惯，精准推送你感兴趣的内容</w:t>
            </w:r>
          </w:p>
        </w:tc>
      </w:tr>
      <w:tr w14:paraId="1978204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3DA0303">
            <w:pPr>
              <w:rPr>
                <w:rFonts w:hint="eastAsia"/>
              </w:rPr>
            </w:pPr>
            <w:r>
              <w:t>手机拍照自动变好看</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B2685A">
            <w:pPr>
              <w:rPr>
                <w:rFonts w:hint="eastAsia"/>
              </w:rPr>
            </w:pPr>
            <w:r>
              <w:t>图像处理AI</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05A0B82">
            <w:pPr>
              <w:rPr>
                <w:rFonts w:hint="eastAsia"/>
              </w:rPr>
            </w:pPr>
            <w:r>
              <w:t>AI自动识别人脸，进行磨皮、瘦脸、美白</w:t>
            </w:r>
          </w:p>
        </w:tc>
      </w:tr>
      <w:tr w14:paraId="2D1CFC1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7B9B37">
            <w:pPr>
              <w:rPr>
                <w:rFonts w:hint="eastAsia"/>
              </w:rPr>
            </w:pPr>
            <w:r>
              <w:t>刷脸解锁手机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FE5725">
            <w:pPr>
              <w:rPr>
                <w:rFonts w:hint="eastAsia"/>
              </w:rPr>
            </w:pPr>
            <w:r>
              <w:t>人脸识别AI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61DB0B">
            <w:pPr>
              <w:rPr>
                <w:rFonts w:hint="eastAsia"/>
              </w:rPr>
            </w:pPr>
            <w:r>
              <w:t>AI在对比你的面部特征跟存储模板是否匹配</w:t>
            </w:r>
          </w:p>
        </w:tc>
      </w:tr>
      <w:tr w14:paraId="02B3332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C0059BF">
            <w:pPr>
              <w:rPr>
                <w:rFonts w:hint="eastAsia"/>
              </w:rPr>
            </w:pPr>
            <w:r>
              <w:t>淘宝首页"猜你喜欢"</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47FC83B">
            <w:pPr>
              <w:rPr>
                <w:rFonts w:hint="eastAsia"/>
              </w:rPr>
            </w:pPr>
            <w:r>
              <w:t>个性化推荐AI</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316316">
            <w:pPr>
              <w:rPr>
                <w:rFonts w:hint="eastAsia"/>
              </w:rPr>
            </w:pPr>
            <w:r>
              <w:t>AI根据你的浏览和购买记录推荐商品</w:t>
            </w:r>
          </w:p>
        </w:tc>
      </w:tr>
      <w:tr w14:paraId="2042080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BE8296">
            <w:pPr>
              <w:rPr>
                <w:rFonts w:hint="eastAsia"/>
              </w:rPr>
            </w:pPr>
            <w:r>
              <w:t>对语音助手说"明天天气怎么样"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A49467">
            <w:pPr>
              <w:rPr>
                <w:rFonts w:hint="eastAsia"/>
              </w:rPr>
            </w:pPr>
            <w:r>
              <w:t>语音识别+语言理解AI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DE1114">
            <w:pPr>
              <w:rPr>
                <w:rFonts w:hint="eastAsia"/>
              </w:rPr>
            </w:pPr>
            <w:r>
              <w:t>AI先把语音变成文字，再理解你想问什么</w:t>
            </w:r>
          </w:p>
        </w:tc>
      </w:tr>
      <w:tr w14:paraId="0BE6075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03BC81F">
            <w:pPr>
              <w:rPr>
                <w:rFonts w:hint="eastAsia"/>
              </w:rPr>
            </w:pPr>
            <w:r>
              <w:t>用手机拍照翻译外文路牌</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079083B">
            <w:pPr>
              <w:rPr>
                <w:rFonts w:hint="eastAsia"/>
              </w:rPr>
            </w:pPr>
            <w:r>
              <w:t>图像识别+翻译AI</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E3D9767">
            <w:pPr>
              <w:rPr>
                <w:rFonts w:hint="eastAsia"/>
              </w:rPr>
            </w:pPr>
            <w:r>
              <w:t>AI先认出图片里的文字，再翻译成中文</w:t>
            </w:r>
          </w:p>
        </w:tc>
      </w:tr>
      <w:tr w14:paraId="4A89BA2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B43B92">
            <w:pPr>
              <w:rPr>
                <w:rFonts w:hint="eastAsia"/>
              </w:rPr>
            </w:pPr>
            <w:r>
              <w:t>开导航走最快的路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5E14E6">
            <w:pPr>
              <w:rPr>
                <w:rFonts w:hint="eastAsia"/>
              </w:rPr>
            </w:pPr>
            <w:r>
              <w:t>路径优化AI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54929F">
            <w:pPr>
              <w:rPr>
                <w:rFonts w:hint="eastAsia"/>
              </w:rPr>
            </w:pPr>
            <w:r>
              <w:t>AI根据实时路况计算最优路线</w:t>
            </w:r>
          </w:p>
        </w:tc>
      </w:tr>
    </w:tbl>
    <w:p w14:paraId="20B71C39">
      <w:pPr>
        <w:rPr>
          <w:rFonts w:hint="eastAsia"/>
        </w:rPr>
      </w:pPr>
      <w:r>
        <w:rPr>
          <w:rFonts w:hint="eastAsia"/>
        </w:rPr>
        <w:t>数一下——光是上面这张表，你昨天可能就用到了其中三四项。AI早就不是什么"未来科技"，它已经在你口袋里了。</w:t>
      </w:r>
    </w:p>
    <w:p w14:paraId="2BC27712">
      <w:pPr>
        <w:rPr>
          <w:rFonts w:hint="eastAsia"/>
        </w:rPr>
      </w:pPr>
      <w:r>
        <w:rPr>
          <w:rFonts w:hint="eastAsia"/>
        </w:rPr>
        <w:t>只不过，过去这些AI都藏在App的背后，你看不见也摸不着。而AI大模型的出现，让普通人</w:t>
      </w:r>
      <w:r>
        <w:rPr>
          <w:rFonts w:hint="eastAsia"/>
          <w:b/>
          <w:bCs/>
        </w:rPr>
        <w:t>第一次可以直接跟AI"对话"</w:t>
      </w:r>
      <w:r>
        <w:rPr>
          <w:rFonts w:hint="eastAsia"/>
        </w:rPr>
        <w:t>——你用文字告诉它你想要什么，它就按照你的要求来干活。这才是这两年AI大模型引发全民关注的根本原因：</w:t>
      </w:r>
      <w:r>
        <w:rPr>
          <w:rFonts w:hint="eastAsia"/>
          <w:b/>
          <w:bCs/>
        </w:rPr>
        <w:t>门槛没了</w:t>
      </w:r>
      <w:r>
        <w:rPr>
          <w:rFonts w:hint="eastAsia"/>
        </w:rPr>
        <w:t>。</w:t>
      </w:r>
    </w:p>
    <w:p w14:paraId="5E5EC880">
      <w:pPr>
        <w:rPr>
          <w:rFonts w:hint="eastAsia"/>
        </w:rPr>
      </w:pPr>
      <w:r>
        <w:pict>
          <v:rect id="_x0000_i1054" o:spt="1" style="height:3pt;width:0pt;" fillcolor="#A0A0A0" filled="t" stroked="f" coordsize="21600,21600" o:hr="t" o:hrstd="t" o:hralign="center">
            <v:path/>
            <v:fill on="t" focussize="0,0"/>
            <v:stroke on="f"/>
            <v:imagedata o:title=""/>
            <o:lock v:ext="edit"/>
            <w10:wrap type="none"/>
            <w10:anchorlock/>
          </v:rect>
        </w:pict>
      </w:r>
    </w:p>
    <w:p w14:paraId="753EC3F8">
      <w:pPr>
        <w:rPr>
          <w:rFonts w:hint="eastAsia"/>
          <w:b/>
          <w:bCs/>
        </w:rPr>
      </w:pPr>
      <w:r>
        <w:rPr>
          <w:rFonts w:hint="eastAsia"/>
          <w:b/>
          <w:bCs/>
        </w:rPr>
        <w:t>三、会用AI和不会用AI，差距有多大</w:t>
      </w:r>
    </w:p>
    <w:p w14:paraId="03F0E966">
      <w:pPr>
        <w:rPr>
          <w:rFonts w:hint="eastAsia"/>
        </w:rPr>
      </w:pPr>
      <w:r>
        <w:rPr>
          <w:rFonts w:hint="eastAsia"/>
        </w:rPr>
        <w:t>光说"AI能提效"太抽象。到底能快多少？看一组实际场景的对比，见表1-8。</w:t>
      </w:r>
    </w:p>
    <w:p w14:paraId="69BD7B55">
      <w:pPr>
        <w:jc w:val="center"/>
        <w:rPr>
          <w:rFonts w:hint="eastAsia"/>
        </w:rPr>
      </w:pPr>
      <w:r>
        <w:t>表1-8 典型商贸任务的效率对比：用AI vs 不用AI</w:t>
      </w:r>
    </w:p>
    <w:tbl>
      <w:tblPr>
        <w:tblStyle w:val="17"/>
        <w:tblW w:w="7372" w:type="dxa"/>
        <w:tblInd w:w="0" w:type="dxa"/>
        <w:tblLayout w:type="autofit"/>
        <w:tblCellMar>
          <w:top w:w="15" w:type="dxa"/>
          <w:left w:w="15" w:type="dxa"/>
          <w:bottom w:w="15" w:type="dxa"/>
          <w:right w:w="15" w:type="dxa"/>
        </w:tblCellMar>
      </w:tblPr>
      <w:tblGrid>
        <w:gridCol w:w="2816"/>
        <w:gridCol w:w="1303"/>
        <w:gridCol w:w="2210"/>
        <w:gridCol w:w="1043"/>
      </w:tblGrid>
      <w:tr w14:paraId="76A89935">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369B89">
            <w:pPr>
              <w:rPr>
                <w:rFonts w:hint="eastAsia"/>
                <w:b/>
                <w:bCs/>
              </w:rPr>
            </w:pPr>
            <w:r>
              <w:rPr>
                <w:b/>
                <w:bCs/>
              </w:rPr>
              <w:t>工作任务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F9BA6C">
            <w:pPr>
              <w:rPr>
                <w:rFonts w:hint="eastAsia"/>
                <w:b/>
                <w:bCs/>
              </w:rPr>
            </w:pPr>
            <w:r>
              <w:rPr>
                <w:b/>
                <w:bCs/>
              </w:rPr>
              <w:t>不用AI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71B167">
            <w:pPr>
              <w:rPr>
                <w:rFonts w:hint="eastAsia"/>
                <w:b/>
                <w:bCs/>
              </w:rPr>
            </w:pPr>
            <w:r>
              <w:rPr>
                <w:b/>
                <w:bCs/>
              </w:rPr>
              <w:t>用AI（含人工修改）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AF9308">
            <w:pPr>
              <w:rPr>
                <w:rFonts w:hint="eastAsia"/>
                <w:b/>
                <w:bCs/>
              </w:rPr>
            </w:pPr>
            <w:r>
              <w:rPr>
                <w:b/>
                <w:bCs/>
              </w:rPr>
              <w:t>快了大约</w:t>
            </w:r>
          </w:p>
        </w:tc>
      </w:tr>
      <w:tr w14:paraId="08C935B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D0A7779">
            <w:pPr>
              <w:rPr>
                <w:rFonts w:hint="eastAsia"/>
              </w:rPr>
            </w:pPr>
            <w:r>
              <w:t>写一份800字的工作总结</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596221D">
            <w:pPr>
              <w:rPr>
                <w:rFonts w:hint="eastAsia"/>
              </w:rPr>
            </w:pPr>
            <w:r>
              <w:t>2~3小时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BA7A579">
            <w:pPr>
              <w:rPr>
                <w:rFonts w:hint="eastAsia"/>
              </w:rPr>
            </w:pPr>
            <w:r>
              <w:t>20~30分钟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840538">
            <w:pPr>
              <w:rPr>
                <w:rFonts w:hint="eastAsia"/>
              </w:rPr>
            </w:pPr>
            <w:r>
              <w:t>5倍</w:t>
            </w:r>
          </w:p>
        </w:tc>
      </w:tr>
      <w:tr w14:paraId="44E9DD8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A1DCD46">
            <w:pPr>
              <w:rPr>
                <w:rFonts w:hint="eastAsia"/>
              </w:rPr>
            </w:pPr>
            <w:r>
              <w:t>起草一封商务回复邮件</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58C793">
            <w:pPr>
              <w:rPr>
                <w:rFonts w:hint="eastAsia"/>
              </w:rPr>
            </w:pPr>
            <w:r>
              <w:t>20~30分钟</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CED47BD">
            <w:pPr>
              <w:rPr>
                <w:rFonts w:hint="eastAsia"/>
              </w:rPr>
            </w:pPr>
            <w:r>
              <w:t>3~5分钟</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5E608BB">
            <w:pPr>
              <w:rPr>
                <w:rFonts w:hint="eastAsia"/>
              </w:rPr>
            </w:pPr>
            <w:r>
              <w:t>5倍</w:t>
            </w:r>
          </w:p>
        </w:tc>
      </w:tr>
      <w:tr w14:paraId="6AEB1A4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E36319">
            <w:pPr>
              <w:rPr>
                <w:rFonts w:hint="eastAsia"/>
              </w:rPr>
            </w:pPr>
            <w:r>
              <w:t>分析一份销售数据并写出结论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5D89A0">
            <w:pPr>
              <w:rPr>
                <w:rFonts w:hint="eastAsia"/>
              </w:rPr>
            </w:pPr>
            <w:r>
              <w:t>半天到一天</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75AD44">
            <w:pPr>
              <w:rPr>
                <w:rFonts w:hint="eastAsia"/>
              </w:rPr>
            </w:pPr>
            <w:r>
              <w:t>30分钟~1小时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850A5A">
            <w:pPr>
              <w:rPr>
                <w:rFonts w:hint="eastAsia"/>
              </w:rPr>
            </w:pPr>
            <w:r>
              <w:t>4倍</w:t>
            </w:r>
          </w:p>
        </w:tc>
      </w:tr>
      <w:tr w14:paraId="614843B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85AF73E">
            <w:pPr>
              <w:rPr>
                <w:rFonts w:hint="eastAsia"/>
              </w:rPr>
            </w:pPr>
            <w:r>
              <w:t>策划一个促销活动方案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4CBF83D">
            <w:pPr>
              <w:rPr>
                <w:rFonts w:hint="eastAsia"/>
              </w:rPr>
            </w:pPr>
            <w:r>
              <w:t>1~2天</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FF1986">
            <w:pPr>
              <w:rPr>
                <w:rFonts w:hint="eastAsia"/>
              </w:rPr>
            </w:pPr>
            <w:r>
              <w:t>框架1~2小时，细化半天</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882E998">
            <w:pPr>
              <w:rPr>
                <w:rFonts w:hint="eastAsia"/>
              </w:rPr>
            </w:pPr>
            <w:r>
              <w:t>3倍</w:t>
            </w:r>
          </w:p>
        </w:tc>
      </w:tr>
      <w:tr w14:paraId="2987BAC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5B6322">
            <w:pPr>
              <w:rPr>
                <w:rFonts w:hint="eastAsia"/>
              </w:rPr>
            </w:pPr>
            <w:r>
              <w:t>从100条客户评价中找出共性问题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F6CF0A">
            <w:pPr>
              <w:rPr>
                <w:rFonts w:hint="eastAsia"/>
              </w:rPr>
            </w:pPr>
            <w:r>
              <w:t>2~3小时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719B9C">
            <w:pPr>
              <w:rPr>
                <w:rFonts w:hint="eastAsia"/>
              </w:rPr>
            </w:pPr>
            <w:r>
              <w:t>10~15分钟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6B7582">
            <w:pPr>
              <w:rPr>
                <w:rFonts w:hint="eastAsia"/>
              </w:rPr>
            </w:pPr>
            <w:r>
              <w:t>10倍</w:t>
            </w:r>
          </w:p>
        </w:tc>
      </w:tr>
      <w:tr w14:paraId="70787CC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715CAEC">
            <w:pPr>
              <w:rPr>
                <w:rFonts w:hint="eastAsia"/>
              </w:rPr>
            </w:pPr>
            <w:r>
              <w:t>写20条不同风格的商品广告语</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A169D04">
            <w:pPr>
              <w:rPr>
                <w:rFonts w:hint="eastAsia"/>
              </w:rPr>
            </w:pPr>
            <w:r>
              <w:t>大半天</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092A820">
            <w:pPr>
              <w:rPr>
                <w:rFonts w:hint="eastAsia"/>
              </w:rPr>
            </w:pPr>
            <w:r>
              <w:t>10~20分钟</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548AF44">
            <w:pPr>
              <w:rPr>
                <w:rFonts w:hint="eastAsia"/>
              </w:rPr>
            </w:pPr>
            <w:r>
              <w:t>10倍</w:t>
            </w:r>
          </w:p>
        </w:tc>
      </w:tr>
      <w:tr w14:paraId="5CEDFCD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5887AF">
            <w:pPr>
              <w:rPr>
                <w:rFonts w:hint="eastAsia"/>
              </w:rPr>
            </w:pPr>
            <w:r>
              <w:t>编一套客服FAQ手册（30个问答）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5A1BDE">
            <w:pPr>
              <w:rPr>
                <w:rFonts w:hint="eastAsia"/>
              </w:rPr>
            </w:pPr>
            <w:r>
              <w:t>1~2天</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EBDE93">
            <w:pPr>
              <w:rPr>
                <w:rFonts w:hint="eastAsia"/>
              </w:rPr>
            </w:pPr>
            <w:r>
              <w:t>1~2小时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C69FD2">
            <w:pPr>
              <w:rPr>
                <w:rFonts w:hint="eastAsia"/>
              </w:rPr>
            </w:pPr>
            <w:r>
              <w:t>5倍</w:t>
            </w:r>
          </w:p>
        </w:tc>
      </w:tr>
    </w:tbl>
    <w:p w14:paraId="310A0E90">
      <w:pPr>
        <w:rPr>
          <w:rFonts w:hint="eastAsia"/>
        </w:rPr>
      </w:pPr>
      <w:r>
        <w:rPr>
          <w:rFonts w:hint="eastAsia"/>
        </w:rPr>
        <w:t>这些数字不是凭空编的。表中"用AI"一列的时间都包含了</w:t>
      </w:r>
      <w:r>
        <w:rPr>
          <w:rFonts w:hint="eastAsia"/>
          <w:b/>
          <w:bCs/>
        </w:rPr>
        <w:t>人工审核和修改</w:t>
      </w:r>
      <w:r>
        <w:rPr>
          <w:rFonts w:hint="eastAsia"/>
        </w:rPr>
        <w:t>的环节——因为AI出的东西不能直接用，必须检查、调整、补充细节，这个过程不能省。</w:t>
      </w:r>
    </w:p>
    <w:p w14:paraId="69DD7C35">
      <w:pPr>
        <w:rPr>
          <w:rFonts w:hint="eastAsia"/>
        </w:rPr>
      </w:pPr>
      <w:r>
        <w:rPr>
          <w:rFonts w:hint="eastAsia"/>
        </w:rPr>
        <w:t>也就是说，AI帮你省掉的是"从零到一"那段最苦的路（构思、查资料、憋初稿），但"从一到十"的打磨（核实信息、调整细节、补充个性化内容）还是得你自己来。</w:t>
      </w:r>
    </w:p>
    <w:p w14:paraId="70F2EB8C">
      <w:pPr>
        <w:rPr>
          <w:rFonts w:hint="eastAsia"/>
        </w:rPr>
      </w:pPr>
      <w:r>
        <w:rPr>
          <w:rFonts w:hint="eastAsia"/>
        </w:rPr>
        <w:t>用AI前后的工作流程变化如图1-3所示。</w:t>
      </w:r>
    </w:p>
    <w:p w14:paraId="32434216">
      <w:pPr>
        <w:jc w:val="center"/>
        <w:rPr>
          <w:rFonts w:hint="eastAsia"/>
        </w:rPr>
      </w:pPr>
      <w:r>
        <w:drawing>
          <wp:inline distT="0" distB="0" distL="0" distR="0">
            <wp:extent cx="2098675" cy="2965450"/>
            <wp:effectExtent l="0" t="0" r="0" b="6350"/>
            <wp:docPr id="1077237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37338" name="图片 1"/>
                    <pic:cNvPicPr>
                      <a:picLocks noChangeAspect="1"/>
                    </pic:cNvPicPr>
                  </pic:nvPicPr>
                  <pic:blipFill>
                    <a:blip r:embed="rId6"/>
                    <a:srcRect l="30102" r="30102"/>
                    <a:stretch>
                      <a:fillRect/>
                    </a:stretch>
                  </pic:blipFill>
                  <pic:spPr>
                    <a:xfrm>
                      <a:off x="0" y="0"/>
                      <a:ext cx="2098932" cy="2965450"/>
                    </a:xfrm>
                    <a:prstGeom prst="rect">
                      <a:avLst/>
                    </a:prstGeom>
                    <a:ln>
                      <a:noFill/>
                    </a:ln>
                  </pic:spPr>
                </pic:pic>
              </a:graphicData>
            </a:graphic>
          </wp:inline>
        </w:drawing>
      </w:r>
    </w:p>
    <w:p w14:paraId="61B0A9BC">
      <w:pPr>
        <w:jc w:val="center"/>
        <w:rPr>
          <w:rFonts w:hint="eastAsia"/>
        </w:rPr>
      </w:pPr>
      <w:r>
        <w:t>图1-3 使用AI前后工作流程的变化</w:t>
      </w:r>
    </w:p>
    <w:p w14:paraId="594B12F1">
      <w:pPr>
        <w:rPr>
          <w:rFonts w:hint="eastAsia"/>
        </w:rPr>
      </w:pPr>
      <w:r>
        <w:rPr>
          <w:rFonts w:hint="eastAsia"/>
        </w:rPr>
        <w:t>对比一下就能看出来：最耗时间的"构思→查资料→写初稿"三个环节被大幅压缩了，人的精力可以集中花在</w:t>
      </w:r>
      <w:r>
        <w:rPr>
          <w:rFonts w:hint="eastAsia"/>
          <w:b/>
          <w:bCs/>
        </w:rPr>
        <w:t>判断、决策和个性化调整</w:t>
      </w:r>
      <w:r>
        <w:rPr>
          <w:rFonts w:hint="eastAsia"/>
        </w:rPr>
        <w:t>上——而这些恰恰是AI做不好、但人擅长的事情。</w:t>
      </w:r>
    </w:p>
    <w:p w14:paraId="3022964C">
      <w:pPr>
        <w:rPr>
          <w:rFonts w:hint="eastAsia"/>
        </w:rPr>
      </w:pPr>
      <w:r>
        <w:rPr>
          <w:rFonts w:hint="eastAsia"/>
          <w:b/>
          <w:bCs/>
        </w:rPr>
        <w:t>【实战案例】邮政网点实习生的故事</w:t>
      </w:r>
    </w:p>
    <w:p w14:paraId="39ECA6EB">
      <w:pPr>
        <w:rPr>
          <w:rFonts w:hint="eastAsia"/>
        </w:rPr>
      </w:pPr>
      <w:r>
        <w:rPr>
          <w:rFonts w:hint="eastAsia"/>
        </w:rPr>
        <w:t>某市邮政网点来了一批实习生，网点主任分给其中一个叫小王的学生一摞上个月的投递数据，让他下班前整理成一份周报。</w:t>
      </w:r>
    </w:p>
    <w:p w14:paraId="46CC5FE2">
      <w:pPr>
        <w:rPr>
          <w:rFonts w:hint="eastAsia"/>
        </w:rPr>
      </w:pPr>
      <w:r>
        <w:rPr>
          <w:rFonts w:hint="eastAsia"/>
        </w:rPr>
        <w:t>小王看着Excel里密密麻麻几千行数字，头都大了。他打开DeepSeek，把数据文件上传上去，然后打了一句话："帮我按周汇总投递量，标出环比变化最大的那一周，再写两句分析说明。"</w:t>
      </w:r>
    </w:p>
    <w:p w14:paraId="29874B20">
      <w:pPr>
        <w:rPr>
          <w:rFonts w:hint="eastAsia"/>
        </w:rPr>
      </w:pPr>
      <w:r>
        <w:rPr>
          <w:rFonts w:hint="eastAsia"/>
        </w:rPr>
        <w:t>十分钟后，周报就整理好了。小王检查了一遍数字，确认没问题，加上了自己的两句备注，提交了。</w:t>
      </w:r>
    </w:p>
    <w:p w14:paraId="4659E54A">
      <w:pPr>
        <w:rPr>
          <w:rFonts w:hint="eastAsia"/>
        </w:rPr>
      </w:pPr>
      <w:r>
        <w:rPr>
          <w:rFonts w:hint="eastAsia"/>
        </w:rPr>
        <w:t>主任看了一眼说："你比上一个实习生快多了。"</w:t>
      </w:r>
    </w:p>
    <w:p w14:paraId="01BE197C">
      <w:pPr>
        <w:rPr>
          <w:rFonts w:hint="eastAsia"/>
        </w:rPr>
      </w:pPr>
      <w:r>
        <w:rPr>
          <w:rFonts w:hint="eastAsia"/>
        </w:rPr>
        <w:t>当然，小王很清楚——AI帮他干的是"把数据按周汇总"和"写分析说明"这种机械性的活儿。至于这些数据反映出什么业务问题、下个月应该怎么调整投递策略，这些判断还得靠他自己动脑子。</w:t>
      </w:r>
    </w:p>
    <w:p w14:paraId="74E4561A">
      <w:pPr>
        <w:rPr>
          <w:rFonts w:hint="eastAsia"/>
        </w:rPr>
      </w:pPr>
      <w:r>
        <w:rPr>
          <w:rFonts w:hint="eastAsia"/>
          <w:b/>
          <w:bCs/>
        </w:rPr>
        <w:t>【想一想】</w:t>
      </w:r>
    </w:p>
    <w:p w14:paraId="76C81C27">
      <w:pPr>
        <w:rPr>
          <w:rFonts w:hint="eastAsia"/>
        </w:rPr>
      </w:pPr>
      <w:r>
        <w:rPr>
          <w:rFonts w:hint="eastAsia"/>
        </w:rPr>
        <w:t>回忆一下自己做作业、写报告或者兼职工作中，有哪些任务是"文字量大、重复性高、构思费劲"的？如果用AI来帮忙，大概能节省多少时间？省下来的时间，打算干什么？</w:t>
      </w:r>
    </w:p>
    <w:p w14:paraId="75ED0CE9">
      <w:pPr>
        <w:rPr>
          <w:rFonts w:hint="eastAsia"/>
        </w:rPr>
      </w:pPr>
      <w:r>
        <w:pict>
          <v:rect id="_x0000_i1055" o:spt="1" style="height:3pt;width:0pt;" fillcolor="#A0A0A0" filled="t" stroked="f" coordsize="21600,21600" o:hr="t" o:hrstd="t" o:hralign="center">
            <v:path/>
            <v:fill on="t" focussize="0,0"/>
            <v:stroke on="f"/>
            <v:imagedata o:title=""/>
            <o:lock v:ext="edit"/>
            <w10:wrap type="none"/>
            <w10:anchorlock/>
          </v:rect>
        </w:pict>
      </w:r>
    </w:p>
    <w:p w14:paraId="22153384">
      <w:pPr>
        <w:rPr>
          <w:rFonts w:hint="eastAsia"/>
        </w:rPr>
      </w:pPr>
      <w:r>
        <w:rPr>
          <w:rFonts w:hint="eastAsia"/>
          <w:b/>
          <w:bCs/>
        </w:rPr>
        <w:t>【任务小结与自测】</w:t>
      </w:r>
    </w:p>
    <w:p w14:paraId="226625F2">
      <w:pPr>
        <w:rPr>
          <w:rFonts w:hint="eastAsia"/>
        </w:rPr>
      </w:pPr>
      <w:r>
        <w:rPr>
          <w:rFonts w:hint="eastAsia"/>
        </w:rPr>
        <w:t>完成任务二后，检查一下自己：</w:t>
      </w:r>
    </w:p>
    <w:p w14:paraId="43CA8A55">
      <w:pPr>
        <w:numPr>
          <w:ilvl w:val="0"/>
          <w:numId w:val="50"/>
        </w:numPr>
        <w:rPr>
          <w:rFonts w:hint="eastAsia"/>
        </w:rPr>
      </w:pPr>
      <w:r>
        <w:rPr>
          <w:rFonts w:hint="eastAsia"/>
        </w:rPr>
        <w:t>能说出AI工具在至少3个商贸岗位中的具体用法</w:t>
      </w:r>
    </w:p>
    <w:p w14:paraId="4C29BB6A">
      <w:pPr>
        <w:numPr>
          <w:ilvl w:val="0"/>
          <w:numId w:val="50"/>
        </w:numPr>
        <w:rPr>
          <w:rFonts w:hint="eastAsia"/>
        </w:rPr>
      </w:pPr>
      <w:r>
        <w:rPr>
          <w:rFonts w:hint="eastAsia"/>
        </w:rPr>
        <w:t>能举出日常生活中至少3个正在使用AI的例子</w:t>
      </w:r>
    </w:p>
    <w:p w14:paraId="7807B7DB">
      <w:pPr>
        <w:numPr>
          <w:ilvl w:val="0"/>
          <w:numId w:val="50"/>
        </w:numPr>
        <w:rPr>
          <w:rFonts w:hint="eastAsia"/>
        </w:rPr>
      </w:pPr>
      <w:r>
        <w:rPr>
          <w:rFonts w:hint="eastAsia"/>
        </w:rPr>
        <w:t>理解"用AI"和"不用AI"在工作效率上的差距量级</w:t>
      </w:r>
    </w:p>
    <w:p w14:paraId="5B255168">
      <w:pPr>
        <w:rPr>
          <w:rFonts w:hint="eastAsia"/>
        </w:rPr>
      </w:pPr>
      <w:r>
        <w:pict>
          <v:rect id="_x0000_i1056" o:spt="1" style="height:3pt;width:0pt;" fillcolor="#A0A0A0" filled="t" stroked="f" coordsize="21600,21600" o:hr="t" o:hrstd="t" o:hralign="center">
            <v:path/>
            <v:fill on="t" focussize="0,0"/>
            <v:stroke on="f"/>
            <v:imagedata o:title=""/>
            <o:lock v:ext="edit"/>
            <w10:wrap type="none"/>
            <w10:anchorlock/>
          </v:rect>
        </w:pict>
      </w:r>
    </w:p>
    <w:p w14:paraId="62324519">
      <w:pPr>
        <w:rPr>
          <w:rFonts w:hint="eastAsia"/>
          <w:b/>
          <w:bCs/>
        </w:rPr>
      </w:pPr>
      <w:r>
        <w:rPr>
          <w:rFonts w:hint="eastAsia"/>
          <w:b/>
          <w:bCs/>
        </w:rPr>
        <w:t>任务三 注册并体验主流AI大模型工具</w:t>
      </w:r>
    </w:p>
    <w:p w14:paraId="3D91C3D9">
      <w:pPr>
        <w:rPr>
          <w:rFonts w:hint="eastAsia"/>
        </w:rPr>
      </w:pPr>
      <w:r>
        <w:rPr>
          <w:rFonts w:hint="eastAsia"/>
          <w:b/>
          <w:bCs/>
        </w:rPr>
        <w:t>【任务描述】</w:t>
      </w:r>
      <w:r>
        <w:rPr>
          <w:rFonts w:hint="eastAsia"/>
        </w:rPr>
        <w:t> 概念说得差不多了，该自己动手试试了。这个任务就干一件事：注册AI平台账号，跟AI聊第一句话。整个过程比注册一个微信号还简单，不用紧张。</w:t>
      </w:r>
    </w:p>
    <w:p w14:paraId="1C1327A9">
      <w:pPr>
        <w:rPr>
          <w:rFonts w:hint="eastAsia"/>
        </w:rPr>
      </w:pPr>
      <w:r>
        <w:pict>
          <v:rect id="_x0000_i1057" o:spt="1" style="height:3pt;width:0pt;" fillcolor="#A0A0A0" filled="t" stroked="f" coordsize="21600,21600" o:hr="t" o:hrstd="t" o:hralign="center">
            <v:path/>
            <v:fill on="t" focussize="0,0"/>
            <v:stroke on="f"/>
            <v:imagedata o:title=""/>
            <o:lock v:ext="edit"/>
            <w10:wrap type="none"/>
            <w10:anchorlock/>
          </v:rect>
        </w:pict>
      </w:r>
    </w:p>
    <w:p w14:paraId="25E55158">
      <w:pPr>
        <w:rPr>
          <w:rFonts w:hint="eastAsia"/>
          <w:b/>
          <w:bCs/>
        </w:rPr>
      </w:pPr>
      <w:r>
        <w:rPr>
          <w:rFonts w:hint="eastAsia"/>
          <w:b/>
          <w:bCs/>
        </w:rPr>
        <w:t>一、DeepSeek的注册与第一次对话</w:t>
      </w:r>
    </w:p>
    <w:p w14:paraId="696E535D">
      <w:pPr>
        <w:rPr>
          <w:rFonts w:hint="eastAsia"/>
        </w:rPr>
      </w:pPr>
      <w:r>
        <w:rPr>
          <w:rFonts w:hint="eastAsia"/>
        </w:rPr>
        <w:t>先从DeepSeek开始。选它当"第一个"有两个原因：一是免费、不限次数；二是中文能力强、推理能力在国产大模型里排前列。</w:t>
      </w:r>
    </w:p>
    <w:p w14:paraId="4881120B">
      <w:pPr>
        <w:rPr>
          <w:rFonts w:hint="eastAsia"/>
        </w:rPr>
      </w:pPr>
      <w:r>
        <w:rPr>
          <w:rFonts w:hint="eastAsia"/>
        </w:rPr>
        <w:t>注册和使用的步骤如图1-4所示。</w:t>
      </w:r>
    </w:p>
    <w:p w14:paraId="1A9E021F">
      <w:pPr>
        <w:rPr>
          <w:rFonts w:hint="eastAsia"/>
        </w:rPr>
      </w:pPr>
      <w:r>
        <w:drawing>
          <wp:inline distT="0" distB="0" distL="0" distR="0">
            <wp:extent cx="5274310" cy="426720"/>
            <wp:effectExtent l="0" t="0" r="2540" b="0"/>
            <wp:docPr id="1479451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51746" name="图片 1"/>
                    <pic:cNvPicPr>
                      <a:picLocks noChangeAspect="1"/>
                    </pic:cNvPicPr>
                  </pic:nvPicPr>
                  <pic:blipFill>
                    <a:blip r:embed="rId7"/>
                    <a:srcRect t="42801" b="42801"/>
                    <a:stretch>
                      <a:fillRect/>
                    </a:stretch>
                  </pic:blipFill>
                  <pic:spPr>
                    <a:xfrm>
                      <a:off x="0" y="0"/>
                      <a:ext cx="5274310" cy="426966"/>
                    </a:xfrm>
                    <a:prstGeom prst="rect">
                      <a:avLst/>
                    </a:prstGeom>
                    <a:ln>
                      <a:noFill/>
                    </a:ln>
                  </pic:spPr>
                </pic:pic>
              </a:graphicData>
            </a:graphic>
          </wp:inline>
        </w:drawing>
      </w:r>
    </w:p>
    <w:p w14:paraId="0D9A81C1">
      <w:pPr>
        <w:jc w:val="center"/>
        <w:rPr>
          <w:rFonts w:hint="eastAsia"/>
        </w:rPr>
      </w:pPr>
      <w:r>
        <w:t>图1-4 DeepSeek注册与使用流程</w:t>
      </w:r>
    </w:p>
    <w:p w14:paraId="3AC415BC">
      <w:pPr>
        <w:rPr>
          <w:rFonts w:hint="eastAsia"/>
        </w:rPr>
      </w:pPr>
      <w:r>
        <w:rPr>
          <w:rFonts w:hint="eastAsia"/>
        </w:rPr>
        <w:t>具体操作步骤如下。</w:t>
      </w:r>
    </w:p>
    <w:p w14:paraId="0F82A92A">
      <w:pPr>
        <w:rPr>
          <w:rFonts w:hint="eastAsia"/>
        </w:rPr>
      </w:pPr>
      <w:r>
        <w:rPr>
          <w:rFonts w:hint="eastAsia"/>
          <w:b/>
          <w:bCs/>
        </w:rPr>
        <w:t>第一步：打开网页。</w:t>
      </w:r>
      <w:r>
        <w:rPr>
          <w:rFonts w:hint="eastAsia"/>
        </w:rPr>
        <w:t> 在浏览器地址栏输入 chat.deepseek.com ，回车。建议用Chrome或Edge浏览器，兼容性最好。</w:t>
      </w:r>
    </w:p>
    <w:p w14:paraId="22A057E6">
      <w:pPr>
        <w:rPr>
          <w:rFonts w:hint="eastAsia"/>
        </w:rPr>
      </w:pPr>
      <w:r>
        <w:rPr>
          <w:rFonts w:hint="eastAsia"/>
          <w:b/>
          <w:bCs/>
        </w:rPr>
        <w:t>第二步：点注册。</w:t>
      </w:r>
      <w:r>
        <w:rPr>
          <w:rFonts w:hint="eastAsia"/>
        </w:rPr>
        <w:t> 页面上能看到"登录/注册"按钮，点进去。</w:t>
      </w:r>
    </w:p>
    <w:p w14:paraId="7C58C966">
      <w:pPr>
        <w:rPr>
          <w:rFonts w:hint="eastAsia"/>
        </w:rPr>
      </w:pPr>
      <w:r>
        <w:rPr>
          <w:rFonts w:hint="eastAsia"/>
          <w:b/>
          <w:bCs/>
        </w:rPr>
        <w:t>第三步：填手机号。</w:t>
      </w:r>
      <w:r>
        <w:rPr>
          <w:rFonts w:hint="eastAsia"/>
        </w:rPr>
        <w:t> 输入手机号码，点"获取验证码"，把手机收到的6位数字填进去。如果一分钟内没收到验证码，检查一下号码有没有打错，或者看看是不是被手机管家拦截了。</w:t>
      </w:r>
    </w:p>
    <w:p w14:paraId="75334CC1">
      <w:pPr>
        <w:rPr>
          <w:rFonts w:hint="eastAsia"/>
        </w:rPr>
      </w:pPr>
      <w:r>
        <w:rPr>
          <w:rFonts w:hint="eastAsia"/>
          <w:b/>
          <w:bCs/>
        </w:rPr>
        <w:t>第四步：设密码。</w:t>
      </w:r>
      <w:r>
        <w:rPr>
          <w:rFonts w:hint="eastAsia"/>
        </w:rPr>
        <w:t> 字母加数字，8位以上。设完点"注册"，就搞定了。</w:t>
      </w:r>
    </w:p>
    <w:p w14:paraId="4C148E4F">
      <w:pPr>
        <w:rPr>
          <w:rFonts w:hint="eastAsia"/>
        </w:rPr>
      </w:pPr>
      <w:r>
        <w:rPr>
          <w:rFonts w:hint="eastAsia"/>
          <w:b/>
          <w:bCs/>
        </w:rPr>
        <w:t>第五步：开聊。</w:t>
      </w:r>
      <w:r>
        <w:rPr>
          <w:rFonts w:hint="eastAsia"/>
        </w:rPr>
        <w:t> 注册成功后会自动跳到对话界面，中间有个输入框——这就是你跟AI说话的地方。</w:t>
      </w:r>
    </w:p>
    <w:p w14:paraId="4BA452D3">
      <w:pPr>
        <w:rPr>
          <w:rFonts w:hint="eastAsia"/>
        </w:rPr>
      </w:pPr>
      <w:r>
        <w:rPr>
          <w:rFonts w:hint="eastAsia"/>
        </w:rPr>
        <w:t>现在，来试试第一次对话。在输入框里打下面这段话，然后按回车：</w:t>
      </w:r>
    </w:p>
    <w:p w14:paraId="7A0A5898">
      <w:pPr>
        <w:rPr>
          <w:rFonts w:hint="eastAsia"/>
        </w:rPr>
      </w:pPr>
      <w:r>
        <w:t>你好，我是一名大学生，学的是财经商贸类专业。</w:t>
      </w:r>
    </w:p>
    <w:p w14:paraId="79F5A74A">
      <w:pPr>
        <w:rPr>
          <w:rFonts w:hint="eastAsia"/>
        </w:rPr>
      </w:pPr>
      <w:r>
        <w:t>请用简单易懂的话告诉我你是谁、你能帮我做什么，200字左右就行。</w:t>
      </w:r>
    </w:p>
    <w:p w14:paraId="601FCD9F">
      <w:pPr>
        <w:rPr>
          <w:rFonts w:hint="eastAsia"/>
        </w:rPr>
      </w:pPr>
      <w:r>
        <w:rPr>
          <w:rFonts w:hint="eastAsia"/>
        </w:rPr>
        <w:t>等几秒钟，AI的回答就会出现在屏幕上。读一读，感受一下。</w:t>
      </w:r>
    </w:p>
    <w:p w14:paraId="3F2043D3">
      <w:pPr>
        <w:rPr>
          <w:rFonts w:hint="eastAsia"/>
        </w:rPr>
      </w:pPr>
      <w:r>
        <w:rPr>
          <w:rFonts w:hint="eastAsia"/>
        </w:rPr>
        <w:t>几个观察要点：</w:t>
      </w:r>
    </w:p>
    <w:p w14:paraId="53D6C12E">
      <w:pPr>
        <w:numPr>
          <w:ilvl w:val="0"/>
          <w:numId w:val="51"/>
        </w:numPr>
        <w:rPr>
          <w:rFonts w:hint="eastAsia"/>
        </w:rPr>
      </w:pPr>
      <w:r>
        <w:rPr>
          <w:rFonts w:hint="eastAsia"/>
        </w:rPr>
        <w:t>回答速度快不快？（通常几秒到十几秒就出来了）</w:t>
      </w:r>
    </w:p>
    <w:p w14:paraId="70BDDF25">
      <w:pPr>
        <w:numPr>
          <w:ilvl w:val="0"/>
          <w:numId w:val="51"/>
        </w:numPr>
        <w:rPr>
          <w:rFonts w:hint="eastAsia"/>
        </w:rPr>
      </w:pPr>
      <w:r>
        <w:rPr>
          <w:rFonts w:hint="eastAsia"/>
        </w:rPr>
        <w:t>回答通不通顺？（正常情况下，语言应该很流畅）</w:t>
      </w:r>
    </w:p>
    <w:p w14:paraId="3F267BB0">
      <w:pPr>
        <w:numPr>
          <w:ilvl w:val="0"/>
          <w:numId w:val="51"/>
        </w:numPr>
        <w:rPr>
          <w:rFonts w:hint="eastAsia"/>
        </w:rPr>
      </w:pPr>
      <w:r>
        <w:rPr>
          <w:rFonts w:hint="eastAsia"/>
        </w:rPr>
        <w:t>回答准不准确？（大致没问题，但内容比较泛，因为你给的信息有限）</w:t>
      </w:r>
    </w:p>
    <w:p w14:paraId="4263E27C">
      <w:pPr>
        <w:rPr>
          <w:rFonts w:hint="eastAsia"/>
        </w:rPr>
      </w:pPr>
      <w:r>
        <w:rPr>
          <w:rFonts w:hint="eastAsia"/>
        </w:rPr>
        <w:t>这就是你跟AI大模型的第一次互动。简单吧？后面的项目会教怎么把要求说得更具体、更精准，让AI的回答更好用——那个技能叫"写提示词"，是下一个项目的主角。</w:t>
      </w:r>
    </w:p>
    <w:p w14:paraId="0CF476D5">
      <w:pPr>
        <w:rPr>
          <w:rFonts w:hint="eastAsia"/>
        </w:rPr>
      </w:pPr>
      <w:r>
        <w:rPr>
          <w:rFonts w:hint="eastAsia"/>
          <w:b/>
          <w:bCs/>
        </w:rPr>
        <w:t>【知识卡片】DeepSeek的两种模式</w:t>
      </w:r>
    </w:p>
    <w:p w14:paraId="197F7D4F">
      <w:pPr>
        <w:rPr>
          <w:rFonts w:hint="eastAsia"/>
        </w:rPr>
      </w:pPr>
      <w:r>
        <w:rPr>
          <w:rFonts w:hint="eastAsia"/>
        </w:rPr>
        <w:t>打开DeepSeek的对话界面，会看到可以切换两种模式：</w:t>
      </w:r>
    </w:p>
    <w:p w14:paraId="4AF6EE74">
      <w:pPr>
        <w:numPr>
          <w:ilvl w:val="0"/>
          <w:numId w:val="52"/>
        </w:numPr>
        <w:rPr>
          <w:rFonts w:hint="eastAsia"/>
        </w:rPr>
      </w:pPr>
      <w:r>
        <w:rPr>
          <w:rFonts w:hint="eastAsia"/>
          <w:b/>
          <w:bCs/>
        </w:rPr>
        <w:t>普通模式：</w:t>
      </w:r>
      <w:r>
        <w:rPr>
          <w:rFonts w:hint="eastAsia"/>
        </w:rPr>
        <w:t> 直接回答，速度快，适合日常任务。</w:t>
      </w:r>
    </w:p>
    <w:p w14:paraId="7E26BF2A">
      <w:pPr>
        <w:numPr>
          <w:ilvl w:val="0"/>
          <w:numId w:val="52"/>
        </w:numPr>
        <w:rPr>
          <w:rFonts w:hint="eastAsia"/>
        </w:rPr>
      </w:pPr>
      <w:r>
        <w:rPr>
          <w:rFonts w:hint="eastAsia"/>
          <w:b/>
          <w:bCs/>
        </w:rPr>
        <w:t>深度思考模式（DeepThink）：</w:t>
      </w:r>
      <w:r>
        <w:rPr>
          <w:rFonts w:hint="eastAsia"/>
        </w:rPr>
        <w:t> AI会先展示自己的"思考过程"，想清楚了再回答，适合复杂的分析和推理问题。</w:t>
      </w:r>
    </w:p>
    <w:p w14:paraId="2F80A518">
      <w:pPr>
        <w:rPr>
          <w:rFonts w:hint="eastAsia"/>
        </w:rPr>
      </w:pPr>
      <w:r>
        <w:rPr>
          <w:rFonts w:hint="eastAsia"/>
        </w:rPr>
        <w:t>刚入门的阶段，用普通模式就完全够了。等你以后需要让AI做比较复杂的分析判断时，再切换到深度思考模式试试。</w:t>
      </w:r>
    </w:p>
    <w:p w14:paraId="754A66DA">
      <w:pPr>
        <w:rPr>
          <w:rFonts w:hint="eastAsia"/>
        </w:rPr>
      </w:pPr>
      <w:r>
        <w:pict>
          <v:rect id="_x0000_i1058" o:spt="1" style="height:3pt;width:0pt;" fillcolor="#A0A0A0" filled="t" stroked="f" coordsize="21600,21600" o:hr="t" o:hrstd="t" o:hralign="center">
            <v:path/>
            <v:fill on="t" focussize="0,0"/>
            <v:stroke on="f"/>
            <v:imagedata o:title=""/>
            <o:lock v:ext="edit"/>
            <w10:wrap type="none"/>
            <w10:anchorlock/>
          </v:rect>
        </w:pict>
      </w:r>
    </w:p>
    <w:p w14:paraId="4258B0EE">
      <w:pPr>
        <w:rPr>
          <w:rFonts w:hint="eastAsia"/>
          <w:b/>
          <w:bCs/>
        </w:rPr>
      </w:pPr>
      <w:r>
        <w:rPr>
          <w:rFonts w:hint="eastAsia"/>
          <w:b/>
          <w:bCs/>
        </w:rPr>
        <w:t>二、其他主流平台的注册与体验</w:t>
      </w:r>
    </w:p>
    <w:p w14:paraId="5F887E7D">
      <w:pPr>
        <w:rPr>
          <w:rFonts w:hint="eastAsia"/>
        </w:rPr>
      </w:pPr>
      <w:r>
        <w:rPr>
          <w:rFonts w:hint="eastAsia"/>
        </w:rPr>
        <w:t>除了DeepSeek，国内还有好几款优秀的AI大模型工具。它们注册流程大同小异，基础功能也都免费。下面简要介绍每个平台怎么找到、怎么注册。</w:t>
      </w:r>
    </w:p>
    <w:p w14:paraId="12696E0F">
      <w:pPr>
        <w:rPr>
          <w:rFonts w:hint="eastAsia"/>
        </w:rPr>
      </w:pPr>
      <w:r>
        <w:rPr>
          <w:rFonts w:hint="eastAsia"/>
          <w:b/>
          <w:bCs/>
        </w:rPr>
        <w:t>文心一言（百度出品）</w:t>
      </w:r>
    </w:p>
    <w:p w14:paraId="71AFF775">
      <w:pPr>
        <w:rPr>
          <w:rFonts w:hint="eastAsia"/>
        </w:rPr>
      </w:pPr>
      <w:r>
        <w:rPr>
          <w:rFonts w:hint="eastAsia"/>
        </w:rPr>
        <w:t>访问 yiyan.baidu.com ，用百度账号直接登录。如果有百度网盘或百度贴吧的账号，不用另外注册，直接用就行。百度在中文领域深耕多年，文心一言的中文写作能力很扎实，还能生成图片。</w:t>
      </w:r>
    </w:p>
    <w:p w14:paraId="06B544AF">
      <w:pPr>
        <w:rPr>
          <w:rFonts w:hint="eastAsia"/>
        </w:rPr>
      </w:pPr>
      <w:r>
        <w:rPr>
          <w:rFonts w:hint="eastAsia"/>
          <w:b/>
          <w:bCs/>
        </w:rPr>
        <w:t>通义千问（阿里巴巴出品）</w:t>
      </w:r>
    </w:p>
    <w:p w14:paraId="7318A6BE">
      <w:pPr>
        <w:rPr>
          <w:rFonts w:hint="eastAsia"/>
        </w:rPr>
      </w:pPr>
      <w:r>
        <w:rPr>
          <w:rFonts w:hint="eastAsia"/>
        </w:rPr>
        <w:t>访问 tongyi.aliyun.com ，用支付宝或淘宝账号登录——基本上人人都有。通义千问的数据分析能力比较突出，支持上传Excel等文件让AI帮忙处理，后面做数据相关的任务会经常用到。</w:t>
      </w:r>
    </w:p>
    <w:p w14:paraId="13C1B792">
      <w:pPr>
        <w:rPr>
          <w:rFonts w:hint="eastAsia"/>
        </w:rPr>
      </w:pPr>
      <w:r>
        <w:rPr>
          <w:rFonts w:hint="eastAsia"/>
          <w:b/>
          <w:bCs/>
        </w:rPr>
        <w:t>Kimi（月之暗面出品）</w:t>
      </w:r>
    </w:p>
    <w:p w14:paraId="09AC08ED">
      <w:pPr>
        <w:rPr>
          <w:rFonts w:hint="eastAsia"/>
        </w:rPr>
      </w:pPr>
      <w:r>
        <w:rPr>
          <w:rFonts w:hint="eastAsia"/>
        </w:rPr>
        <w:t>访问 kimi.moonshot.cn ，手机号注册。Kimi最大的特点是能处理超长文本——别的平台可能一次只能读几千字，Kimi能一次读完一整份几万字的文件。以后遇到"读长报告""分析合同"之类的任务，Kimi是好帮手。</w:t>
      </w:r>
    </w:p>
    <w:p w14:paraId="27DF1802">
      <w:pPr>
        <w:rPr>
          <w:rFonts w:hint="eastAsia"/>
        </w:rPr>
      </w:pPr>
      <w:r>
        <w:rPr>
          <w:rFonts w:hint="eastAsia"/>
          <w:b/>
          <w:bCs/>
        </w:rPr>
        <w:t>豆包（字节跳动出品）</w:t>
      </w:r>
    </w:p>
    <w:p w14:paraId="34A8C923">
      <w:pPr>
        <w:rPr>
          <w:rFonts w:hint="eastAsia"/>
        </w:rPr>
      </w:pPr>
      <w:r>
        <w:rPr>
          <w:rFonts w:hint="eastAsia"/>
        </w:rPr>
        <w:t>访问 </w:t>
      </w:r>
      <w:r>
        <w:fldChar w:fldCharType="begin"/>
      </w:r>
      <w:r>
        <w:instrText xml:space="preserve"> HYPERLINK "http://www.doubao.com/" \t "_blank" </w:instrText>
      </w:r>
      <w:r>
        <w:fldChar w:fldCharType="separate"/>
      </w:r>
      <w:r>
        <w:rPr>
          <w:rStyle w:val="22"/>
          <w:rFonts w:hint="eastAsia"/>
        </w:rPr>
        <w:t>www.doubao.com</w:t>
      </w:r>
      <w:r>
        <w:rPr>
          <w:rStyle w:val="22"/>
          <w:rFonts w:hint="eastAsia"/>
        </w:rPr>
        <w:fldChar w:fldCharType="end"/>
      </w:r>
      <w:r>
        <w:rPr>
          <w:rFonts w:hint="eastAsia"/>
        </w:rPr>
        <w:t> ，用抖音账号或手机号登录。豆包的对话体验比较轻松自然，还支持语音聊天。如果你习惯用说的而不是打字，可以试试。</w:t>
      </w:r>
    </w:p>
    <w:p w14:paraId="4A391756">
      <w:pPr>
        <w:rPr>
          <w:rFonts w:hint="eastAsia"/>
        </w:rPr>
      </w:pPr>
      <w:r>
        <w:rPr>
          <w:rFonts w:hint="eastAsia"/>
          <w:b/>
          <w:bCs/>
        </w:rPr>
        <w:t>讯飞星火（科大讯飞出品）</w:t>
      </w:r>
    </w:p>
    <w:p w14:paraId="0B410CFF">
      <w:pPr>
        <w:rPr>
          <w:rFonts w:hint="eastAsia"/>
        </w:rPr>
      </w:pPr>
      <w:r>
        <w:rPr>
          <w:rFonts w:hint="eastAsia"/>
        </w:rPr>
        <w:t>访问 xinghuo.xfyun.cn ，手机号注册。科大讯飞做语音技术起家，所以讯飞星火的语音输入体验特别好——直接对着手机说话，它不仅能识别得又快又准，还能理解你说的是什么意思。</w:t>
      </w:r>
    </w:p>
    <w:p w14:paraId="599C4271">
      <w:pPr>
        <w:rPr>
          <w:rFonts w:hint="eastAsia"/>
        </w:rPr>
      </w:pPr>
      <w:r>
        <w:rPr>
          <w:rFonts w:hint="eastAsia"/>
          <w:b/>
          <w:bCs/>
        </w:rPr>
        <w:t>【试一试】</w:t>
      </w:r>
    </w:p>
    <w:p w14:paraId="5AADBE8B">
      <w:pPr>
        <w:rPr>
          <w:rFonts w:hint="eastAsia"/>
        </w:rPr>
      </w:pPr>
      <w:r>
        <w:rPr>
          <w:rFonts w:hint="eastAsia"/>
        </w:rPr>
        <w:t>从上面五个平台里挑两个，花几分钟注册好。然后向两个平台各问一个相同的问题——比如"请帮我用50个字介绍一下中国邮政是做什么的"——对比一下两边的回答有什么不一样。</w:t>
      </w:r>
    </w:p>
    <w:p w14:paraId="5673BE00">
      <w:pPr>
        <w:rPr>
          <w:rFonts w:hint="eastAsia"/>
        </w:rPr>
      </w:pPr>
      <w:r>
        <w:pict>
          <v:rect id="_x0000_i1059" o:spt="1" style="height:3pt;width:0pt;" fillcolor="#A0A0A0" filled="t" stroked="f" coordsize="21600,21600" o:hr="t" o:hrstd="t" o:hralign="center">
            <v:path/>
            <v:fill on="t" focussize="0,0"/>
            <v:stroke on="f"/>
            <v:imagedata o:title=""/>
            <o:lock v:ext="edit"/>
            <w10:wrap type="none"/>
            <w10:anchorlock/>
          </v:rect>
        </w:pict>
      </w:r>
    </w:p>
    <w:p w14:paraId="314CE83B">
      <w:pPr>
        <w:rPr>
          <w:rFonts w:hint="eastAsia"/>
          <w:b/>
          <w:bCs/>
        </w:rPr>
      </w:pPr>
      <w:r>
        <w:rPr>
          <w:rFonts w:hint="eastAsia"/>
          <w:b/>
          <w:bCs/>
        </w:rPr>
        <w:t>三、各平台的特点对比与选用建议</w:t>
      </w:r>
    </w:p>
    <w:p w14:paraId="6E75FE4A">
      <w:pPr>
        <w:rPr>
          <w:rFonts w:hint="eastAsia"/>
        </w:rPr>
      </w:pPr>
      <w:r>
        <w:rPr>
          <w:rFonts w:hint="eastAsia"/>
        </w:rPr>
        <w:t>面对这么多平台，到底用哪个？</w:t>
      </w:r>
    </w:p>
    <w:p w14:paraId="3FA95B70">
      <w:pPr>
        <w:rPr>
          <w:rFonts w:hint="eastAsia"/>
        </w:rPr>
      </w:pPr>
      <w:r>
        <w:rPr>
          <w:rFonts w:hint="eastAsia"/>
        </w:rPr>
        <w:t>答案是：</w:t>
      </w:r>
      <w:r>
        <w:rPr>
          <w:rFonts w:hint="eastAsia"/>
          <w:b/>
          <w:bCs/>
        </w:rPr>
        <w:t>看你要干什么活儿。</w:t>
      </w:r>
      <w:r>
        <w:rPr>
          <w:rFonts w:hint="eastAsia"/>
        </w:rPr>
        <w:t> 就像工具箱里有螺丝刀也有扳手，不同的活儿用不同的工具最顺手。各平台的特点对比见表1-9。</w:t>
      </w:r>
    </w:p>
    <w:p w14:paraId="4E516AE1">
      <w:pPr>
        <w:jc w:val="center"/>
        <w:rPr>
          <w:rFonts w:hint="eastAsia"/>
        </w:rPr>
      </w:pPr>
      <w:r>
        <w:t>表1-9 国内主流AI大模型平台特点对比</w:t>
      </w:r>
    </w:p>
    <w:tbl>
      <w:tblPr>
        <w:tblStyle w:val="17"/>
        <w:tblW w:w="7372" w:type="dxa"/>
        <w:tblInd w:w="0" w:type="dxa"/>
        <w:tblLayout w:type="autofit"/>
        <w:tblCellMar>
          <w:top w:w="15" w:type="dxa"/>
          <w:left w:w="15" w:type="dxa"/>
          <w:bottom w:w="15" w:type="dxa"/>
          <w:right w:w="15" w:type="dxa"/>
        </w:tblCellMar>
      </w:tblPr>
      <w:tblGrid>
        <w:gridCol w:w="1294"/>
        <w:gridCol w:w="976"/>
        <w:gridCol w:w="757"/>
        <w:gridCol w:w="1688"/>
        <w:gridCol w:w="2657"/>
      </w:tblGrid>
      <w:tr w14:paraId="180ABEFB">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25A995">
            <w:pPr>
              <w:rPr>
                <w:rFonts w:hint="eastAsia"/>
                <w:b/>
                <w:bCs/>
              </w:rPr>
            </w:pPr>
            <w:r>
              <w:rPr>
                <w:b/>
                <w:bCs/>
              </w:rPr>
              <w:t>平台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E7A76C">
            <w:pPr>
              <w:rPr>
                <w:rFonts w:hint="eastAsia"/>
                <w:b/>
                <w:bCs/>
              </w:rPr>
            </w:pPr>
            <w:r>
              <w:rPr>
                <w:b/>
                <w:bCs/>
              </w:rPr>
              <w:t>出品方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0EC276">
            <w:pPr>
              <w:rPr>
                <w:rFonts w:hint="eastAsia"/>
                <w:b/>
                <w:bCs/>
              </w:rPr>
            </w:pPr>
            <w:r>
              <w:rPr>
                <w:b/>
                <w:bCs/>
              </w:rPr>
              <w:t>免费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D46F5BE">
            <w:pPr>
              <w:rPr>
                <w:rFonts w:hint="eastAsia"/>
                <w:b/>
                <w:bCs/>
              </w:rPr>
            </w:pPr>
            <w:r>
              <w:rPr>
                <w:b/>
                <w:bCs/>
              </w:rPr>
              <w:t>特别擅长</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4E61CC">
            <w:pPr>
              <w:rPr>
                <w:rFonts w:hint="eastAsia"/>
                <w:b/>
                <w:bCs/>
              </w:rPr>
            </w:pPr>
            <w:r>
              <w:rPr>
                <w:b/>
                <w:bCs/>
              </w:rPr>
              <w:t>一句话评价</w:t>
            </w:r>
          </w:p>
        </w:tc>
      </w:tr>
      <w:tr w14:paraId="7582F59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4D5DED">
            <w:pPr>
              <w:rPr>
                <w:rFonts w:hint="eastAsia"/>
              </w:rPr>
            </w:pPr>
            <w:r>
              <w:t>DeepSeek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6193687">
            <w:pPr>
              <w:rPr>
                <w:rFonts w:hint="eastAsia"/>
              </w:rPr>
            </w:pPr>
            <w:r>
              <w:t>深度求索</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4D7C0A">
            <w:pPr>
              <w:rPr>
                <w:rFonts w:hint="eastAsia"/>
              </w:rPr>
            </w:pPr>
            <w:r>
              <w:rPr>
                <w:rFonts w:ascii="Segoe UI Emoji" w:hAnsi="Segoe UI Emoji" w:cs="Segoe UI Emoji"/>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9C3872">
            <w:pPr>
              <w:rPr>
                <w:rFonts w:hint="eastAsia"/>
              </w:rPr>
            </w:pPr>
            <w:r>
              <w:t>逻辑推理、深度分析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2E125B">
            <w:pPr>
              <w:rPr>
                <w:rFonts w:hint="eastAsia"/>
              </w:rPr>
            </w:pPr>
            <w:r>
              <w:t>推理能力强，适合需要"动脑子"的任务</w:t>
            </w:r>
          </w:p>
        </w:tc>
      </w:tr>
      <w:tr w14:paraId="4C2EBC0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C14751A">
            <w:pPr>
              <w:rPr>
                <w:rFonts w:hint="eastAsia"/>
              </w:rPr>
            </w:pPr>
            <w:r>
              <w:t>文心一言</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DD38CA">
            <w:pPr>
              <w:rPr>
                <w:rFonts w:hint="eastAsia"/>
              </w:rPr>
            </w:pPr>
            <w:r>
              <w:t>百度</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CD88F1F">
            <w:pPr>
              <w:rPr>
                <w:rFonts w:hint="eastAsia"/>
              </w:rPr>
            </w:pPr>
            <w:r>
              <w:rPr>
                <w:rFonts w:ascii="Segoe UI Emoji" w:hAnsi="Segoe UI Emoji" w:cs="Segoe UI Emoji"/>
              </w:rP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AF78E47">
            <w:pPr>
              <w:rPr>
                <w:rFonts w:hint="eastAsia"/>
              </w:rPr>
            </w:pPr>
            <w:r>
              <w:t>中文写作、图片生成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619F091">
            <w:pPr>
              <w:rPr>
                <w:rFonts w:hint="eastAsia"/>
              </w:rPr>
            </w:pPr>
            <w:r>
              <w:t>中文功底扎实，还能画图</w:t>
            </w:r>
          </w:p>
        </w:tc>
      </w:tr>
      <w:tr w14:paraId="107AA7B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F0FC3D">
            <w:pPr>
              <w:rPr>
                <w:rFonts w:hint="eastAsia"/>
              </w:rPr>
            </w:pPr>
            <w:r>
              <w:t>通义千问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098EDF">
            <w:pPr>
              <w:rPr>
                <w:rFonts w:hint="eastAsia"/>
              </w:rPr>
            </w:pPr>
            <w:r>
              <w:t>阿里巴巴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BACB45">
            <w:pPr>
              <w:rPr>
                <w:rFonts w:hint="eastAsia"/>
              </w:rPr>
            </w:pPr>
            <w:r>
              <w:rPr>
                <w:rFonts w:ascii="Segoe UI Emoji" w:hAnsi="Segoe UI Emoji" w:cs="Segoe UI Emoji"/>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14C9C4">
            <w:pPr>
              <w:rPr>
                <w:rFonts w:hint="eastAsia"/>
              </w:rPr>
            </w:pPr>
            <w:r>
              <w:t>文件处理、数据分析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D8D4AC7">
            <w:pPr>
              <w:rPr>
                <w:rFonts w:hint="eastAsia"/>
              </w:rPr>
            </w:pPr>
            <w:r>
              <w:t>适合上传文件让AI帮忙干活</w:t>
            </w:r>
          </w:p>
        </w:tc>
      </w:tr>
      <w:tr w14:paraId="3D947E3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C7FB3EC">
            <w:pPr>
              <w:rPr>
                <w:rFonts w:hint="eastAsia"/>
              </w:rPr>
            </w:pPr>
            <w:r>
              <w:t>Kimi</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A264C49">
            <w:pPr>
              <w:rPr>
                <w:rFonts w:hint="eastAsia"/>
              </w:rPr>
            </w:pPr>
            <w:r>
              <w:t>月之暗面</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A496769">
            <w:pPr>
              <w:rPr>
                <w:rFonts w:hint="eastAsia"/>
              </w:rPr>
            </w:pPr>
            <w:r>
              <w:rPr>
                <w:rFonts w:ascii="Segoe UI Emoji" w:hAnsi="Segoe UI Emoji" w:cs="Segoe UI Emoji"/>
              </w:rP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10E749">
            <w:pPr>
              <w:rPr>
                <w:rFonts w:hint="eastAsia"/>
              </w:rPr>
            </w:pPr>
            <w:r>
              <w:t>长文档阅读与分析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C85A194">
            <w:pPr>
              <w:rPr>
                <w:rFonts w:hint="eastAsia"/>
              </w:rPr>
            </w:pPr>
            <w:r>
              <w:t>能一口气读完几万字的文件</w:t>
            </w:r>
          </w:p>
        </w:tc>
      </w:tr>
      <w:tr w14:paraId="65B51E4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BBAAFA">
            <w:pPr>
              <w:rPr>
                <w:rFonts w:hint="eastAsia"/>
              </w:rPr>
            </w:pPr>
            <w:r>
              <w:t>豆包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E9AF0DE">
            <w:pPr>
              <w:rPr>
                <w:rFonts w:hint="eastAsia"/>
              </w:rPr>
            </w:pPr>
            <w:r>
              <w:t>字节跳动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9174965">
            <w:pPr>
              <w:rPr>
                <w:rFonts w:hint="eastAsia"/>
              </w:rPr>
            </w:pPr>
            <w:r>
              <w:rPr>
                <w:rFonts w:ascii="Segoe UI Emoji" w:hAnsi="Segoe UI Emoji" w:cs="Segoe UI Emoji"/>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D676BE0">
            <w:pPr>
              <w:rPr>
                <w:rFonts w:hint="eastAsia"/>
              </w:rPr>
            </w:pPr>
            <w:r>
              <w:t>日常对话、创意写作</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A25574">
            <w:pPr>
              <w:rPr>
                <w:rFonts w:hint="eastAsia"/>
              </w:rPr>
            </w:pPr>
            <w:r>
              <w:t>聊天体验轻松，入门友好</w:t>
            </w:r>
          </w:p>
        </w:tc>
      </w:tr>
      <w:tr w14:paraId="076F2FC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05678A7">
            <w:pPr>
              <w:rPr>
                <w:rFonts w:hint="eastAsia"/>
              </w:rPr>
            </w:pPr>
            <w:r>
              <w:t>讯飞星火</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05FA517">
            <w:pPr>
              <w:rPr>
                <w:rFonts w:hint="eastAsia"/>
              </w:rPr>
            </w:pPr>
            <w:r>
              <w:t>科大讯飞</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04D381A">
            <w:pPr>
              <w:rPr>
                <w:rFonts w:hint="eastAsia"/>
              </w:rPr>
            </w:pPr>
            <w:r>
              <w:rPr>
                <w:rFonts w:ascii="Segoe UI Emoji" w:hAnsi="Segoe UI Emoji" w:cs="Segoe UI Emoji"/>
              </w:rP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D6E01A2">
            <w:pPr>
              <w:rPr>
                <w:rFonts w:hint="eastAsia"/>
              </w:rPr>
            </w:pPr>
            <w:r>
              <w:t>语音交互</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0416292">
            <w:pPr>
              <w:rPr>
                <w:rFonts w:hint="eastAsia"/>
              </w:rPr>
            </w:pPr>
            <w:r>
              <w:t>说话比打字方便的人首选</w:t>
            </w:r>
          </w:p>
        </w:tc>
      </w:tr>
    </w:tbl>
    <w:p w14:paraId="4F892D6D">
      <w:pPr>
        <w:rPr>
          <w:rFonts w:hint="eastAsia"/>
        </w:rPr>
      </w:pPr>
      <w:r>
        <w:rPr>
          <w:rFonts w:hint="eastAsia"/>
        </w:rPr>
        <w:t>说明：以上信息截至2025年上半年。AI平台迭代很快，功能随时可能变化，请以各平台官网最新情况为准。</w:t>
      </w:r>
    </w:p>
    <w:p w14:paraId="5CA08EA8">
      <w:pPr>
        <w:rPr>
          <w:rFonts w:hint="eastAsia"/>
        </w:rPr>
      </w:pPr>
      <w:r>
        <w:rPr>
          <w:rFonts w:hint="eastAsia"/>
        </w:rPr>
        <w:t>不同任务场景下该选哪个平台？参考图1-5。</w:t>
      </w:r>
    </w:p>
    <w:p w14:paraId="168D97A1">
      <w:pPr>
        <w:rPr>
          <w:rFonts w:hint="eastAsia"/>
        </w:rPr>
      </w:pPr>
      <w:r>
        <w:drawing>
          <wp:inline distT="0" distB="0" distL="0" distR="0">
            <wp:extent cx="5274310" cy="1090930"/>
            <wp:effectExtent l="0" t="0" r="2540" b="0"/>
            <wp:docPr id="535528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28911" name="图片 1"/>
                    <pic:cNvPicPr>
                      <a:picLocks noChangeAspect="1"/>
                    </pic:cNvPicPr>
                  </pic:nvPicPr>
                  <pic:blipFill>
                    <a:blip r:embed="rId8"/>
                    <a:srcRect t="31602" b="31602"/>
                    <a:stretch>
                      <a:fillRect/>
                    </a:stretch>
                  </pic:blipFill>
                  <pic:spPr>
                    <a:xfrm>
                      <a:off x="0" y="0"/>
                      <a:ext cx="5274310" cy="1091158"/>
                    </a:xfrm>
                    <a:prstGeom prst="rect">
                      <a:avLst/>
                    </a:prstGeom>
                    <a:ln>
                      <a:noFill/>
                    </a:ln>
                  </pic:spPr>
                </pic:pic>
              </a:graphicData>
            </a:graphic>
          </wp:inline>
        </w:drawing>
      </w:r>
    </w:p>
    <w:p w14:paraId="7ECB2E48">
      <w:pPr>
        <w:jc w:val="center"/>
        <w:rPr>
          <w:rFonts w:hint="eastAsia"/>
        </w:rPr>
      </w:pPr>
      <w:r>
        <w:t>图1-5 不同任务场景下的平台选用参考</w:t>
      </w:r>
    </w:p>
    <w:p w14:paraId="50FEB1BC">
      <w:pPr>
        <w:rPr>
          <w:rFonts w:hint="eastAsia"/>
        </w:rPr>
      </w:pPr>
      <w:r>
        <w:rPr>
          <w:rFonts w:hint="eastAsia"/>
        </w:rPr>
        <w:t>不过说实话，刚入门的时候不用纠结这个问题。建议是：</w:t>
      </w:r>
      <w:r>
        <w:rPr>
          <w:rFonts w:hint="eastAsia"/>
          <w:b/>
          <w:bCs/>
        </w:rPr>
        <w:t>先挑一个平台用熟</w:t>
      </w:r>
      <w:r>
        <w:rPr>
          <w:rFonts w:hint="eastAsia"/>
        </w:rPr>
        <w:t>——不管是DeepSeek、文心一言还是别的什么——先把跟AI对话的习惯和感觉培养起来。等你熟练了，自然会知道什么场景该换什么工具。</w:t>
      </w:r>
    </w:p>
    <w:p w14:paraId="55F5669E">
      <w:pPr>
        <w:rPr>
          <w:rFonts w:hint="eastAsia"/>
        </w:rPr>
      </w:pPr>
      <w:r>
        <w:pict>
          <v:rect id="_x0000_i1060" o:spt="1" style="height:3pt;width:0pt;" fillcolor="#A0A0A0" filled="t" stroked="f" coordsize="21600,21600" o:hr="t" o:hrstd="t" o:hralign="center">
            <v:path/>
            <v:fill on="t" focussize="0,0"/>
            <v:stroke on="f"/>
            <v:imagedata o:title=""/>
            <o:lock v:ext="edit"/>
            <w10:wrap type="none"/>
            <w10:anchorlock/>
          </v:rect>
        </w:pict>
      </w:r>
    </w:p>
    <w:p w14:paraId="426E95C3">
      <w:pPr>
        <w:rPr>
          <w:rFonts w:hint="eastAsia"/>
          <w:b/>
          <w:bCs/>
        </w:rPr>
      </w:pPr>
      <w:r>
        <w:rPr>
          <w:rFonts w:hint="eastAsia"/>
          <w:b/>
          <w:bCs/>
        </w:rPr>
        <w:t>四、手机端与电脑端的使用方式</w:t>
      </w:r>
    </w:p>
    <w:p w14:paraId="277435EE">
      <w:pPr>
        <w:rPr>
          <w:rFonts w:hint="eastAsia"/>
        </w:rPr>
      </w:pPr>
      <w:r>
        <w:rPr>
          <w:rFonts w:hint="eastAsia"/>
        </w:rPr>
        <w:t>AI大模型工具既能在电脑上用（打开浏览器访问网页），也能在手机上用（下载App）。两种方式各有各的好处，对比见表1-10。</w:t>
      </w:r>
    </w:p>
    <w:p w14:paraId="3BF013BD">
      <w:pPr>
        <w:jc w:val="center"/>
        <w:rPr>
          <w:rFonts w:hint="eastAsia"/>
        </w:rPr>
      </w:pPr>
      <w:r>
        <w:t>表1-10 电脑端与手机端使用方式对比</w:t>
      </w:r>
    </w:p>
    <w:tbl>
      <w:tblPr>
        <w:tblStyle w:val="17"/>
        <w:tblW w:w="7372" w:type="dxa"/>
        <w:tblInd w:w="0" w:type="dxa"/>
        <w:tblLayout w:type="autofit"/>
        <w:tblCellMar>
          <w:top w:w="15" w:type="dxa"/>
          <w:left w:w="15" w:type="dxa"/>
          <w:bottom w:w="15" w:type="dxa"/>
          <w:right w:w="15" w:type="dxa"/>
        </w:tblCellMar>
      </w:tblPr>
      <w:tblGrid>
        <w:gridCol w:w="1145"/>
        <w:gridCol w:w="3002"/>
        <w:gridCol w:w="3225"/>
      </w:tblGrid>
      <w:tr w14:paraId="7A96BEF8">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45A801">
            <w:pPr>
              <w:rPr>
                <w:rFonts w:hint="eastAsia"/>
                <w:b/>
                <w:bCs/>
              </w:rPr>
            </w:pPr>
            <w:r>
              <w:rPr>
                <w:b/>
                <w:bCs/>
              </w:rPr>
              <w:t>对比项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B4AFF35">
            <w:pPr>
              <w:rPr>
                <w:rFonts w:hint="eastAsia"/>
                <w:b/>
                <w:bCs/>
              </w:rPr>
            </w:pPr>
            <w:r>
              <w:rPr>
                <w:b/>
                <w:bCs/>
              </w:rPr>
              <w:t>电脑端（浏览器）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2D9416">
            <w:pPr>
              <w:rPr>
                <w:rFonts w:hint="eastAsia"/>
                <w:b/>
                <w:bCs/>
              </w:rPr>
            </w:pPr>
            <w:r>
              <w:rPr>
                <w:b/>
                <w:bCs/>
              </w:rPr>
              <w:t>手机端（App）</w:t>
            </w:r>
          </w:p>
        </w:tc>
      </w:tr>
      <w:tr w14:paraId="17E9855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292C07">
            <w:pPr>
              <w:rPr>
                <w:rFonts w:hint="eastAsia"/>
              </w:rPr>
            </w:pPr>
            <w:r>
              <w:t>怎么用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8ACCCE">
            <w:pPr>
              <w:rPr>
                <w:rFonts w:hint="eastAsia"/>
              </w:rPr>
            </w:pPr>
            <w:r>
              <w:t>打开浏览器，输入网址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9DFC084">
            <w:pPr>
              <w:rPr>
                <w:rFonts w:hint="eastAsia"/>
              </w:rPr>
            </w:pPr>
            <w:r>
              <w:t>应用商店搜索下载App</w:t>
            </w:r>
          </w:p>
        </w:tc>
      </w:tr>
      <w:tr w14:paraId="7C30E78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4ABFD31">
            <w:pPr>
              <w:rPr>
                <w:rFonts w:hint="eastAsia"/>
              </w:rPr>
            </w:pPr>
            <w:r>
              <w:t>适合什么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51D244F">
            <w:pPr>
              <w:rPr>
                <w:rFonts w:hint="eastAsia"/>
              </w:rPr>
            </w:pPr>
            <w:r>
              <w:t>写长文档、处理数据、正式工作</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A06A691">
            <w:pPr>
              <w:rPr>
                <w:rFonts w:hint="eastAsia"/>
              </w:rPr>
            </w:pPr>
            <w:r>
              <w:t>随时提问、碎片化使用、语音输入</w:t>
            </w:r>
          </w:p>
        </w:tc>
      </w:tr>
      <w:tr w14:paraId="4C41FFF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B2F4AF5">
            <w:pPr>
              <w:rPr>
                <w:rFonts w:hint="eastAsia"/>
              </w:rPr>
            </w:pPr>
            <w:r>
              <w:t>打字体验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5B9143">
            <w:pPr>
              <w:rPr>
                <w:rFonts w:hint="eastAsia"/>
              </w:rPr>
            </w:pPr>
            <w:r>
              <w:t>键盘打字，速度快、效率高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E0A5B6">
            <w:pPr>
              <w:rPr>
                <w:rFonts w:hint="eastAsia"/>
              </w:rPr>
            </w:pPr>
            <w:r>
              <w:t>打字没电脑快，但可以用语音输入</w:t>
            </w:r>
          </w:p>
        </w:tc>
      </w:tr>
      <w:tr w14:paraId="2797C0F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04D609">
            <w:pPr>
              <w:rPr>
                <w:rFonts w:hint="eastAsia"/>
              </w:rPr>
            </w:pPr>
            <w:r>
              <w:t>文件处理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393D90F">
            <w:pPr>
              <w:rPr>
                <w:rFonts w:hint="eastAsia"/>
              </w:rPr>
            </w:pPr>
            <w:r>
              <w:t>上传下载都很方便</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9FADA5B">
            <w:pPr>
              <w:rPr>
                <w:rFonts w:hint="eastAsia"/>
              </w:rPr>
            </w:pPr>
            <w:r>
              <w:t>稍微麻烦一点</w:t>
            </w:r>
          </w:p>
        </w:tc>
      </w:tr>
      <w:tr w14:paraId="17B3626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3D24010">
            <w:pPr>
              <w:rPr>
                <w:rFonts w:hint="eastAsia"/>
              </w:rPr>
            </w:pPr>
            <w:r>
              <w:t>复制粘贴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F05D1C">
            <w:pPr>
              <w:rPr>
                <w:rFonts w:hint="eastAsia"/>
              </w:rPr>
            </w:pPr>
            <w:r>
              <w:t>非常方便，直接粘贴到Word里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30D6F6">
            <w:pPr>
              <w:rPr>
                <w:rFonts w:hint="eastAsia"/>
              </w:rPr>
            </w:pPr>
            <w:r>
              <w:t>操作步骤多一些</w:t>
            </w:r>
          </w:p>
        </w:tc>
      </w:tr>
      <w:tr w14:paraId="676C285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7D2C463">
            <w:pPr>
              <w:rPr>
                <w:rFonts w:hint="eastAsia"/>
              </w:rPr>
            </w:pPr>
            <w:r>
              <w:t>建议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BC4E1EE">
            <w:pPr>
              <w:rPr>
                <w:rFonts w:hint="eastAsia"/>
              </w:rPr>
            </w:pPr>
            <w:r>
              <w:t>在学校或办公室，优先用电脑</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B1C4ABD">
            <w:pPr>
              <w:rPr>
                <w:rFonts w:hint="eastAsia"/>
              </w:rPr>
            </w:pPr>
            <w:r>
              <w:t>在外面或者临时要问个事，用手机</w:t>
            </w:r>
          </w:p>
        </w:tc>
      </w:tr>
    </w:tbl>
    <w:p w14:paraId="3B54C98E">
      <w:pPr>
        <w:rPr>
          <w:rFonts w:hint="eastAsia"/>
        </w:rPr>
      </w:pPr>
      <w:r>
        <w:rPr>
          <w:rFonts w:hint="eastAsia"/>
        </w:rPr>
        <w:t>建议在手机上至少装2~3个AI大模型的App：打开应用商店，搜索"DeepSeek""文心一言""Kimi"等名字，下载安装，用之前注册的账号登录就行。</w:t>
      </w:r>
    </w:p>
    <w:p w14:paraId="3EC523A7">
      <w:pPr>
        <w:rPr>
          <w:rFonts w:hint="eastAsia"/>
        </w:rPr>
      </w:pPr>
      <w:r>
        <w:rPr>
          <w:rFonts w:hint="eastAsia"/>
          <w:b/>
          <w:bCs/>
        </w:rPr>
        <w:t>【翻车现场】新手常见的三个问题</w:t>
      </w:r>
    </w:p>
    <w:p w14:paraId="2BF59A0E">
      <w:pPr>
        <w:rPr>
          <w:rFonts w:hint="eastAsia"/>
        </w:rPr>
      </w:pPr>
      <w:r>
        <w:rPr>
          <w:rFonts w:hint="eastAsia"/>
          <w:b/>
          <w:bCs/>
        </w:rPr>
        <w:t>问题一：注册时收不到验证码。</w:t>
      </w:r>
      <w:r>
        <w:rPr>
          <w:rFonts w:hint="eastAsia"/>
        </w:rPr>
        <w:t> 先检查手机号有没有打错。再等一分钟重试。还不行的话，看看手机有没有装短信拦截软件（比如某些安全管家会把验证码当垃圾短信拦掉）。</w:t>
      </w:r>
    </w:p>
    <w:p w14:paraId="0823E381">
      <w:pPr>
        <w:rPr>
          <w:rFonts w:hint="eastAsia"/>
        </w:rPr>
      </w:pPr>
      <w:r>
        <w:rPr>
          <w:rFonts w:hint="eastAsia"/>
          <w:b/>
          <w:bCs/>
        </w:rPr>
        <w:t>问题二：打开网页一直转圈进不去。</w:t>
      </w:r>
      <w:r>
        <w:rPr>
          <w:rFonts w:hint="eastAsia"/>
        </w:rPr>
        <w:t> 大概率是用的人太多了，服务器忙不过来。工作日上午9~11点是高峰期。要么换个时间段试试，要么换一个平台先用着。</w:t>
      </w:r>
    </w:p>
    <w:p w14:paraId="63DB8C3A">
      <w:pPr>
        <w:rPr>
          <w:rFonts w:hint="eastAsia"/>
        </w:rPr>
      </w:pPr>
      <w:r>
        <w:rPr>
          <w:rFonts w:hint="eastAsia"/>
          <w:b/>
          <w:bCs/>
        </w:rPr>
        <w:t>问题三：AI回答到一半突然停了。</w:t>
      </w:r>
      <w:r>
        <w:rPr>
          <w:rFonts w:hint="eastAsia"/>
        </w:rPr>
        <w:t> 不用慌，在对话框里输入"请继续"两个字，回车发送，AI就会接着刚才的内容继续往下写。</w:t>
      </w:r>
    </w:p>
    <w:p w14:paraId="789F6808">
      <w:pPr>
        <w:rPr>
          <w:rFonts w:hint="eastAsia"/>
        </w:rPr>
      </w:pPr>
      <w:r>
        <w:pict>
          <v:rect id="_x0000_i1061" o:spt="1" style="height:3pt;width:0pt;" fillcolor="#A0A0A0" filled="t" stroked="f" coordsize="21600,21600" o:hr="t" o:hrstd="t" o:hralign="center">
            <v:path/>
            <v:fill on="t" focussize="0,0"/>
            <v:stroke on="f"/>
            <v:imagedata o:title=""/>
            <o:lock v:ext="edit"/>
            <w10:wrap type="none"/>
            <w10:anchorlock/>
          </v:rect>
        </w:pict>
      </w:r>
    </w:p>
    <w:p w14:paraId="1666E861">
      <w:pPr>
        <w:rPr>
          <w:rFonts w:hint="eastAsia"/>
        </w:rPr>
      </w:pPr>
      <w:r>
        <w:rPr>
          <w:rFonts w:hint="eastAsia"/>
          <w:b/>
          <w:bCs/>
        </w:rPr>
        <w:t>【任务小结与自测】</w:t>
      </w:r>
    </w:p>
    <w:p w14:paraId="04ED9341">
      <w:pPr>
        <w:rPr>
          <w:rFonts w:hint="eastAsia"/>
        </w:rPr>
      </w:pPr>
      <w:r>
        <w:rPr>
          <w:rFonts w:hint="eastAsia"/>
        </w:rPr>
        <w:t>完成任务三后，检查一下自己：</w:t>
      </w:r>
    </w:p>
    <w:p w14:paraId="2936D911">
      <w:pPr>
        <w:numPr>
          <w:ilvl w:val="0"/>
          <w:numId w:val="53"/>
        </w:numPr>
        <w:rPr>
          <w:rFonts w:hint="eastAsia"/>
        </w:rPr>
      </w:pPr>
      <w:r>
        <w:rPr>
          <w:rFonts w:hint="eastAsia"/>
        </w:rPr>
        <w:t>已经注册了至少2个AI大模型平台</w:t>
      </w:r>
    </w:p>
    <w:p w14:paraId="38321A59">
      <w:pPr>
        <w:numPr>
          <w:ilvl w:val="0"/>
          <w:numId w:val="53"/>
        </w:numPr>
        <w:rPr>
          <w:rFonts w:hint="eastAsia"/>
        </w:rPr>
      </w:pPr>
      <w:r>
        <w:rPr>
          <w:rFonts w:hint="eastAsia"/>
        </w:rPr>
        <w:t>在每个平台上都成功完成了至少一次对话</w:t>
      </w:r>
    </w:p>
    <w:p w14:paraId="75299282">
      <w:pPr>
        <w:numPr>
          <w:ilvl w:val="0"/>
          <w:numId w:val="53"/>
        </w:numPr>
        <w:rPr>
          <w:rFonts w:hint="eastAsia"/>
        </w:rPr>
      </w:pPr>
      <w:r>
        <w:rPr>
          <w:rFonts w:hint="eastAsia"/>
        </w:rPr>
        <w:t>知道不同平台分别擅长什么</w:t>
      </w:r>
    </w:p>
    <w:p w14:paraId="56E67EAF">
      <w:pPr>
        <w:numPr>
          <w:ilvl w:val="0"/>
          <w:numId w:val="53"/>
        </w:numPr>
        <w:rPr>
          <w:rFonts w:hint="eastAsia"/>
        </w:rPr>
      </w:pPr>
      <w:r>
        <w:rPr>
          <w:rFonts w:hint="eastAsia"/>
        </w:rPr>
        <w:t>知道手机和电脑分别适合在什么情况下使用</w:t>
      </w:r>
    </w:p>
    <w:p w14:paraId="6396EA58">
      <w:pPr>
        <w:rPr>
          <w:rFonts w:hint="eastAsia"/>
        </w:rPr>
      </w:pPr>
      <w:r>
        <w:pict>
          <v:rect id="_x0000_i1062" o:spt="1" style="height:3pt;width:0pt;" fillcolor="#A0A0A0" filled="t" stroked="f" coordsize="21600,21600" o:hr="t" o:hrstd="t" o:hralign="center">
            <v:path/>
            <v:fill on="t" focussize="0,0"/>
            <v:stroke on="f"/>
            <v:imagedata o:title=""/>
            <o:lock v:ext="edit"/>
            <w10:wrap type="none"/>
            <w10:anchorlock/>
          </v:rect>
        </w:pict>
      </w:r>
    </w:p>
    <w:p w14:paraId="2FA92BF4">
      <w:pPr>
        <w:rPr>
          <w:rFonts w:hint="eastAsia"/>
          <w:b/>
          <w:bCs/>
        </w:rPr>
      </w:pPr>
      <w:r>
        <w:rPr>
          <w:rFonts w:hint="eastAsia"/>
          <w:b/>
          <w:bCs/>
        </w:rPr>
        <w:t>综合实训 向AI做自我介绍并让AI帮你写个人简介</w:t>
      </w:r>
    </w:p>
    <w:p w14:paraId="0807FE65">
      <w:pPr>
        <w:rPr>
          <w:rFonts w:hint="eastAsia"/>
        </w:rPr>
      </w:pPr>
      <w:r>
        <w:rPr>
          <w:rFonts w:hint="eastAsia"/>
          <w:b/>
          <w:bCs/>
        </w:rPr>
        <w:t>【实训目标】</w:t>
      </w:r>
    </w:p>
    <w:tbl>
      <w:tblPr>
        <w:tblStyle w:val="17"/>
        <w:tblW w:w="6869" w:type="dxa"/>
        <w:tblInd w:w="0" w:type="dxa"/>
        <w:tblLayout w:type="autofit"/>
        <w:tblCellMar>
          <w:top w:w="15" w:type="dxa"/>
          <w:left w:w="15" w:type="dxa"/>
          <w:bottom w:w="15" w:type="dxa"/>
          <w:right w:w="15" w:type="dxa"/>
        </w:tblCellMar>
      </w:tblPr>
      <w:tblGrid>
        <w:gridCol w:w="977"/>
        <w:gridCol w:w="5892"/>
      </w:tblGrid>
      <w:tr w14:paraId="720024FE">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5B7187F">
            <w:pPr>
              <w:rPr>
                <w:rFonts w:hint="eastAsia"/>
                <w:b/>
                <w:bCs/>
              </w:rPr>
            </w:pPr>
            <w:r>
              <w:rPr>
                <w:b/>
                <w:bCs/>
              </w:rPr>
              <w:t>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3395A1">
            <w:pPr>
              <w:rPr>
                <w:rFonts w:hint="eastAsia"/>
                <w:b/>
                <w:bCs/>
              </w:rPr>
            </w:pPr>
            <w:r>
              <w:rPr>
                <w:b/>
                <w:bCs/>
              </w:rPr>
              <w:t>要求</w:t>
            </w:r>
          </w:p>
        </w:tc>
      </w:tr>
      <w:tr w14:paraId="453AAE4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980682">
            <w:pPr>
              <w:rPr>
                <w:rFonts w:hint="eastAsia"/>
              </w:rPr>
            </w:pPr>
            <w: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3E61CD">
            <w:pPr>
              <w:rPr>
                <w:rFonts w:hint="eastAsia"/>
              </w:rPr>
            </w:pPr>
            <w:r>
              <w:t>通过亲身体验理解"提示词写得好不好，直接影响AI回答的质量"</w:t>
            </w:r>
          </w:p>
        </w:tc>
      </w:tr>
      <w:tr w14:paraId="12C39EB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3C5AC4">
            <w:pPr>
              <w:rPr>
                <w:rFonts w:hint="eastAsia"/>
              </w:rPr>
            </w:pPr>
            <w: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172F8E7">
            <w:pPr>
              <w:rPr>
                <w:rFonts w:hint="eastAsia"/>
              </w:rPr>
            </w:pPr>
            <w:r>
              <w:t>能在AI平台上完成一次有明确要求的对话任务，并能对比不同提示词、不同平台输出结果的差异</w:t>
            </w:r>
          </w:p>
        </w:tc>
      </w:tr>
      <w:tr w14:paraId="24D3430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ADBD48">
            <w:pPr>
              <w:rPr>
                <w:rFonts w:hint="eastAsia"/>
              </w:rPr>
            </w:pPr>
            <w: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5436054">
            <w:pPr>
              <w:rPr>
                <w:rFonts w:hint="eastAsia"/>
              </w:rPr>
            </w:pPr>
            <w:r>
              <w:t>养成对AI输出结果进行审核和修改的意识，认识到AI是辅助而非替代</w:t>
            </w:r>
          </w:p>
        </w:tc>
      </w:tr>
    </w:tbl>
    <w:p w14:paraId="57BEDBC0">
      <w:pPr>
        <w:rPr>
          <w:rFonts w:hint="eastAsia"/>
        </w:rPr>
      </w:pPr>
      <w:r>
        <w:pict>
          <v:rect id="_x0000_i1063" o:spt="1" style="height:3pt;width:0pt;" fillcolor="#A0A0A0" filled="t" stroked="f" coordsize="21600,21600" o:hr="t" o:hrstd="t" o:hralign="center">
            <v:path/>
            <v:fill on="t" focussize="0,0"/>
            <v:stroke on="f"/>
            <v:imagedata o:title=""/>
            <o:lock v:ext="edit"/>
            <w10:wrap type="none"/>
            <w10:anchorlock/>
          </v:rect>
        </w:pict>
      </w:r>
    </w:p>
    <w:p w14:paraId="500132C9">
      <w:pPr>
        <w:rPr>
          <w:rFonts w:hint="eastAsia"/>
          <w:b/>
          <w:bCs/>
        </w:rPr>
      </w:pPr>
      <w:r>
        <w:rPr>
          <w:rFonts w:hint="eastAsia"/>
          <w:b/>
          <w:bCs/>
        </w:rPr>
        <w:t>实训内容</w:t>
      </w:r>
    </w:p>
    <w:p w14:paraId="59062149">
      <w:pPr>
        <w:rPr>
          <w:rFonts w:hint="eastAsia"/>
        </w:rPr>
      </w:pPr>
      <w:r>
        <w:rPr>
          <w:rFonts w:hint="eastAsia"/>
        </w:rPr>
        <w:t>这个实训一共四步，每步大约10分钟，合计约40分钟。</w:t>
      </w:r>
    </w:p>
    <w:p w14:paraId="5B37C64F">
      <w:pPr>
        <w:rPr>
          <w:rFonts w:hint="eastAsia"/>
        </w:rPr>
      </w:pPr>
      <w:r>
        <w:rPr>
          <w:rFonts w:hint="eastAsia"/>
          <w:b/>
          <w:bCs/>
        </w:rPr>
        <w:t>第一步：确认注册完成。</w:t>
      </w:r>
    </w:p>
    <w:p w14:paraId="05BFA7E8">
      <w:pPr>
        <w:rPr>
          <w:rFonts w:hint="eastAsia"/>
        </w:rPr>
      </w:pPr>
      <w:r>
        <w:rPr>
          <w:rFonts w:hint="eastAsia"/>
        </w:rPr>
        <w:t>检查一下：DeepSeek注册好了没有？第二个平台（文心一言/通义千问/Kimi/豆包/讯飞星火，任选一个）注册好了没有？两个平台都能正常进入对话界面？</w:t>
      </w:r>
    </w:p>
    <w:p w14:paraId="249935A4">
      <w:pPr>
        <w:rPr>
          <w:rFonts w:hint="eastAsia"/>
        </w:rPr>
      </w:pPr>
      <w:r>
        <w:rPr>
          <w:rFonts w:hint="eastAsia"/>
        </w:rPr>
        <w:t>如果还没完成，先注册。</w:t>
      </w:r>
    </w:p>
    <w:p w14:paraId="24AB9D8F">
      <w:pPr>
        <w:rPr>
          <w:rFonts w:hint="eastAsia"/>
        </w:rPr>
      </w:pPr>
      <w:r>
        <w:rPr>
          <w:rFonts w:hint="eastAsia"/>
          <w:b/>
          <w:bCs/>
        </w:rPr>
        <w:t>第二步：用"简单方式"让AI写个人简介。</w:t>
      </w:r>
    </w:p>
    <w:p w14:paraId="66C84DA4">
      <w:pPr>
        <w:rPr>
          <w:rFonts w:hint="eastAsia"/>
        </w:rPr>
      </w:pPr>
      <w:r>
        <w:rPr>
          <w:rFonts w:hint="eastAsia"/>
        </w:rPr>
        <w:t>在DeepSeek里开一个新对话，输入下面这句话：</w:t>
      </w:r>
    </w:p>
    <w:p w14:paraId="2D576C7D">
      <w:pPr>
        <w:rPr>
          <w:rFonts w:hint="eastAsia"/>
        </w:rPr>
      </w:pPr>
      <w:r>
        <w:t>帮我写一段个人简介。</w:t>
      </w:r>
    </w:p>
    <w:p w14:paraId="0DE9BE12">
      <w:pPr>
        <w:rPr>
          <w:rFonts w:hint="eastAsia"/>
        </w:rPr>
      </w:pPr>
      <w:r>
        <w:rPr>
          <w:rFonts w:hint="eastAsia"/>
        </w:rPr>
        <w:t>就这一句话，别多说，看看AI怎么回答。</w:t>
      </w:r>
    </w:p>
    <w:p w14:paraId="5B2D7707">
      <w:pPr>
        <w:rPr>
          <w:rFonts w:hint="eastAsia"/>
        </w:rPr>
      </w:pPr>
      <w:r>
        <w:rPr>
          <w:rFonts w:hint="eastAsia"/>
        </w:rPr>
        <w:t>读完AI的回答后，想一想以下几个问题：</w:t>
      </w:r>
    </w:p>
    <w:p w14:paraId="7A3C341C">
      <w:pPr>
        <w:numPr>
          <w:ilvl w:val="0"/>
          <w:numId w:val="54"/>
        </w:numPr>
        <w:rPr>
          <w:rFonts w:hint="eastAsia"/>
        </w:rPr>
      </w:pPr>
      <w:r>
        <w:rPr>
          <w:rFonts w:hint="eastAsia"/>
        </w:rPr>
        <w:t>AI写了什么？像不像你本人？</w:t>
      </w:r>
    </w:p>
    <w:p w14:paraId="72A81DF0">
      <w:pPr>
        <w:numPr>
          <w:ilvl w:val="0"/>
          <w:numId w:val="54"/>
        </w:numPr>
        <w:rPr>
          <w:rFonts w:hint="eastAsia"/>
        </w:rPr>
      </w:pPr>
      <w:r>
        <w:rPr>
          <w:rFonts w:hint="eastAsia"/>
        </w:rPr>
        <w:t>里面的信息是AI猜的还是你告诉它的？</w:t>
      </w:r>
    </w:p>
    <w:p w14:paraId="3691857C">
      <w:pPr>
        <w:numPr>
          <w:ilvl w:val="0"/>
          <w:numId w:val="54"/>
        </w:numPr>
        <w:rPr>
          <w:rFonts w:hint="eastAsia"/>
        </w:rPr>
      </w:pPr>
      <w:r>
        <w:rPr>
          <w:rFonts w:hint="eastAsia"/>
        </w:rPr>
        <w:t>这个"简介"能直接用吗？哪里不满意？</w:t>
      </w:r>
    </w:p>
    <w:p w14:paraId="07BAC549">
      <w:pPr>
        <w:rPr>
          <w:rFonts w:hint="eastAsia"/>
        </w:rPr>
      </w:pPr>
      <w:r>
        <w:rPr>
          <w:rFonts w:hint="eastAsia"/>
          <w:b/>
          <w:bCs/>
        </w:rPr>
        <w:t>第三步：用"详细方式"让AI写个人简介。</w:t>
      </w:r>
    </w:p>
    <w:p w14:paraId="232F2FD4">
      <w:pPr>
        <w:rPr>
          <w:rFonts w:hint="eastAsia"/>
        </w:rPr>
      </w:pPr>
      <w:r>
        <w:rPr>
          <w:rFonts w:hint="eastAsia"/>
        </w:rPr>
        <w:t>在DeepSeek里重新开一个新对话（不要在刚才那个对话里继续），输入下面这段话。方括号里的内容需要根据自己的实际情况修改：</w:t>
      </w:r>
    </w:p>
    <w:p w14:paraId="644A953B">
      <w:pPr>
        <w:rPr>
          <w:rFonts w:hint="eastAsia"/>
        </w:rPr>
      </w:pPr>
      <w:r>
        <w:t>请帮我写一段个人简介，要求如下：</w:t>
      </w:r>
    </w:p>
    <w:p w14:paraId="1C4BE1A3">
      <w:pPr>
        <w:rPr>
          <w:rFonts w:hint="eastAsia"/>
        </w:rPr>
      </w:pPr>
      <w:r>
        <w:t>- 姓名：[你的名字]，[年龄]岁，来自[你的家乡]</w:t>
      </w:r>
    </w:p>
    <w:p w14:paraId="261BDE97">
      <w:pPr>
        <w:rPr>
          <w:rFonts w:hint="eastAsia"/>
        </w:rPr>
      </w:pPr>
      <w:r>
        <w:t>- 学校：[你的学校名称]，[你的专业]，[大几]</w:t>
      </w:r>
    </w:p>
    <w:p w14:paraId="16371F6C">
      <w:pPr>
        <w:rPr>
          <w:rFonts w:hint="eastAsia"/>
        </w:rPr>
      </w:pPr>
      <w:r>
        <w:t>- 性格：[写1~2个特点，比如"踏实认真""善于跟人打交道"]</w:t>
      </w:r>
    </w:p>
    <w:p w14:paraId="5BBD4088">
      <w:pPr>
        <w:rPr>
          <w:rFonts w:hint="eastAsia"/>
        </w:rPr>
      </w:pPr>
      <w:r>
        <w:t>- 爱好：[写1~2个爱好]</w:t>
      </w:r>
    </w:p>
    <w:p w14:paraId="06619A7F">
      <w:pPr>
        <w:rPr>
          <w:rFonts w:hint="eastAsia"/>
        </w:rPr>
      </w:pPr>
      <w:r>
        <w:t>- 职业目标：[写一个简单目标，比如"在邮政系统做一名业务骨干"]</w:t>
      </w:r>
    </w:p>
    <w:p w14:paraId="69709BA1">
      <w:pPr>
        <w:rPr>
          <w:rFonts w:hint="eastAsia"/>
        </w:rPr>
      </w:pPr>
      <w:r>
        <w:t>- 字数：150~200字</w:t>
      </w:r>
    </w:p>
    <w:p w14:paraId="200F50BF">
      <w:pPr>
        <w:rPr>
          <w:rFonts w:hint="eastAsia"/>
        </w:rPr>
      </w:pPr>
      <w:r>
        <w:t>- 语气：正式但别太生硬，适合放在求职简历上</w:t>
      </w:r>
    </w:p>
    <w:p w14:paraId="06998063">
      <w:pPr>
        <w:rPr>
          <w:rFonts w:hint="eastAsia"/>
        </w:rPr>
      </w:pPr>
      <w:r>
        <w:rPr>
          <w:rFonts w:hint="eastAsia"/>
        </w:rPr>
        <w:t>读一读AI这次的回答，然后跟第二步的回答放在一起对比。</w:t>
      </w:r>
    </w:p>
    <w:p w14:paraId="49DF1701">
      <w:pPr>
        <w:rPr>
          <w:rFonts w:hint="eastAsia"/>
        </w:rPr>
      </w:pPr>
      <w:r>
        <w:rPr>
          <w:rFonts w:hint="eastAsia"/>
        </w:rPr>
        <w:t>差距应该非常明显——</w:t>
      </w:r>
      <w:r>
        <w:rPr>
          <w:rFonts w:hint="eastAsia"/>
          <w:b/>
          <w:bCs/>
        </w:rPr>
        <w:t>同一个AI，问法不同，答案的质量天差地别</w:t>
      </w:r>
      <w:r>
        <w:rPr>
          <w:rFonts w:hint="eastAsia"/>
        </w:rPr>
        <w:t>。这就是"提示词"的力量，下一个项目会专门教这件事。</w:t>
      </w:r>
    </w:p>
    <w:p w14:paraId="0E824E51">
      <w:pPr>
        <w:rPr>
          <w:rFonts w:hint="eastAsia"/>
        </w:rPr>
      </w:pPr>
      <w:r>
        <w:rPr>
          <w:rFonts w:hint="eastAsia"/>
          <w:b/>
          <w:bCs/>
        </w:rPr>
        <w:t>第四步：换个平台试试。</w:t>
      </w:r>
    </w:p>
    <w:p w14:paraId="380341CF">
      <w:pPr>
        <w:rPr>
          <w:rFonts w:hint="eastAsia"/>
        </w:rPr>
      </w:pPr>
      <w:r>
        <w:rPr>
          <w:rFonts w:hint="eastAsia"/>
        </w:rPr>
        <w:t>把第三步中那段"详细版"提示词复制一下，粘贴到你注册的第二个AI平台里，提交，看看另一个平台的回答跟DeepSeek有什么不一样。</w:t>
      </w:r>
    </w:p>
    <w:p w14:paraId="70006781">
      <w:pPr>
        <w:rPr>
          <w:rFonts w:hint="eastAsia"/>
        </w:rPr>
      </w:pPr>
      <w:r>
        <w:rPr>
          <w:rFonts w:hint="eastAsia"/>
        </w:rPr>
        <w:t>可以从这几个角度对比：哪个写得更自然？哪个更像"人话"？哪个的用词更符合你想要的感觉？</w:t>
      </w:r>
    </w:p>
    <w:p w14:paraId="5A8FC0BD">
      <w:pPr>
        <w:rPr>
          <w:rFonts w:hint="eastAsia"/>
        </w:rPr>
      </w:pPr>
      <w:r>
        <w:pict>
          <v:rect id="_x0000_i1064" o:spt="1" style="height:3pt;width:0pt;" fillcolor="#A0A0A0" filled="t" stroked="f" coordsize="21600,21600" o:hr="t" o:hrstd="t" o:hralign="center">
            <v:path/>
            <v:fill on="t" focussize="0,0"/>
            <v:stroke on="f"/>
            <v:imagedata o:title=""/>
            <o:lock v:ext="edit"/>
            <w10:wrap type="none"/>
            <w10:anchorlock/>
          </v:rect>
        </w:pict>
      </w:r>
    </w:p>
    <w:p w14:paraId="57E1FCAF">
      <w:pPr>
        <w:rPr>
          <w:rFonts w:hint="eastAsia"/>
          <w:b/>
          <w:bCs/>
        </w:rPr>
      </w:pPr>
      <w:r>
        <w:rPr>
          <w:rFonts w:hint="eastAsia"/>
          <w:b/>
          <w:bCs/>
        </w:rPr>
        <w:t>实训成果提交</w:t>
      </w:r>
    </w:p>
    <w:p w14:paraId="13A7A03E">
      <w:pPr>
        <w:rPr>
          <w:rFonts w:hint="eastAsia"/>
        </w:rPr>
      </w:pPr>
      <w:r>
        <w:rPr>
          <w:rFonts w:hint="eastAsia"/>
        </w:rPr>
        <w:t>请提交以下材料：</w:t>
      </w:r>
    </w:p>
    <w:p w14:paraId="20BB15C2">
      <w:pPr>
        <w:numPr>
          <w:ilvl w:val="0"/>
          <w:numId w:val="55"/>
        </w:numPr>
        <w:rPr>
          <w:rFonts w:hint="eastAsia"/>
        </w:rPr>
      </w:pPr>
      <w:r>
        <w:rPr>
          <w:rFonts w:hint="eastAsia"/>
        </w:rPr>
        <w:t>两个AI平台对话界面的截图（证明注册成功），各1张</w:t>
      </w:r>
    </w:p>
    <w:p w14:paraId="443E85E6">
      <w:pPr>
        <w:numPr>
          <w:ilvl w:val="0"/>
          <w:numId w:val="55"/>
        </w:numPr>
        <w:rPr>
          <w:rFonts w:hint="eastAsia"/>
        </w:rPr>
      </w:pPr>
      <w:r>
        <w:rPr>
          <w:rFonts w:hint="eastAsia"/>
        </w:rPr>
        <w:t>第二步"简单提示词"对话的完整截图</w:t>
      </w:r>
    </w:p>
    <w:p w14:paraId="2DA39AE7">
      <w:pPr>
        <w:numPr>
          <w:ilvl w:val="0"/>
          <w:numId w:val="55"/>
        </w:numPr>
        <w:rPr>
          <w:rFonts w:hint="eastAsia"/>
        </w:rPr>
      </w:pPr>
      <w:r>
        <w:rPr>
          <w:rFonts w:hint="eastAsia"/>
        </w:rPr>
        <w:t>第三步"详细提示词"对话的完整截图</w:t>
      </w:r>
    </w:p>
    <w:p w14:paraId="787A5B4B">
      <w:pPr>
        <w:numPr>
          <w:ilvl w:val="0"/>
          <w:numId w:val="55"/>
        </w:numPr>
        <w:rPr>
          <w:rFonts w:hint="eastAsia"/>
        </w:rPr>
      </w:pPr>
      <w:r>
        <w:rPr>
          <w:rFonts w:hint="eastAsia"/>
        </w:rPr>
        <w:t>第四步在第二个平台上的对话截图</w:t>
      </w:r>
    </w:p>
    <w:p w14:paraId="090D421D">
      <w:pPr>
        <w:numPr>
          <w:ilvl w:val="0"/>
          <w:numId w:val="55"/>
        </w:numPr>
        <w:rPr>
          <w:rFonts w:hint="eastAsia"/>
        </w:rPr>
      </w:pPr>
      <w:r>
        <w:rPr>
          <w:rFonts w:hint="eastAsia"/>
        </w:rPr>
        <w:t>一段个人感悟（50~100字）：做完这四步之后，你对AI工具最大的感受是什么？</w:t>
      </w:r>
    </w:p>
    <w:p w14:paraId="5CADFB5F">
      <w:pPr>
        <w:rPr>
          <w:rFonts w:hint="eastAsia"/>
        </w:rPr>
      </w:pPr>
      <w:r>
        <w:pict>
          <v:rect id="_x0000_i1065" o:spt="1" style="height:3pt;width:0pt;" fillcolor="#A0A0A0" filled="t" stroked="f" coordsize="21600,21600" o:hr="t" o:hrstd="t" o:hralign="center">
            <v:path/>
            <v:fill on="t" focussize="0,0"/>
            <v:stroke on="f"/>
            <v:imagedata o:title=""/>
            <o:lock v:ext="edit"/>
            <w10:wrap type="none"/>
            <w10:anchorlock/>
          </v:rect>
        </w:pict>
      </w:r>
    </w:p>
    <w:p w14:paraId="19914521">
      <w:pPr>
        <w:rPr>
          <w:rFonts w:hint="eastAsia"/>
          <w:b/>
          <w:bCs/>
        </w:rPr>
      </w:pPr>
      <w:r>
        <w:rPr>
          <w:rFonts w:hint="eastAsia"/>
          <w:b/>
          <w:bCs/>
        </w:rPr>
        <w:t>评价标准</w:t>
      </w:r>
    </w:p>
    <w:p w14:paraId="7515BFC1">
      <w:pPr>
        <w:rPr>
          <w:rFonts w:hint="eastAsia"/>
        </w:rPr>
      </w:pPr>
      <w:r>
        <w:rPr>
          <w:rFonts w:hint="eastAsia"/>
        </w:rPr>
        <w:t>评价标准见表1-11。</w:t>
      </w:r>
    </w:p>
    <w:p w14:paraId="3F793321">
      <w:pPr>
        <w:jc w:val="center"/>
        <w:rPr>
          <w:rFonts w:hint="eastAsia"/>
        </w:rPr>
      </w:pPr>
      <w:r>
        <w:t>表1-11 综合实训评价标准</w:t>
      </w:r>
    </w:p>
    <w:tbl>
      <w:tblPr>
        <w:tblStyle w:val="17"/>
        <w:tblW w:w="7372" w:type="dxa"/>
        <w:tblInd w:w="0" w:type="dxa"/>
        <w:tblLayout w:type="autofit"/>
        <w:tblCellMar>
          <w:top w:w="15" w:type="dxa"/>
          <w:left w:w="15" w:type="dxa"/>
          <w:bottom w:w="15" w:type="dxa"/>
          <w:right w:w="15" w:type="dxa"/>
        </w:tblCellMar>
      </w:tblPr>
      <w:tblGrid>
        <w:gridCol w:w="891"/>
        <w:gridCol w:w="2196"/>
        <w:gridCol w:w="1574"/>
        <w:gridCol w:w="1573"/>
        <w:gridCol w:w="1138"/>
      </w:tblGrid>
      <w:tr w14:paraId="0A544BC3">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E6A34DD">
            <w:pPr>
              <w:rPr>
                <w:rFonts w:hint="eastAsia"/>
                <w:b/>
                <w:bCs/>
              </w:rPr>
            </w:pPr>
            <w:r>
              <w:rPr>
                <w:b/>
                <w:bCs/>
              </w:rPr>
              <w:t>评价项目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7AF5E7">
            <w:pPr>
              <w:rPr>
                <w:rFonts w:hint="eastAsia"/>
                <w:b/>
                <w:bCs/>
              </w:rPr>
            </w:pPr>
            <w:r>
              <w:rPr>
                <w:b/>
                <w:bCs/>
              </w:rPr>
              <w:t>优秀（90~100）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385CD0">
            <w:pPr>
              <w:rPr>
                <w:rFonts w:hint="eastAsia"/>
                <w:b/>
                <w:bCs/>
              </w:rPr>
            </w:pPr>
            <w:r>
              <w:rPr>
                <w:b/>
                <w:bCs/>
              </w:rPr>
              <w:t>良好（75~89）</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4D4C63">
            <w:pPr>
              <w:rPr>
                <w:rFonts w:hint="eastAsia"/>
                <w:b/>
                <w:bCs/>
              </w:rPr>
            </w:pPr>
            <w:r>
              <w:rPr>
                <w:b/>
                <w:bCs/>
              </w:rPr>
              <w:t>合格（60~74）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784DFB">
            <w:pPr>
              <w:rPr>
                <w:rFonts w:hint="eastAsia"/>
                <w:b/>
                <w:bCs/>
              </w:rPr>
            </w:pPr>
            <w:r>
              <w:rPr>
                <w:b/>
                <w:bCs/>
              </w:rPr>
              <w:t>不合格（60以下）</w:t>
            </w:r>
          </w:p>
        </w:tc>
      </w:tr>
      <w:tr w14:paraId="10F98E1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EEB2672">
            <w:pPr>
              <w:rPr>
                <w:rFonts w:hint="eastAsia"/>
              </w:rPr>
            </w:pPr>
            <w:r>
              <w:t>平台注册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2EBC80">
            <w:pPr>
              <w:rPr>
                <w:rFonts w:hint="eastAsia"/>
              </w:rPr>
            </w:pPr>
            <w:r>
              <w:t>完成2个平台注册，截图清晰完整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027994">
            <w:pPr>
              <w:rPr>
                <w:rFonts w:hint="eastAsia"/>
              </w:rPr>
            </w:pPr>
            <w:r>
              <w:t>完成2个平台注册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3FEFF01">
            <w:pPr>
              <w:rPr>
                <w:rFonts w:hint="eastAsia"/>
              </w:rPr>
            </w:pPr>
            <w:r>
              <w:t>仅完成1个平台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8993D8">
            <w:pPr>
              <w:rPr>
                <w:rFonts w:hint="eastAsia"/>
              </w:rPr>
            </w:pPr>
            <w:r>
              <w:t>未完成注册</w:t>
            </w:r>
          </w:p>
        </w:tc>
      </w:tr>
      <w:tr w14:paraId="490A236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0CC491E">
            <w:pPr>
              <w:rPr>
                <w:rFonts w:hint="eastAsia"/>
              </w:rPr>
            </w:pPr>
            <w:r>
              <w:t>简单提示词对话</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81DD20C">
            <w:pPr>
              <w:rPr>
                <w:rFonts w:hint="eastAsia"/>
              </w:rPr>
            </w:pPr>
            <w:r>
              <w:t>完成对话并能具体说出回答的不足</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B100182">
            <w:pPr>
              <w:rPr>
                <w:rFonts w:hint="eastAsia"/>
              </w:rPr>
            </w:pPr>
            <w:r>
              <w:t>完成对话</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016A853">
            <w:pPr>
              <w:rPr>
                <w:rFonts w:hint="eastAsia"/>
              </w:rPr>
            </w:pPr>
            <w:r>
              <w:t>对话过于简单</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04458A9">
            <w:pPr>
              <w:rPr>
                <w:rFonts w:hint="eastAsia"/>
              </w:rPr>
            </w:pPr>
            <w:r>
              <w:t>未完成</w:t>
            </w:r>
          </w:p>
        </w:tc>
      </w:tr>
      <w:tr w14:paraId="2A4B676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FE4393">
            <w:pPr>
              <w:rPr>
                <w:rFonts w:hint="eastAsia"/>
              </w:rPr>
            </w:pPr>
            <w:r>
              <w:t>详细提示词对话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973279B">
            <w:pPr>
              <w:rPr>
                <w:rFonts w:hint="eastAsia"/>
              </w:rPr>
            </w:pPr>
            <w:r>
              <w:t>认真修改了方括号内容，回答贴合自身情况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1C350E7">
            <w:pPr>
              <w:rPr>
                <w:rFonts w:hint="eastAsia"/>
              </w:rPr>
            </w:pPr>
            <w:r>
              <w:t>使用了详细提示词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03A7D4">
            <w:pPr>
              <w:rPr>
                <w:rFonts w:hint="eastAsia"/>
              </w:rPr>
            </w:pPr>
            <w:r>
              <w:t>照搬模板未修改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4A37CC">
            <w:pPr>
              <w:rPr>
                <w:rFonts w:hint="eastAsia"/>
              </w:rPr>
            </w:pPr>
            <w:r>
              <w:t>未完成</w:t>
            </w:r>
          </w:p>
        </w:tc>
      </w:tr>
      <w:tr w14:paraId="139106E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CA892D">
            <w:pPr>
              <w:rPr>
                <w:rFonts w:hint="eastAsia"/>
              </w:rPr>
            </w:pPr>
            <w:r>
              <w:t>跨平台对比</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FD4402">
            <w:pPr>
              <w:rPr>
                <w:rFonts w:hint="eastAsia"/>
              </w:rPr>
            </w:pPr>
            <w:r>
              <w:t>完成对比并能说出两个平台回答的具体差异</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426F790">
            <w:pPr>
              <w:rPr>
                <w:rFonts w:hint="eastAsia"/>
              </w:rPr>
            </w:pPr>
            <w:r>
              <w:t>完成了对比</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F42C4C">
            <w:pPr>
              <w:rPr>
                <w:rFonts w:hint="eastAsia"/>
              </w:rPr>
            </w:pPr>
            <w:r>
              <w:t>只截图未对比分析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3544969">
            <w:pPr>
              <w:rPr>
                <w:rFonts w:hint="eastAsia"/>
              </w:rPr>
            </w:pPr>
            <w:r>
              <w:t>未完成</w:t>
            </w:r>
          </w:p>
        </w:tc>
      </w:tr>
      <w:tr w14:paraId="761E417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DC2A9E1">
            <w:pPr>
              <w:rPr>
                <w:rFonts w:hint="eastAsia"/>
              </w:rPr>
            </w:pPr>
            <w:r>
              <w:t>个人感悟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FBEE08">
            <w:pPr>
              <w:rPr>
                <w:rFonts w:hint="eastAsia"/>
              </w:rPr>
            </w:pPr>
            <w:r>
              <w:t>感悟真实具体，有自己的独立思考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EE7AC2F">
            <w:pPr>
              <w:rPr>
                <w:rFonts w:hint="eastAsia"/>
              </w:rPr>
            </w:pPr>
            <w:r>
              <w:t>感悟合理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C5438C">
            <w:pPr>
              <w:rPr>
                <w:rFonts w:hint="eastAsia"/>
              </w:rPr>
            </w:pPr>
            <w:r>
              <w:t>过于简单敷衍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BCF561">
            <w:pPr>
              <w:rPr>
                <w:rFonts w:hint="eastAsia"/>
              </w:rPr>
            </w:pPr>
            <w:r>
              <w:t>未提交</w:t>
            </w:r>
          </w:p>
        </w:tc>
      </w:tr>
    </w:tbl>
    <w:p w14:paraId="01C220B1">
      <w:pPr>
        <w:rPr>
          <w:rFonts w:hint="eastAsia"/>
        </w:rPr>
      </w:pPr>
      <w:r>
        <w:pict>
          <v:rect id="_x0000_i1066" o:spt="1" style="height:3pt;width:0pt;" fillcolor="#A0A0A0" filled="t" stroked="f" coordsize="21600,21600" o:hr="t" o:hrstd="t" o:hralign="center">
            <v:path/>
            <v:fill on="t" focussize="0,0"/>
            <v:stroke on="f"/>
            <v:imagedata o:title=""/>
            <o:lock v:ext="edit"/>
            <w10:wrap type="none"/>
            <w10:anchorlock/>
          </v:rect>
        </w:pict>
      </w:r>
    </w:p>
    <w:p w14:paraId="0F6CCB18">
      <w:pPr>
        <w:rPr>
          <w:rFonts w:hint="eastAsia"/>
        </w:rPr>
      </w:pPr>
      <w:r>
        <w:rPr>
          <w:rFonts w:hint="eastAsia"/>
          <w:b/>
          <w:bCs/>
        </w:rPr>
        <w:t>【配套资源】</w:t>
      </w:r>
    </w:p>
    <w:p w14:paraId="5BB81250">
      <w:pPr>
        <w:rPr>
          <w:rFonts w:hint="eastAsia"/>
        </w:rPr>
      </w:pPr>
      <w:r>
        <w:rPr>
          <w:rFonts w:hint="eastAsia"/>
        </w:rPr>
        <w:t>本项目配套资源请扫描教材封底二维码获取：</w:t>
      </w:r>
    </w:p>
    <w:p w14:paraId="3FA3798E">
      <w:pPr>
        <w:numPr>
          <w:ilvl w:val="0"/>
          <w:numId w:val="56"/>
        </w:numPr>
        <w:rPr>
          <w:rFonts w:hint="eastAsia"/>
        </w:rPr>
      </w:pPr>
      <w:r>
        <w:rPr>
          <w:rFonts w:ascii="Segoe UI Emoji" w:hAnsi="Segoe UI Emoji" w:cs="Segoe UI Emoji"/>
        </w:rPr>
        <w:t>📋</w:t>
      </w:r>
      <w:r>
        <w:rPr>
          <w:rFonts w:hint="eastAsia"/>
        </w:rPr>
        <w:t xml:space="preserve"> 提示词参考模板：项目一提示词模板集（PDF）</w:t>
      </w:r>
    </w:p>
    <w:p w14:paraId="7D7B050A">
      <w:pPr>
        <w:numPr>
          <w:ilvl w:val="0"/>
          <w:numId w:val="56"/>
        </w:numPr>
        <w:rPr>
          <w:rFonts w:hint="eastAsia"/>
        </w:rPr>
      </w:pPr>
      <w:r>
        <w:rPr>
          <w:rFonts w:ascii="Segoe UI Emoji" w:hAnsi="Segoe UI Emoji" w:cs="Segoe UI Emoji"/>
        </w:rPr>
        <w:t>🎬</w:t>
      </w:r>
      <w:r>
        <w:rPr>
          <w:rFonts w:hint="eastAsia"/>
        </w:rPr>
        <w:t xml:space="preserve"> 操作演示视频：DeepSeek注册与首次对话操作实录（约5分钟）</w:t>
      </w:r>
    </w:p>
    <w:p w14:paraId="737D4345">
      <w:pPr>
        <w:numPr>
          <w:ilvl w:val="0"/>
          <w:numId w:val="56"/>
        </w:numPr>
        <w:rPr>
          <w:rFonts w:hint="eastAsia"/>
        </w:rPr>
      </w:pPr>
      <w:r>
        <w:rPr>
          <w:rFonts w:ascii="Segoe UI Emoji" w:hAnsi="Segoe UI Emoji" w:cs="Segoe UI Emoji"/>
        </w:rPr>
        <w:t>📝</w:t>
      </w:r>
      <w:r>
        <w:rPr>
          <w:rFonts w:hint="eastAsia"/>
        </w:rPr>
        <w:t xml:space="preserve"> 活页实训任务单：项目一综合实训任务书（可打印）</w:t>
      </w:r>
    </w:p>
    <w:p w14:paraId="278AAAF9">
      <w:pPr>
        <w:rPr>
          <w:rFonts w:hint="eastAsia"/>
        </w:rPr>
      </w:pPr>
      <w:r>
        <w:pict>
          <v:rect id="_x0000_i1067" o:spt="1" style="height:3pt;width:0pt;" fillcolor="#A0A0A0" filled="t" stroked="f" coordsize="21600,21600" o:hr="t" o:hrstd="t" o:hralign="center">
            <v:path/>
            <v:fill on="t" focussize="0,0"/>
            <v:stroke on="f"/>
            <v:imagedata o:title=""/>
            <o:lock v:ext="edit"/>
            <w10:wrap type="none"/>
            <w10:anchorlock/>
          </v:rect>
        </w:pict>
      </w:r>
    </w:p>
    <w:p w14:paraId="0DCDE482">
      <w:pPr>
        <w:rPr>
          <w:rFonts w:hint="eastAsia"/>
          <w:b/>
          <w:bCs/>
        </w:rPr>
      </w:pPr>
      <w:r>
        <w:rPr>
          <w:rFonts w:hint="eastAsia"/>
          <w:b/>
          <w:bCs/>
        </w:rPr>
        <w:t>项目总结</w:t>
      </w:r>
    </w:p>
    <w:p w14:paraId="2EC3FEBC">
      <w:pPr>
        <w:rPr>
          <w:rFonts w:hint="eastAsia"/>
        </w:rPr>
      </w:pPr>
      <w:r>
        <w:rPr>
          <w:rFonts w:hint="eastAsia"/>
        </w:rPr>
        <w:t>回头看看这个项目学了什么。</w:t>
      </w:r>
    </w:p>
    <w:p w14:paraId="30102BEB">
      <w:pPr>
        <w:rPr>
          <w:rFonts w:hint="eastAsia"/>
        </w:rPr>
      </w:pPr>
      <w:r>
        <w:rPr>
          <w:rFonts w:hint="eastAsia"/>
          <w:b/>
          <w:bCs/>
        </w:rPr>
        <w:t>第一件事：搞清楚了AI大模型是什么。</w:t>
      </w:r>
      <w:r>
        <w:rPr>
          <w:rFonts w:hint="eastAsia"/>
        </w:rPr>
        <w:t> 它是通过海量数据训练出来的人工智能系统，能理解人说的话，也能自己组织语言来回答问题、写文章、做分析。它的核心工作方式就是"逐字预测"——你说一句话，它根据训练中学到的语言规律一个字一个字地"接"下去，拼成完整的回答。</w:t>
      </w:r>
    </w:p>
    <w:p w14:paraId="7771A3FE">
      <w:pPr>
        <w:rPr>
          <w:rFonts w:hint="eastAsia"/>
        </w:rPr>
      </w:pPr>
      <w:r>
        <w:rPr>
          <w:rFonts w:hint="eastAsia"/>
          <w:b/>
          <w:bCs/>
        </w:rPr>
        <w:t>第二件事：认清了它的边界。</w:t>
      </w:r>
      <w:r>
        <w:rPr>
          <w:rFonts w:hint="eastAsia"/>
        </w:rPr>
        <w:t> AI大模型很强，但不是万能的。它可能编造信息（"幻觉"）、不知道最新的事情、算数可能出错。任何时候，AI的输出都需要人来检查和把关。它是助手，不是老板。</w:t>
      </w:r>
    </w:p>
    <w:p w14:paraId="5DAD4E5E">
      <w:pPr>
        <w:rPr>
          <w:rFonts w:hint="eastAsia"/>
        </w:rPr>
      </w:pPr>
      <w:r>
        <w:rPr>
          <w:rFonts w:hint="eastAsia"/>
          <w:b/>
          <w:bCs/>
        </w:rPr>
        <w:t>第三件事：理解了为什么非学不可。</w:t>
      </w:r>
      <w:r>
        <w:rPr>
          <w:rFonts w:hint="eastAsia"/>
        </w:rPr>
        <w:t> AI工具正在改变所有商贸岗位的工作方式，会用和不会用之间的效率差距是好几倍。这已经不是"要不要学"的问题，而是"早学还是晚学"的问题。</w:t>
      </w:r>
    </w:p>
    <w:p w14:paraId="5CA4592B">
      <w:pPr>
        <w:rPr>
          <w:rFonts w:hint="eastAsia"/>
        </w:rPr>
      </w:pPr>
      <w:r>
        <w:rPr>
          <w:rFonts w:hint="eastAsia"/>
          <w:b/>
          <w:bCs/>
        </w:rPr>
        <w:t>第四件事：自己动了手。</w:t>
      </w:r>
      <w:r>
        <w:rPr>
          <w:rFonts w:hint="eastAsia"/>
        </w:rPr>
        <w:t> 注册了AI平台，完成了第一次对话，初步感受了"提示词质量决定AI回答质量"这个规律。</w:t>
      </w:r>
    </w:p>
    <w:p w14:paraId="27FDAB7A">
      <w:pPr>
        <w:rPr>
          <w:rFonts w:hint="eastAsia"/>
        </w:rPr>
      </w:pPr>
      <w:r>
        <w:rPr>
          <w:rFonts w:hint="eastAsia"/>
        </w:rPr>
        <w:t>下一个项目就要系统学习提示词的写法了——那是决定你能不能真正用好AI的最关键技能。</w:t>
      </w:r>
    </w:p>
    <w:p w14:paraId="49A82D87">
      <w:pPr>
        <w:rPr>
          <w:rFonts w:hint="eastAsia"/>
        </w:rPr>
      </w:pPr>
      <w:r>
        <w:pict>
          <v:rect id="_x0000_i1068" o:spt="1" style="height:3pt;width:0pt;" fillcolor="#A0A0A0" filled="t" stroked="f" coordsize="21600,21600" o:hr="t" o:hrstd="t" o:hralign="center">
            <v:path/>
            <v:fill on="t" focussize="0,0"/>
            <v:stroke on="f"/>
            <v:imagedata o:title=""/>
            <o:lock v:ext="edit"/>
            <w10:wrap type="none"/>
            <w10:anchorlock/>
          </v:rect>
        </w:pict>
      </w:r>
    </w:p>
    <w:p w14:paraId="53E77573">
      <w:pPr>
        <w:rPr>
          <w:rFonts w:hint="eastAsia"/>
        </w:rPr>
      </w:pPr>
      <w:r>
        <w:rPr>
          <w:rFonts w:hint="eastAsia"/>
        </w:rPr>
        <w:t>本项目的知识关联总结如图1-6所示。</w:t>
      </w:r>
    </w:p>
    <w:p w14:paraId="3D768386">
      <w:pPr>
        <w:rPr>
          <w:rFonts w:hint="eastAsia"/>
        </w:rPr>
      </w:pPr>
      <w:r>
        <w:drawing>
          <wp:inline distT="0" distB="0" distL="0" distR="0">
            <wp:extent cx="5274310" cy="2807335"/>
            <wp:effectExtent l="0" t="0" r="2540" b="0"/>
            <wp:docPr id="2037628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28961" name="图片 1"/>
                    <pic:cNvPicPr>
                      <a:picLocks noChangeAspect="1"/>
                    </pic:cNvPicPr>
                  </pic:nvPicPr>
                  <pic:blipFill>
                    <a:blip r:embed="rId9"/>
                    <a:stretch>
                      <a:fillRect/>
                    </a:stretch>
                  </pic:blipFill>
                  <pic:spPr>
                    <a:xfrm>
                      <a:off x="0" y="0"/>
                      <a:ext cx="5274310" cy="2807335"/>
                    </a:xfrm>
                    <a:prstGeom prst="rect">
                      <a:avLst/>
                    </a:prstGeom>
                  </pic:spPr>
                </pic:pic>
              </a:graphicData>
            </a:graphic>
          </wp:inline>
        </w:drawing>
      </w:r>
    </w:p>
    <w:p w14:paraId="7A0F7446">
      <w:pPr>
        <w:jc w:val="center"/>
        <w:rPr>
          <w:rFonts w:hint="eastAsia"/>
        </w:rPr>
      </w:pPr>
      <w:r>
        <w:t>图1-6 项目一知识关联图</w:t>
      </w:r>
      <w:r>
        <w:pict>
          <v:rect id="_x0000_i1069" o:spt="1" style="height:3pt;width:0pt;" fillcolor="#A0A0A0" filled="t" stroked="f" coordsize="21600,21600" o:hr="t" o:hrstd="t" o:hralign="center">
            <v:path/>
            <v:fill on="t" focussize="0,0"/>
            <v:stroke on="f"/>
            <v:imagedata o:title=""/>
            <o:lock v:ext="edit"/>
            <w10:wrap type="none"/>
            <w10:anchorlock/>
          </v:rect>
        </w:pict>
      </w:r>
    </w:p>
    <w:p w14:paraId="3DEC95A5">
      <w:pPr>
        <w:rPr>
          <w:rFonts w:hint="eastAsia"/>
          <w:b/>
          <w:bCs/>
        </w:rPr>
      </w:pPr>
      <w:r>
        <w:rPr>
          <w:rFonts w:hint="eastAsia"/>
          <w:b/>
          <w:bCs/>
        </w:rPr>
        <w:t>项目考核</w:t>
      </w:r>
    </w:p>
    <w:p w14:paraId="3835AA4B">
      <w:pPr>
        <w:rPr>
          <w:rFonts w:hint="eastAsia"/>
        </w:rPr>
      </w:pPr>
      <w:r>
        <w:rPr>
          <w:rFonts w:hint="eastAsia"/>
          <w:b/>
          <w:bCs/>
        </w:rPr>
        <w:t>一、判断题（对的打√，错的打×）</w:t>
      </w:r>
    </w:p>
    <w:p w14:paraId="7DD2C06E">
      <w:pPr>
        <w:numPr>
          <w:ilvl w:val="0"/>
          <w:numId w:val="57"/>
        </w:numPr>
        <w:rPr>
          <w:rFonts w:hint="eastAsia"/>
        </w:rPr>
      </w:pPr>
      <w:r>
        <w:rPr>
          <w:rFonts w:hint="eastAsia"/>
        </w:rPr>
        <w:t>AI大模型的回答都是准确无误的，可以直接使用不需要核实。（　）</w:t>
      </w:r>
    </w:p>
    <w:p w14:paraId="192D3D37">
      <w:pPr>
        <w:numPr>
          <w:ilvl w:val="0"/>
          <w:numId w:val="57"/>
        </w:numPr>
        <w:rPr>
          <w:rFonts w:hint="eastAsia"/>
        </w:rPr>
      </w:pPr>
      <w:r>
        <w:rPr>
          <w:rFonts w:hint="eastAsia"/>
        </w:rPr>
        <w:t>使用AI大模型需要学会编程才能操作。（　）</w:t>
      </w:r>
    </w:p>
    <w:p w14:paraId="77922731">
      <w:pPr>
        <w:numPr>
          <w:ilvl w:val="0"/>
          <w:numId w:val="57"/>
        </w:numPr>
        <w:rPr>
          <w:rFonts w:hint="eastAsia"/>
        </w:rPr>
      </w:pPr>
      <w:r>
        <w:rPr>
          <w:rFonts w:hint="eastAsia"/>
        </w:rPr>
        <w:t>AI大模型的知识有时效性，它可能不知道最近刚发生的事情。（　）</w:t>
      </w:r>
    </w:p>
    <w:p w14:paraId="3CF67631">
      <w:pPr>
        <w:numPr>
          <w:ilvl w:val="0"/>
          <w:numId w:val="57"/>
        </w:numPr>
        <w:rPr>
          <w:rFonts w:hint="eastAsia"/>
        </w:rPr>
      </w:pPr>
      <w:r>
        <w:rPr>
          <w:rFonts w:hint="eastAsia"/>
        </w:rPr>
        <w:t>目前国内主流AI大模型平台的基本对话功能都可以免费使用。（　）</w:t>
      </w:r>
    </w:p>
    <w:p w14:paraId="56210526">
      <w:pPr>
        <w:numPr>
          <w:ilvl w:val="0"/>
          <w:numId w:val="57"/>
        </w:numPr>
        <w:rPr>
          <w:rFonts w:hint="eastAsia"/>
        </w:rPr>
      </w:pPr>
      <w:r>
        <w:rPr>
          <w:rFonts w:hint="eastAsia"/>
        </w:rPr>
        <w:t>向AI提问时，问题描述得越笼统，AI回答得越好。（　）</w:t>
      </w:r>
    </w:p>
    <w:p w14:paraId="4BCF6A5B">
      <w:pPr>
        <w:numPr>
          <w:ilvl w:val="0"/>
          <w:numId w:val="57"/>
        </w:numPr>
        <w:rPr>
          <w:rFonts w:hint="eastAsia"/>
        </w:rPr>
      </w:pPr>
      <w:r>
        <w:rPr>
          <w:rFonts w:hint="eastAsia"/>
        </w:rPr>
        <w:t>AI大模型是通过"逐字预测"的方式来生成回答的，而不是从数据库里搜索现成答案。（　）</w:t>
      </w:r>
    </w:p>
    <w:p w14:paraId="6F2FFFF2">
      <w:pPr>
        <w:rPr>
          <w:rFonts w:hint="eastAsia"/>
        </w:rPr>
      </w:pPr>
      <w:r>
        <w:rPr>
          <w:rFonts w:hint="eastAsia"/>
          <w:b/>
          <w:bCs/>
        </w:rPr>
        <w:t>二、选择题</w:t>
      </w:r>
    </w:p>
    <w:p w14:paraId="1F7ACD6B">
      <w:pPr>
        <w:numPr>
          <w:ilvl w:val="0"/>
          <w:numId w:val="58"/>
        </w:numPr>
        <w:rPr>
          <w:rFonts w:hint="eastAsia"/>
        </w:rPr>
      </w:pPr>
      <w:r>
        <w:rPr>
          <w:rFonts w:hint="eastAsia"/>
        </w:rPr>
        <w:t>以下哪一项</w:t>
      </w:r>
      <w:r>
        <w:rPr>
          <w:rFonts w:hint="eastAsia"/>
          <w:b/>
          <w:bCs/>
        </w:rPr>
        <w:t>不是</w:t>
      </w:r>
      <w:r>
        <w:rPr>
          <w:rFonts w:hint="eastAsia"/>
        </w:rPr>
        <w:t>AI大模型能做到的事情？（　）</w:t>
      </w:r>
    </w:p>
    <w:p w14:paraId="452747EE">
      <w:pPr>
        <w:rPr>
          <w:rFonts w:hint="eastAsia"/>
        </w:rPr>
      </w:pPr>
      <w:r>
        <w:rPr>
          <w:rFonts w:hint="eastAsia"/>
        </w:rPr>
        <w:t>A. 帮你写一封商务邮件</w:t>
      </w:r>
    </w:p>
    <w:p w14:paraId="0EFF48EF">
      <w:pPr>
        <w:rPr>
          <w:rFonts w:hint="eastAsia"/>
        </w:rPr>
      </w:pPr>
      <w:r>
        <w:rPr>
          <w:rFonts w:hint="eastAsia"/>
        </w:rPr>
        <w:t>B. 保证生成的每一句话都是事实</w:t>
      </w:r>
    </w:p>
    <w:p w14:paraId="729DB9A2">
      <w:pPr>
        <w:rPr>
          <w:rFonts w:hint="eastAsia"/>
        </w:rPr>
      </w:pPr>
      <w:r>
        <w:rPr>
          <w:rFonts w:hint="eastAsia"/>
        </w:rPr>
        <w:t>C. 帮你把一段中文翻译成英文</w:t>
      </w:r>
    </w:p>
    <w:p w14:paraId="27E780A0">
      <w:pPr>
        <w:rPr>
          <w:rFonts w:hint="eastAsia"/>
        </w:rPr>
      </w:pPr>
      <w:r>
        <w:rPr>
          <w:rFonts w:hint="eastAsia"/>
        </w:rPr>
        <w:t>D. 帮你从一堆客户评价中总结共性问题</w:t>
      </w:r>
    </w:p>
    <w:p w14:paraId="773E4EDE">
      <w:pPr>
        <w:numPr>
          <w:ilvl w:val="0"/>
          <w:numId w:val="58"/>
        </w:numPr>
        <w:rPr>
          <w:rFonts w:hint="eastAsia"/>
        </w:rPr>
      </w:pPr>
      <w:r>
        <w:rPr>
          <w:rFonts w:hint="eastAsia"/>
        </w:rPr>
        <w:t>需要AI帮忙阅读和分析一份很长的PDF文件，以下哪个平台可能更合适？（　）</w:t>
      </w:r>
    </w:p>
    <w:p w14:paraId="2C648533">
      <w:pPr>
        <w:rPr>
          <w:rFonts w:hint="eastAsia"/>
        </w:rPr>
      </w:pPr>
      <w:r>
        <w:rPr>
          <w:rFonts w:hint="eastAsia"/>
        </w:rPr>
        <w:t>A. 豆包</w:t>
      </w:r>
    </w:p>
    <w:p w14:paraId="2756B465">
      <w:pPr>
        <w:rPr>
          <w:rFonts w:hint="eastAsia"/>
        </w:rPr>
      </w:pPr>
      <w:r>
        <w:rPr>
          <w:rFonts w:hint="eastAsia"/>
        </w:rPr>
        <w:t>B. Kimi</w:t>
      </w:r>
    </w:p>
    <w:p w14:paraId="44534961">
      <w:pPr>
        <w:rPr>
          <w:rFonts w:hint="eastAsia"/>
        </w:rPr>
      </w:pPr>
      <w:r>
        <w:rPr>
          <w:rFonts w:hint="eastAsia"/>
        </w:rPr>
        <w:t>C. 讯飞星火</w:t>
      </w:r>
    </w:p>
    <w:p w14:paraId="4A32DB0A">
      <w:pPr>
        <w:rPr>
          <w:rFonts w:hint="eastAsia"/>
        </w:rPr>
      </w:pPr>
      <w:r>
        <w:rPr>
          <w:rFonts w:hint="eastAsia"/>
        </w:rPr>
        <w:t>D. 以上都不行</w:t>
      </w:r>
    </w:p>
    <w:p w14:paraId="1C09EF71">
      <w:pPr>
        <w:numPr>
          <w:ilvl w:val="0"/>
          <w:numId w:val="58"/>
        </w:numPr>
        <w:rPr>
          <w:rFonts w:hint="eastAsia"/>
        </w:rPr>
      </w:pPr>
      <w:r>
        <w:rPr>
          <w:rFonts w:hint="eastAsia"/>
        </w:rPr>
        <w:t>AI大模型的"幻觉"问题是指什么？（　）</w:t>
      </w:r>
    </w:p>
    <w:p w14:paraId="44338F9A">
      <w:pPr>
        <w:rPr>
          <w:rFonts w:hint="eastAsia"/>
        </w:rPr>
      </w:pPr>
      <w:r>
        <w:rPr>
          <w:rFonts w:hint="eastAsia"/>
        </w:rPr>
        <w:t>A. AI产生了自我意识</w:t>
      </w:r>
    </w:p>
    <w:p w14:paraId="0918E0B7">
      <w:pPr>
        <w:rPr>
          <w:rFonts w:hint="eastAsia"/>
        </w:rPr>
      </w:pPr>
      <w:r>
        <w:rPr>
          <w:rFonts w:hint="eastAsia"/>
        </w:rPr>
        <w:t>B. AI很自信地说出了实际上错误或不存在的信息</w:t>
      </w:r>
    </w:p>
    <w:p w14:paraId="1A7170D3">
      <w:pPr>
        <w:rPr>
          <w:rFonts w:hint="eastAsia"/>
        </w:rPr>
      </w:pPr>
      <w:r>
        <w:rPr>
          <w:rFonts w:hint="eastAsia"/>
        </w:rPr>
        <w:t>C. AI无法理解用户的提问</w:t>
      </w:r>
    </w:p>
    <w:p w14:paraId="0D0205CE">
      <w:pPr>
        <w:rPr>
          <w:rFonts w:hint="eastAsia"/>
        </w:rPr>
      </w:pPr>
      <w:r>
        <w:rPr>
          <w:rFonts w:hint="eastAsia"/>
        </w:rPr>
        <w:t>D. AI运行太慢导致页面卡死</w:t>
      </w:r>
    </w:p>
    <w:p w14:paraId="21A55753">
      <w:pPr>
        <w:numPr>
          <w:ilvl w:val="0"/>
          <w:numId w:val="58"/>
        </w:numPr>
        <w:rPr>
          <w:rFonts w:hint="eastAsia"/>
        </w:rPr>
      </w:pPr>
      <w:r>
        <w:rPr>
          <w:rFonts w:hint="eastAsia"/>
        </w:rPr>
        <w:t>关于使用AI工具，以下说法最合理的是（　）。</w:t>
      </w:r>
    </w:p>
    <w:p w14:paraId="5F13DA6D">
      <w:pPr>
        <w:rPr>
          <w:rFonts w:hint="eastAsia"/>
        </w:rPr>
      </w:pPr>
      <w:r>
        <w:rPr>
          <w:rFonts w:hint="eastAsia"/>
        </w:rPr>
        <w:t>A. AI说的都对，不需要自己判断</w:t>
      </w:r>
    </w:p>
    <w:p w14:paraId="17AF682F">
      <w:pPr>
        <w:rPr>
          <w:rFonts w:hint="eastAsia"/>
        </w:rPr>
      </w:pPr>
      <w:r>
        <w:rPr>
          <w:rFonts w:hint="eastAsia"/>
        </w:rPr>
        <w:t>B. AI不靠谱，完全不能用</w:t>
      </w:r>
    </w:p>
    <w:p w14:paraId="3F3C8BB8">
      <w:pPr>
        <w:rPr>
          <w:rFonts w:hint="eastAsia"/>
        </w:rPr>
      </w:pPr>
      <w:r>
        <w:rPr>
          <w:rFonts w:hint="eastAsia"/>
        </w:rPr>
        <w:t>C. AI生成的内容需要人工核实和修改后再使用</w:t>
      </w:r>
    </w:p>
    <w:p w14:paraId="10C8F7F9">
      <w:pPr>
        <w:rPr>
          <w:rFonts w:hint="eastAsia"/>
        </w:rPr>
      </w:pPr>
      <w:r>
        <w:rPr>
          <w:rFonts w:hint="eastAsia"/>
        </w:rPr>
        <w:t>D. AI只有计算机专业的人才能使用</w:t>
      </w:r>
    </w:p>
    <w:p w14:paraId="08DDD50A">
      <w:pPr>
        <w:rPr>
          <w:rFonts w:hint="eastAsia"/>
        </w:rPr>
      </w:pPr>
      <w:r>
        <w:rPr>
          <w:rFonts w:hint="eastAsia"/>
          <w:b/>
          <w:bCs/>
        </w:rPr>
        <w:t>三、操作题</w:t>
      </w:r>
    </w:p>
    <w:p w14:paraId="4142A258">
      <w:pPr>
        <w:numPr>
          <w:ilvl w:val="0"/>
          <w:numId w:val="59"/>
        </w:numPr>
        <w:rPr>
          <w:rFonts w:hint="eastAsia"/>
        </w:rPr>
      </w:pPr>
      <w:r>
        <w:rPr>
          <w:rFonts w:hint="eastAsia"/>
        </w:rPr>
        <w:t>在DeepSeek中输入以下提示词，截图保存AI的回答：</w:t>
      </w:r>
    </w:p>
    <w:p w14:paraId="345AEF46">
      <w:pPr>
        <w:rPr>
          <w:rFonts w:hint="eastAsia"/>
        </w:rPr>
      </w:pPr>
      <w:r>
        <w:t>请给一名财经商贸类专业的大学生推荐3个在日常学习中使用AI工具的小技巧，</w:t>
      </w:r>
    </w:p>
    <w:p w14:paraId="1F9A1A16">
      <w:pPr>
        <w:rPr>
          <w:rFonts w:hint="eastAsia"/>
        </w:rPr>
      </w:pPr>
      <w:r>
        <w:t>每个技巧用2~3句话说明，语言简洁好懂。</w:t>
      </w:r>
    </w:p>
    <w:p w14:paraId="75E786AB">
      <w:pPr>
        <w:numPr>
          <w:ilvl w:val="0"/>
          <w:numId w:val="60"/>
        </w:numPr>
        <w:rPr>
          <w:rFonts w:hint="eastAsia"/>
        </w:rPr>
      </w:pPr>
      <w:r>
        <w:rPr>
          <w:rFonts w:hint="eastAsia"/>
        </w:rPr>
        <w:t>把同一段提示词分别发给DeepSeek和你注册的另一个AI平台，对比两个平台的回答，用自己的话写出它们的主要差异（80~120字）。</w:t>
      </w:r>
    </w:p>
    <w:p w14:paraId="4E2655AA">
      <w:pPr>
        <w:rPr>
          <w:rFonts w:hint="eastAsia"/>
        </w:rPr>
      </w:pPr>
      <w:r>
        <w:rPr>
          <w:rFonts w:hint="eastAsia"/>
          <w:b/>
          <w:bCs/>
        </w:rPr>
        <w:t>四、思考题</w:t>
      </w:r>
    </w:p>
    <w:p w14:paraId="2FB14B3A">
      <w:pPr>
        <w:numPr>
          <w:ilvl w:val="0"/>
          <w:numId w:val="61"/>
        </w:numPr>
        <w:rPr>
          <w:rFonts w:hint="eastAsia"/>
        </w:rPr>
      </w:pPr>
      <w:r>
        <w:rPr>
          <w:rFonts w:hint="eastAsia"/>
        </w:rPr>
        <w:t>有人说"学了AI人就会变懒，因为什么事都让AI干了"。你同意这个观点吗？结合本项目的学习，谈谈你的看法。</w:t>
      </w:r>
    </w:p>
    <w:p w14:paraId="3F9FBC33">
      <w:pPr>
        <w:numPr>
          <w:ilvl w:val="0"/>
          <w:numId w:val="61"/>
        </w:numPr>
        <w:rPr>
          <w:rFonts w:hint="eastAsia"/>
        </w:rPr>
      </w:pPr>
      <w:r>
        <w:rPr>
          <w:rFonts w:hint="eastAsia"/>
        </w:rPr>
        <w:t>回想一下导入案例中邮政柜员小李的经历。如果你将来在实习岗位上遇到类似的情况——领导交给你一个你不太擅长的文字工作任务，你打算怎么利用AI工具来完成它？请描述一下你的操作思路。</w:t>
      </w:r>
    </w:p>
    <w:p w14:paraId="6E03B8FB">
      <w:pPr>
        <w:rPr>
          <w:rFonts w:hint="eastAsia"/>
        </w:rPr>
      </w:pPr>
      <w:r>
        <w:pict>
          <v:rect id="_x0000_i1070" o:spt="1" style="height:3pt;width:0pt;" fillcolor="#A0A0A0" filled="t" stroked="f" coordsize="21600,21600" o:hr="t" o:hrstd="t" o:hralign="center">
            <v:path/>
            <v:fill on="t" focussize="0,0"/>
            <v:stroke on="f"/>
            <v:imagedata o:title=""/>
            <o:lock v:ext="edit"/>
            <w10:wrap type="none"/>
            <w10:anchorlock/>
          </v:rect>
        </w:pict>
      </w:r>
    </w:p>
    <w:p w14:paraId="1FDC67D4">
      <w:pPr>
        <w:rPr>
          <w:rFonts w:hint="eastAsia"/>
        </w:rPr>
      </w:pPr>
      <w:r>
        <w:rPr>
          <w:rFonts w:hint="eastAsia"/>
          <w:b/>
          <w:bCs/>
        </w:rPr>
        <w:t>参考答案提示</w:t>
      </w:r>
    </w:p>
    <w:p w14:paraId="6587E031">
      <w:pPr>
        <w:rPr>
          <w:rFonts w:hint="eastAsia"/>
        </w:rPr>
      </w:pPr>
      <w:r>
        <w:rPr>
          <w:rFonts w:hint="eastAsia"/>
        </w:rPr>
        <w:t>判断题：1.× 2.× 3.√ 4.√ 5.× 6.√</w:t>
      </w:r>
    </w:p>
    <w:p w14:paraId="28B0B023">
      <w:pPr>
        <w:rPr>
          <w:rFonts w:hint="eastAsia"/>
        </w:rPr>
      </w:pPr>
      <w:r>
        <w:rPr>
          <w:rFonts w:hint="eastAsia"/>
        </w:rPr>
        <w:t>选择题：1.B 2.B 3.B 4.C</w:t>
      </w:r>
    </w:p>
    <w:p w14:paraId="1D61FD9E">
      <w:pPr>
        <w:rPr>
          <w:rFonts w:hint="eastAsia"/>
        </w:rPr>
      </w:pPr>
      <w:r>
        <w:pict>
          <v:rect id="_x0000_i1071" o:spt="1" style="height:3pt;width:0pt;" fillcolor="#A0A0A0" filled="t" stroked="f" coordsize="21600,21600" o:hr="t" o:hrstd="t" o:hralign="center">
            <v:path/>
            <v:fill on="t" focussize="0,0"/>
            <v:stroke on="f"/>
            <v:imagedata o:title=""/>
            <o:lock v:ext="edit"/>
            <w10:wrap type="none"/>
            <w10:anchorlock/>
          </v:rect>
        </w:pict>
      </w:r>
    </w:p>
    <w:p w14:paraId="534B5423">
      <w:pPr>
        <w:rPr>
          <w:rFonts w:hint="eastAsia"/>
        </w:rPr>
      </w:pPr>
      <w:r>
        <w:rPr>
          <w:rFonts w:hint="eastAsia"/>
          <w:b/>
          <w:bCs/>
        </w:rPr>
        <w:t>【课后拓展】</w:t>
      </w:r>
    </w:p>
    <w:p w14:paraId="0BE7B655">
      <w:pPr>
        <w:numPr>
          <w:ilvl w:val="0"/>
          <w:numId w:val="62"/>
        </w:numPr>
        <w:rPr>
          <w:rFonts w:hint="eastAsia"/>
        </w:rPr>
      </w:pPr>
      <w:r>
        <w:rPr>
          <w:rFonts w:hint="eastAsia"/>
        </w:rPr>
        <w:t>关注DeepSeek、文心一言等平台的官方微信公众号，了解最新的功能更新。</w:t>
      </w:r>
    </w:p>
    <w:p w14:paraId="534A98C5">
      <w:pPr>
        <w:numPr>
          <w:ilvl w:val="0"/>
          <w:numId w:val="62"/>
        </w:numPr>
        <w:rPr>
          <w:rFonts w:hint="eastAsia"/>
        </w:rPr>
      </w:pPr>
      <w:r>
        <w:rPr>
          <w:rFonts w:hint="eastAsia"/>
        </w:rPr>
        <w:t>搜一搜"2025年中国AI大模型发展报告"，任选一篇浏览，了解行业最新动态。</w:t>
      </w:r>
    </w:p>
    <w:p w14:paraId="6FD398C0">
      <w:pPr>
        <w:numPr>
          <w:ilvl w:val="0"/>
          <w:numId w:val="62"/>
        </w:numPr>
        <w:rPr>
          <w:rFonts w:hint="eastAsia"/>
        </w:rPr>
      </w:pPr>
      <w:r>
        <w:rPr>
          <w:rFonts w:hint="eastAsia"/>
        </w:rPr>
        <w:t>推荐观看：央视纪录片《你好，AI》，了解人工智能的前世今生。</w:t>
      </w:r>
    </w:p>
    <w:p w14:paraId="23980021">
      <w:pPr>
        <w:numPr>
          <w:ilvl w:val="0"/>
          <w:numId w:val="62"/>
        </w:numPr>
        <w:rPr>
          <w:rFonts w:hint="eastAsia"/>
        </w:rPr>
      </w:pPr>
      <w:r>
        <w:rPr>
          <w:rFonts w:hint="eastAsia"/>
        </w:rPr>
        <w:t>和身边的同学组建一个"AI学习交流群"，遇到好用的提示词或者有趣的AI回答，随时分享。</w:t>
      </w:r>
    </w:p>
    <w:p w14:paraId="7286AFB1">
      <w:pPr>
        <w:widowControl/>
        <w:jc w:val="left"/>
        <w:rPr>
          <w:rFonts w:hint="eastAsia"/>
        </w:rPr>
      </w:pPr>
      <w:r>
        <w:rPr>
          <w:rFonts w:hint="eastAsia"/>
        </w:rPr>
        <w:br w:type="page"/>
      </w:r>
    </w:p>
    <w:p w14:paraId="54270A55">
      <w:pPr>
        <w:jc w:val="center"/>
        <w:rPr>
          <w:rFonts w:hint="eastAsia"/>
          <w:b/>
          <w:bCs/>
        </w:rPr>
      </w:pPr>
      <w:r>
        <w:rPr>
          <w:rFonts w:hint="eastAsia"/>
          <w:b/>
          <w:bCs/>
        </w:rPr>
        <w:t>项目二 学会跟AI对话：提示词的写法</w:t>
      </w:r>
    </w:p>
    <w:p w14:paraId="78C44873">
      <w:pPr>
        <w:rPr>
          <w:rFonts w:hint="eastAsia"/>
        </w:rPr>
      </w:pPr>
      <w:r>
        <w:pict>
          <v:rect id="_x0000_i1072" o:spt="1" style="height:3pt;width:0pt;" fillcolor="#A0A0A0" filled="t" stroked="f" coordsize="21600,21600" o:hr="t" o:hrstd="t" o:hralign="center">
            <v:path/>
            <v:fill on="t" focussize="0,0"/>
            <v:stroke on="f"/>
            <v:imagedata o:title=""/>
            <o:lock v:ext="edit"/>
            <w10:wrap type="none"/>
            <w10:anchorlock/>
          </v:rect>
        </w:pict>
      </w:r>
    </w:p>
    <w:p w14:paraId="1D1C615C">
      <w:pPr>
        <w:rPr>
          <w:rFonts w:hint="eastAsia"/>
          <w:b/>
          <w:bCs/>
        </w:rPr>
      </w:pPr>
      <w:r>
        <w:rPr>
          <w:rFonts w:hint="eastAsia"/>
          <w:b/>
          <w:bCs/>
        </w:rPr>
        <w:t>【场景导入】</w:t>
      </w:r>
    </w:p>
    <w:p w14:paraId="64CFCA61">
      <w:pPr>
        <w:rPr>
          <w:rFonts w:hint="eastAsia"/>
        </w:rPr>
      </w:pPr>
      <w:r>
        <w:rPr>
          <w:rFonts w:hint="eastAsia"/>
        </w:rPr>
        <w:t>电商专业的学生小赵在学校"双十一"模拟运营比赛中，负责给一款校园文创帆布包写商品推广文案。</w:t>
      </w:r>
    </w:p>
    <w:p w14:paraId="1293E1C7">
      <w:pPr>
        <w:rPr>
          <w:rFonts w:hint="eastAsia"/>
        </w:rPr>
      </w:pPr>
      <w:r>
        <w:rPr>
          <w:rFonts w:hint="eastAsia"/>
        </w:rPr>
        <w:t>她打开DeepSeek，输入："帮我写个文案。"</w:t>
      </w:r>
    </w:p>
    <w:p w14:paraId="4E495068">
      <w:pPr>
        <w:rPr>
          <w:rFonts w:hint="eastAsia"/>
        </w:rPr>
      </w:pPr>
      <w:r>
        <w:rPr>
          <w:rFonts w:hint="eastAsia"/>
        </w:rPr>
        <w:t>AI回了一大段，什么"尊享品质生活""匠心独具"之类的话，读起来像高端奢侈品广告。一个卖29块钱的帆布包，用这种文案？挂出去非让人笑话不可。</w:t>
      </w:r>
    </w:p>
    <w:p w14:paraId="6D9E79B3">
      <w:pPr>
        <w:rPr>
          <w:rFonts w:hint="eastAsia"/>
        </w:rPr>
      </w:pPr>
      <w:r>
        <w:rPr>
          <w:rFonts w:hint="eastAsia"/>
        </w:rPr>
        <w:t>小赵有点沮丧，觉得"AI也不过如此"。</w:t>
      </w:r>
    </w:p>
    <w:p w14:paraId="73AFB2A6">
      <w:pPr>
        <w:rPr>
          <w:rFonts w:hint="eastAsia"/>
        </w:rPr>
      </w:pPr>
      <w:r>
        <w:rPr>
          <w:rFonts w:hint="eastAsia"/>
        </w:rPr>
        <w:t>旁边的同学小陈探过头来看了一眼，说："你这个问法太笼统了，AI根本不知道你要什么。我来试试。"</w:t>
      </w:r>
    </w:p>
    <w:p w14:paraId="3665766D">
      <w:pPr>
        <w:rPr>
          <w:rFonts w:hint="eastAsia"/>
        </w:rPr>
      </w:pPr>
      <w:r>
        <w:rPr>
          <w:rFonts w:hint="eastAsia"/>
        </w:rPr>
        <w:t>小陈在对话框里打了这么一段：</w:t>
      </w:r>
    </w:p>
    <w:p w14:paraId="6D7D11A1">
      <w:pPr>
        <w:rPr>
          <w:rFonts w:hint="eastAsia"/>
        </w:rPr>
      </w:pPr>
      <w:r>
        <w:t>你是一名大学生创业团队的文案编辑。我们设计了一款校园文创帆布包，</w:t>
      </w:r>
    </w:p>
    <w:p w14:paraId="721A4C1D">
      <w:pPr>
        <w:rPr>
          <w:rFonts w:hint="eastAsia"/>
        </w:rPr>
      </w:pPr>
      <w:r>
        <w:t>售价29元，目标买家是在校大学生，卖点是图案原创、轻便实用、可以装</w:t>
      </w:r>
    </w:p>
    <w:p w14:paraId="75E6F3D6">
      <w:pPr>
        <w:rPr>
          <w:rFonts w:hint="eastAsia"/>
        </w:rPr>
      </w:pPr>
      <w:r>
        <w:t>得下14寸笔记本。请写3条适合发在小红书上的种草文案，每条80字左右，</w:t>
      </w:r>
    </w:p>
    <w:p w14:paraId="382549F6">
      <w:pPr>
        <w:rPr>
          <w:rFonts w:hint="eastAsia"/>
        </w:rPr>
      </w:pPr>
      <w:r>
        <w:t>语气活泼可爱，多用短句，可以适当加emoji。</w:t>
      </w:r>
    </w:p>
    <w:p w14:paraId="09932788">
      <w:pPr>
        <w:rPr>
          <w:rFonts w:hint="eastAsia"/>
        </w:rPr>
      </w:pPr>
      <w:r>
        <w:rPr>
          <w:rFonts w:hint="eastAsia"/>
        </w:rPr>
        <w:t>几秒钟后AI生成了三条文案，小赵一看——"这也差得太多了吧！"每条都活泼生动，卖点突出，风格完全就是小红书上的调调。</w:t>
      </w:r>
    </w:p>
    <w:p w14:paraId="6D60329E">
      <w:pPr>
        <w:rPr>
          <w:rFonts w:hint="eastAsia"/>
        </w:rPr>
      </w:pPr>
      <w:r>
        <w:rPr>
          <w:rFonts w:hint="eastAsia"/>
        </w:rPr>
        <w:t>两个人用的是同一个AI，提问时间只差了两分钟，结果却是天壤之别。</w:t>
      </w:r>
    </w:p>
    <w:p w14:paraId="1E82C9AB">
      <w:pPr>
        <w:rPr>
          <w:rFonts w:hint="eastAsia"/>
        </w:rPr>
      </w:pPr>
      <w:r>
        <w:rPr>
          <w:rFonts w:hint="eastAsia"/>
          <w:b/>
          <w:bCs/>
        </w:rPr>
        <w:t>区别在哪儿？不在AI身上，在"你怎么问它"上面。"怎么问"这件事，有个专门的名字，叫做"提示词"。</w:t>
      </w:r>
    </w:p>
    <w:p w14:paraId="1A7F58C0">
      <w:pPr>
        <w:rPr>
          <w:rFonts w:hint="eastAsia"/>
        </w:rPr>
      </w:pPr>
      <w:r>
        <w:pict>
          <v:rect id="_x0000_i1073" o:spt="1" style="height:3pt;width:0pt;" fillcolor="#A0A0A0" filled="t" stroked="f" coordsize="21600,21600" o:hr="t" o:hrstd="t" o:hralign="center">
            <v:path/>
            <v:fill on="t" focussize="0,0"/>
            <v:stroke on="f"/>
            <v:imagedata o:title=""/>
            <o:lock v:ext="edit"/>
            <w10:wrap type="none"/>
            <w10:anchorlock/>
          </v:rect>
        </w:pict>
      </w:r>
    </w:p>
    <w:p w14:paraId="227C76FF">
      <w:pPr>
        <w:rPr>
          <w:rFonts w:hint="eastAsia"/>
        </w:rPr>
      </w:pPr>
      <w:r>
        <w:rPr>
          <w:rFonts w:hint="eastAsia"/>
          <w:b/>
          <w:bCs/>
        </w:rPr>
        <w:t>【学习目标】</w:t>
      </w:r>
    </w:p>
    <w:tbl>
      <w:tblPr>
        <w:tblStyle w:val="17"/>
        <w:tblW w:w="7372" w:type="dxa"/>
        <w:tblInd w:w="0" w:type="dxa"/>
        <w:tblLayout w:type="autofit"/>
        <w:tblCellMar>
          <w:top w:w="15" w:type="dxa"/>
          <w:left w:w="15" w:type="dxa"/>
          <w:bottom w:w="15" w:type="dxa"/>
          <w:right w:w="15" w:type="dxa"/>
        </w:tblCellMar>
      </w:tblPr>
      <w:tblGrid>
        <w:gridCol w:w="829"/>
        <w:gridCol w:w="6543"/>
      </w:tblGrid>
      <w:tr w14:paraId="43D2E159">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EDE5C9">
            <w:pPr>
              <w:rPr>
                <w:rFonts w:hint="eastAsia"/>
                <w:b/>
                <w:bCs/>
              </w:rPr>
            </w:pPr>
            <w:r>
              <w:rPr>
                <w:b/>
                <w:bCs/>
              </w:rPr>
              <w:t>目标维度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951EFF">
            <w:pPr>
              <w:rPr>
                <w:rFonts w:hint="eastAsia"/>
                <w:b/>
                <w:bCs/>
              </w:rPr>
            </w:pPr>
            <w:r>
              <w:rPr>
                <w:b/>
                <w:bCs/>
              </w:rPr>
              <w:t>具体要求</w:t>
            </w:r>
          </w:p>
        </w:tc>
      </w:tr>
      <w:tr w14:paraId="365902C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C1BDC77">
            <w:pPr>
              <w:rPr>
                <w:rFonts w:hint="eastAsia"/>
              </w:rPr>
            </w:pPr>
            <w:r>
              <w:rPr>
                <w:b/>
                <w:bCs/>
              </w:rP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E57F7F">
            <w:pPr>
              <w:rPr>
                <w:rFonts w:hint="eastAsia"/>
              </w:rPr>
            </w:pPr>
            <w:r>
              <w:t>①理解什么是提示词以及它为什么重要；②掌握提示词的基本结构和常用写法；③了解少样本提示、思维链提示等进阶技巧的基本原理</w:t>
            </w:r>
          </w:p>
        </w:tc>
      </w:tr>
      <w:tr w14:paraId="64368E9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CD603F">
            <w:pPr>
              <w:rPr>
                <w:rFonts w:hint="eastAsia"/>
              </w:rPr>
            </w:pPr>
            <w:r>
              <w:rPr>
                <w:b/>
                <w:bCs/>
              </w:rP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F20855">
            <w:pPr>
              <w:rPr>
                <w:rFonts w:hint="eastAsia"/>
              </w:rPr>
            </w:pPr>
            <w:r>
              <w:t>①能够按照"角色+背景+任务+要求"的结构写出规范的提示词；②能够运用追问、修正、分步提示等技巧优化AI的回答；③能够在同一任务中使用不同写法的提示词并对比效果</w:t>
            </w:r>
          </w:p>
        </w:tc>
      </w:tr>
      <w:tr w14:paraId="2B17E02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098F1A">
            <w:pPr>
              <w:rPr>
                <w:rFonts w:hint="eastAsia"/>
              </w:rPr>
            </w:pPr>
            <w:r>
              <w:rPr>
                <w:b/>
                <w:bCs/>
              </w:rP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5C3942A">
            <w:pPr>
              <w:rPr>
                <w:rFonts w:hint="eastAsia"/>
              </w:rPr>
            </w:pPr>
            <w:r>
              <w:t>①养成"先想清楚再提问"的严谨习惯，提升逻辑表达能力；②强化"AI输出需人工把关"的责任意识；③培养在实践中不断优化改进的精益态度</w:t>
            </w:r>
          </w:p>
        </w:tc>
      </w:tr>
    </w:tbl>
    <w:p w14:paraId="4E002525">
      <w:pPr>
        <w:rPr>
          <w:rFonts w:hint="eastAsia"/>
        </w:rPr>
      </w:pPr>
      <w:r>
        <w:pict>
          <v:rect id="_x0000_i1074" o:spt="1" style="height:3pt;width:0pt;" fillcolor="#A0A0A0" filled="t" stroked="f" coordsize="21600,21600" o:hr="t" o:hrstd="t" o:hralign="center">
            <v:path/>
            <v:fill on="t" focussize="0,0"/>
            <v:stroke on="f"/>
            <v:imagedata o:title=""/>
            <o:lock v:ext="edit"/>
            <w10:wrap type="none"/>
            <w10:anchorlock/>
          </v:rect>
        </w:pict>
      </w:r>
    </w:p>
    <w:p w14:paraId="769DCD83">
      <w:pPr>
        <w:rPr>
          <w:rFonts w:hint="eastAsia"/>
        </w:rPr>
      </w:pPr>
      <w:r>
        <w:rPr>
          <w:rFonts w:hint="eastAsia"/>
        </w:rPr>
        <w:t>本项目的知识结构如图2-1所示。</w:t>
      </w:r>
    </w:p>
    <w:p w14:paraId="1EE208F6">
      <w:pPr>
        <w:rPr>
          <w:rFonts w:hint="eastAsia"/>
        </w:rPr>
      </w:pPr>
      <w:r>
        <w:drawing>
          <wp:inline distT="0" distB="0" distL="0" distR="0">
            <wp:extent cx="5274310" cy="2195195"/>
            <wp:effectExtent l="0" t="0" r="2540" b="0"/>
            <wp:docPr id="1829838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38373" name="图片 1"/>
                    <pic:cNvPicPr>
                      <a:picLocks noChangeAspect="1"/>
                    </pic:cNvPicPr>
                  </pic:nvPicPr>
                  <pic:blipFill>
                    <a:blip r:embed="rId10"/>
                    <a:stretch>
                      <a:fillRect/>
                    </a:stretch>
                  </pic:blipFill>
                  <pic:spPr>
                    <a:xfrm>
                      <a:off x="0" y="0"/>
                      <a:ext cx="5274310" cy="2195195"/>
                    </a:xfrm>
                    <a:prstGeom prst="rect">
                      <a:avLst/>
                    </a:prstGeom>
                  </pic:spPr>
                </pic:pic>
              </a:graphicData>
            </a:graphic>
          </wp:inline>
        </w:drawing>
      </w:r>
    </w:p>
    <w:p w14:paraId="607E8E45">
      <w:pPr>
        <w:jc w:val="center"/>
        <w:rPr>
          <w:rFonts w:hint="eastAsia"/>
        </w:rPr>
      </w:pPr>
      <w:r>
        <w:t>图2-1 项目二知识结构图</w:t>
      </w:r>
    </w:p>
    <w:p w14:paraId="7224E327">
      <w:pPr>
        <w:rPr>
          <w:rFonts w:hint="eastAsia"/>
        </w:rPr>
      </w:pPr>
      <w:r>
        <w:pict>
          <v:rect id="_x0000_i1075" o:spt="1" style="height:3pt;width:0pt;" fillcolor="#A0A0A0" filled="t" stroked="f" coordsize="21600,21600" o:hr="t" o:hrstd="t" o:hralign="center">
            <v:path/>
            <v:fill on="t" focussize="0,0"/>
            <v:stroke on="f"/>
            <v:imagedata o:title=""/>
            <o:lock v:ext="edit"/>
            <w10:wrap type="none"/>
            <w10:anchorlock/>
          </v:rect>
        </w:pict>
      </w:r>
    </w:p>
    <w:p w14:paraId="0C2B3333">
      <w:pPr>
        <w:rPr>
          <w:rFonts w:hint="eastAsia"/>
          <w:b/>
          <w:bCs/>
        </w:rPr>
      </w:pPr>
      <w:r>
        <w:rPr>
          <w:rFonts w:hint="eastAsia"/>
          <w:b/>
          <w:bCs/>
        </w:rPr>
        <w:t>任务一 理解提示词为什么重要</w:t>
      </w:r>
    </w:p>
    <w:p w14:paraId="7057F1E2">
      <w:pPr>
        <w:rPr>
          <w:rFonts w:hint="eastAsia"/>
        </w:rPr>
      </w:pPr>
      <w:r>
        <w:rPr>
          <w:rFonts w:hint="eastAsia"/>
          <w:b/>
          <w:bCs/>
        </w:rPr>
        <w:t>【任务描述】</w:t>
      </w:r>
      <w:r>
        <w:rPr>
          <w:rFonts w:hint="eastAsia"/>
        </w:rPr>
        <w:t> 在正式学习提示词的写法之前，先搞清楚一个问题：为什么同一个AI，不同人用起来效果差那么远？提示词到底在其中扮演了什么角色？</w:t>
      </w:r>
    </w:p>
    <w:p w14:paraId="78E75A71">
      <w:pPr>
        <w:rPr>
          <w:rFonts w:hint="eastAsia"/>
        </w:rPr>
      </w:pPr>
      <w:r>
        <w:pict>
          <v:rect id="_x0000_i1076" o:spt="1" style="height:3pt;width:0pt;" fillcolor="#A0A0A0" filled="t" stroked="f" coordsize="21600,21600" o:hr="t" o:hrstd="t" o:hralign="center">
            <v:path/>
            <v:fill on="t" focussize="0,0"/>
            <v:stroke on="f"/>
            <v:imagedata o:title=""/>
            <o:lock v:ext="edit"/>
            <w10:wrap type="none"/>
            <w10:anchorlock/>
          </v:rect>
        </w:pict>
      </w:r>
    </w:p>
    <w:p w14:paraId="5E859E41">
      <w:pPr>
        <w:rPr>
          <w:rFonts w:hint="eastAsia"/>
          <w:b/>
          <w:bCs/>
        </w:rPr>
      </w:pPr>
      <w:r>
        <w:rPr>
          <w:rFonts w:hint="eastAsia"/>
          <w:b/>
          <w:bCs/>
        </w:rPr>
        <w:t>一、同一个AI，为什么有人用得好、有人用得差</w:t>
      </w:r>
    </w:p>
    <w:p w14:paraId="47151188">
      <w:pPr>
        <w:rPr>
          <w:rFonts w:hint="eastAsia"/>
        </w:rPr>
      </w:pPr>
      <w:r>
        <w:rPr>
          <w:rFonts w:hint="eastAsia"/>
        </w:rPr>
        <w:t>项目一的综合实训里，你已经亲自体验过了：用一句"帮我写个个人简介"和用一段详细要求的提示词，AI给出的回答质量完全不在一个水平上。</w:t>
      </w:r>
    </w:p>
    <w:p w14:paraId="0E4E7A28">
      <w:pPr>
        <w:rPr>
          <w:rFonts w:hint="eastAsia"/>
        </w:rPr>
      </w:pPr>
      <w:r>
        <w:rPr>
          <w:rFonts w:hint="eastAsia"/>
        </w:rPr>
        <w:t>这不是偶然。来看另一组更鲜明的对比。</w:t>
      </w:r>
    </w:p>
    <w:p w14:paraId="73B10BA6">
      <w:pPr>
        <w:rPr>
          <w:rFonts w:hint="eastAsia"/>
        </w:rPr>
      </w:pPr>
      <w:r>
        <w:rPr>
          <w:rFonts w:hint="eastAsia"/>
        </w:rPr>
        <w:t>假设你在一家商贸公司实习，主管让你用AI帮忙写一份客户回访的电话话术。两种不同的问法和AI的回答对比见表2-1。</w:t>
      </w:r>
    </w:p>
    <w:p w14:paraId="6A18C534">
      <w:pPr>
        <w:jc w:val="center"/>
        <w:rPr>
          <w:rFonts w:hint="eastAsia"/>
        </w:rPr>
      </w:pPr>
      <w:r>
        <w:t>表2-1 提示词质量对AI回答的影响对比</w:t>
      </w:r>
    </w:p>
    <w:tbl>
      <w:tblPr>
        <w:tblStyle w:val="17"/>
        <w:tblW w:w="7372" w:type="dxa"/>
        <w:tblInd w:w="0" w:type="dxa"/>
        <w:tblLayout w:type="autofit"/>
        <w:tblCellMar>
          <w:top w:w="15" w:type="dxa"/>
          <w:left w:w="15" w:type="dxa"/>
          <w:bottom w:w="15" w:type="dxa"/>
          <w:right w:w="15" w:type="dxa"/>
        </w:tblCellMar>
      </w:tblPr>
      <w:tblGrid>
        <w:gridCol w:w="748"/>
        <w:gridCol w:w="1727"/>
        <w:gridCol w:w="4897"/>
      </w:tblGrid>
      <w:tr w14:paraId="0B48CB51">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525D4A">
            <w:pPr>
              <w:rPr>
                <w:rFonts w:hint="eastAsia"/>
                <w:b/>
                <w:bCs/>
              </w:rPr>
            </w:pPr>
            <w:r>
              <w:rPr>
                <w:b/>
                <w:bCs/>
              </w:rPr>
              <w:t>对比项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D1D453">
            <w:pPr>
              <w:rPr>
                <w:rFonts w:hint="eastAsia"/>
                <w:b/>
                <w:bCs/>
              </w:rPr>
            </w:pPr>
            <w:r>
              <w:rPr>
                <w:b/>
                <w:bCs/>
              </w:rPr>
              <w:t>问法A（模糊）</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1CB31F8">
            <w:pPr>
              <w:rPr>
                <w:rFonts w:hint="eastAsia"/>
                <w:b/>
                <w:bCs/>
              </w:rPr>
            </w:pPr>
            <w:r>
              <w:rPr>
                <w:b/>
                <w:bCs/>
              </w:rPr>
              <w:t>问法B（清晰）</w:t>
            </w:r>
          </w:p>
        </w:tc>
      </w:tr>
      <w:tr w14:paraId="2F18092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AC9C33">
            <w:pPr>
              <w:rPr>
                <w:rFonts w:hint="eastAsia"/>
              </w:rPr>
            </w:pPr>
            <w:r>
              <w:rPr>
                <w:b/>
                <w:bCs/>
              </w:rPr>
              <w:t>提示词内容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F105BA">
            <w:pPr>
              <w:rPr>
                <w:rFonts w:hint="eastAsia"/>
              </w:rPr>
            </w:pPr>
            <w:r>
              <w:t>"帮我写个客户回访话术"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758910">
            <w:pPr>
              <w:rPr>
                <w:rFonts w:hint="eastAsia"/>
              </w:rPr>
            </w:pPr>
            <w:r>
              <w:t>"你是一名邮政网点的客户服务人员。需要给上个月办理过包裹寄递业务的老客户打电话回访，目的是了解他们的使用体验和改进建议，同时顺便告知本月有满50减5的优惠活动。请写一份电话回访话术，包括开场白、3个回访问题、活动介绍和结束语，语气要亲切自然，像跟邻居聊天一样，整体控制在300字以内。"</w:t>
            </w:r>
          </w:p>
        </w:tc>
      </w:tr>
      <w:tr w14:paraId="5AE1C62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823C495">
            <w:pPr>
              <w:rPr>
                <w:rFonts w:hint="eastAsia"/>
              </w:rPr>
            </w:pPr>
            <w:r>
              <w:rPr>
                <w:b/>
                <w:bCs/>
              </w:rPr>
              <w:t>AI回答特点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F395070">
            <w:pPr>
              <w:rPr>
                <w:rFonts w:hint="eastAsia"/>
              </w:rPr>
            </w:pPr>
            <w:r>
              <w:t>生成了一段通用的客服话术模板，语气生硬，问题宽泛，没有具体业务信息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4CF9706">
            <w:pPr>
              <w:rPr>
                <w:rFonts w:hint="eastAsia"/>
              </w:rPr>
            </w:pPr>
            <w:r>
              <w:t>生成了一份量身定做的回访话术，包含具体的业务场景、优惠信息，语气自然亲切</w:t>
            </w:r>
          </w:p>
        </w:tc>
      </w:tr>
      <w:tr w14:paraId="6033C58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7C9613">
            <w:pPr>
              <w:rPr>
                <w:rFonts w:hint="eastAsia"/>
              </w:rPr>
            </w:pPr>
            <w:r>
              <w:rPr>
                <w:b/>
                <w:bCs/>
              </w:rPr>
              <w:t>能不能直接用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9615B2">
            <w:pPr>
              <w:rPr>
                <w:rFonts w:hint="eastAsia"/>
              </w:rPr>
            </w:pPr>
            <w:r>
              <w:t>基本不能，需要大幅改写</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CB0962">
            <w:pPr>
              <w:rPr>
                <w:rFonts w:hint="eastAsia"/>
              </w:rPr>
            </w:pPr>
            <w:r>
              <w:t>稍微改改细节就能用</w:t>
            </w:r>
          </w:p>
        </w:tc>
      </w:tr>
    </w:tbl>
    <w:p w14:paraId="3D2D861D">
      <w:pPr>
        <w:rPr>
          <w:rFonts w:hint="eastAsia"/>
        </w:rPr>
      </w:pPr>
      <w:r>
        <w:rPr>
          <w:rFonts w:hint="eastAsia"/>
        </w:rPr>
        <w:t>差距一目了然。而且注意——</w:t>
      </w:r>
      <w:r>
        <w:rPr>
          <w:rFonts w:hint="eastAsia"/>
          <w:b/>
          <w:bCs/>
        </w:rPr>
        <w:t>两次用的是同一个AI</w:t>
      </w:r>
      <w:r>
        <w:rPr>
          <w:rFonts w:hint="eastAsia"/>
        </w:rPr>
        <w:t>。AI本身的能力没有任何变化，变化的只是你告诉它的信息量和具体程度。</w:t>
      </w:r>
    </w:p>
    <w:p w14:paraId="167ED79C">
      <w:pPr>
        <w:rPr>
          <w:rFonts w:hint="eastAsia"/>
        </w:rPr>
      </w:pPr>
      <w:r>
        <w:pict>
          <v:rect id="_x0000_i1077" o:spt="1" style="height:3pt;width:0pt;" fillcolor="#A0A0A0" filled="t" stroked="f" coordsize="21600,21600" o:hr="t" o:hrstd="t" o:hralign="center">
            <v:path/>
            <v:fill on="t" focussize="0,0"/>
            <v:stroke on="f"/>
            <v:imagedata o:title=""/>
            <o:lock v:ext="edit"/>
            <w10:wrap type="none"/>
            <w10:anchorlock/>
          </v:rect>
        </w:pict>
      </w:r>
    </w:p>
    <w:p w14:paraId="1B2243AE">
      <w:pPr>
        <w:rPr>
          <w:rFonts w:hint="eastAsia"/>
          <w:b/>
          <w:bCs/>
        </w:rPr>
      </w:pPr>
      <w:r>
        <w:rPr>
          <w:rFonts w:hint="eastAsia"/>
          <w:b/>
          <w:bCs/>
        </w:rPr>
        <w:t>二、提示词到底是什么</w:t>
      </w:r>
    </w:p>
    <w:p w14:paraId="0C8B330B">
      <w:pPr>
        <w:rPr>
          <w:rFonts w:hint="eastAsia"/>
        </w:rPr>
      </w:pPr>
      <w:r>
        <w:rPr>
          <w:rFonts w:hint="eastAsia"/>
        </w:rPr>
        <w:t>提示词的英文叫Prompt，翻译成中文就是"提示"——你给AI的提示信息。</w:t>
      </w:r>
    </w:p>
    <w:p w14:paraId="5331F5C0">
      <w:pPr>
        <w:rPr>
          <w:rFonts w:hint="eastAsia"/>
        </w:rPr>
      </w:pPr>
      <w:r>
        <w:rPr>
          <w:rFonts w:hint="eastAsia"/>
        </w:rPr>
        <w:t>但"提示词"这三个字容易让人误以为就是"一个词"或者"一句话"。实际上，一条好的提示词往往是</w:t>
      </w:r>
      <w:r>
        <w:rPr>
          <w:rFonts w:hint="eastAsia"/>
          <w:b/>
          <w:bCs/>
        </w:rPr>
        <w:t>一小段话</w:t>
      </w:r>
      <w:r>
        <w:rPr>
          <w:rFonts w:hint="eastAsia"/>
        </w:rPr>
        <w:t>，里面包含了你希望AI知道的背景信息、你希望它完成的具体任务，以及你对输出结果的各种要求。</w:t>
      </w:r>
    </w:p>
    <w:p w14:paraId="3EADAEE7">
      <w:pPr>
        <w:rPr>
          <w:rFonts w:hint="eastAsia"/>
        </w:rPr>
      </w:pPr>
      <w:r>
        <w:rPr>
          <w:rFonts w:hint="eastAsia"/>
        </w:rPr>
        <w:t>打一个比方就明白了。</w:t>
      </w:r>
    </w:p>
    <w:p w14:paraId="281B99D4">
      <w:pPr>
        <w:rPr>
          <w:rFonts w:hint="eastAsia"/>
        </w:rPr>
      </w:pPr>
      <w:r>
        <w:rPr>
          <w:rFonts w:hint="eastAsia"/>
        </w:rPr>
        <w:t>想象你走进一家打印店，要做一份宣传单页。如果你跟老板说"帮我做个宣传单"，老板肯定一脸问号——什么产品的？给谁看的？多大尺寸？什么风格？要不要放二维码？</w:t>
      </w:r>
    </w:p>
    <w:p w14:paraId="45E91F8D">
      <w:pPr>
        <w:rPr>
          <w:rFonts w:hint="eastAsia"/>
        </w:rPr>
      </w:pPr>
      <w:r>
        <w:rPr>
          <w:rFonts w:hint="eastAsia"/>
        </w:rPr>
        <w:t>但如果你说："帮我做一份A4大小的宣传单页，是我们学校旁边新开的奶茶店用的，目标客户是大学生，需要放上店名、地址、5款主推产品的名字和价格、还有一个开业八折的优惠信息，风格要年轻活泼，颜色以粉色和白色为主"——老板立刻就知道该怎么做了。</w:t>
      </w:r>
    </w:p>
    <w:p w14:paraId="1B6C2D48">
      <w:pPr>
        <w:rPr>
          <w:rFonts w:hint="eastAsia"/>
        </w:rPr>
      </w:pPr>
      <w:r>
        <w:rPr>
          <w:rFonts w:hint="eastAsia"/>
        </w:rPr>
        <w:t>跟AI对话也是一模一样的道理。</w:t>
      </w:r>
      <w:r>
        <w:rPr>
          <w:rFonts w:hint="eastAsia"/>
          <w:b/>
          <w:bCs/>
        </w:rPr>
        <w:t>你说得越清楚，AI就越知道该给你什么；你说得越含糊，AI就越只能靠猜，猜出来的东西十有八九不是你想要的。</w:t>
      </w:r>
    </w:p>
    <w:p w14:paraId="2011DA75">
      <w:pPr>
        <w:rPr>
          <w:rFonts w:hint="eastAsia"/>
        </w:rPr>
      </w:pPr>
      <w:r>
        <w:pict>
          <v:rect id="_x0000_i1078" o:spt="1" style="height:3pt;width:0pt;" fillcolor="#A0A0A0" filled="t" stroked="f" coordsize="21600,21600" o:hr="t" o:hrstd="t" o:hralign="center">
            <v:path/>
            <v:fill on="t" focussize="0,0"/>
            <v:stroke on="f"/>
            <v:imagedata o:title=""/>
            <o:lock v:ext="edit"/>
            <w10:wrap type="none"/>
            <w10:anchorlock/>
          </v:rect>
        </w:pict>
      </w:r>
    </w:p>
    <w:p w14:paraId="67F66FED">
      <w:pPr>
        <w:rPr>
          <w:rFonts w:hint="eastAsia"/>
          <w:b/>
          <w:bCs/>
        </w:rPr>
      </w:pPr>
      <w:r>
        <w:rPr>
          <w:rFonts w:hint="eastAsia"/>
          <w:b/>
          <w:bCs/>
        </w:rPr>
        <w:t>三、AI真的不会"读心术"</w:t>
      </w:r>
    </w:p>
    <w:p w14:paraId="7430C47D">
      <w:pPr>
        <w:rPr>
          <w:rFonts w:hint="eastAsia"/>
        </w:rPr>
      </w:pPr>
      <w:r>
        <w:rPr>
          <w:rFonts w:hint="eastAsia"/>
        </w:rPr>
        <w:t>有些同学会觉得：AI不是号称很聪明吗？我稍微说一下它应该能猜到我想要什么吧？</w:t>
      </w:r>
    </w:p>
    <w:p w14:paraId="0DEEF71C">
      <w:pPr>
        <w:rPr>
          <w:rFonts w:hint="eastAsia"/>
        </w:rPr>
      </w:pPr>
      <w:r>
        <w:rPr>
          <w:rFonts w:hint="eastAsia"/>
        </w:rPr>
        <w:t>真的猜不到。</w:t>
      </w:r>
    </w:p>
    <w:p w14:paraId="238A9EDA">
      <w:pPr>
        <w:rPr>
          <w:rFonts w:hint="eastAsia"/>
        </w:rPr>
      </w:pPr>
      <w:r>
        <w:rPr>
          <w:rFonts w:hint="eastAsia"/>
        </w:rPr>
        <w:t>AI大模型的工作方式在项目一里讲过——它是根据你输入的文字，结合训练中学到的语言规律，"逐字预测"生成回答。你给它的信息就是它唯一的依据。你没说的事情，它只能按照"最常见的情况"来猜，而"最常见的"往往不是"你想要的"。</w:t>
      </w:r>
    </w:p>
    <w:p w14:paraId="17FCD515">
      <w:pPr>
        <w:rPr>
          <w:rFonts w:hint="eastAsia"/>
        </w:rPr>
      </w:pPr>
      <w:r>
        <w:rPr>
          <w:rFonts w:hint="eastAsia"/>
        </w:rPr>
        <w:t>这个道理用一张图来理解最直观，如图2-2所示。</w:t>
      </w:r>
    </w:p>
    <w:p w14:paraId="59874FD5">
      <w:pPr>
        <w:rPr>
          <w:rFonts w:hint="eastAsia"/>
        </w:rPr>
      </w:pPr>
      <w:r>
        <w:drawing>
          <wp:inline distT="0" distB="0" distL="0" distR="0">
            <wp:extent cx="5274310" cy="490220"/>
            <wp:effectExtent l="0" t="0" r="2540" b="5080"/>
            <wp:docPr id="436501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01989" name="图片 1"/>
                    <pic:cNvPicPr>
                      <a:picLocks noChangeAspect="1"/>
                    </pic:cNvPicPr>
                  </pic:nvPicPr>
                  <pic:blipFill>
                    <a:blip r:embed="rId11"/>
                    <a:srcRect t="41727" b="41727"/>
                    <a:stretch>
                      <a:fillRect/>
                    </a:stretch>
                  </pic:blipFill>
                  <pic:spPr>
                    <a:xfrm>
                      <a:off x="0" y="0"/>
                      <a:ext cx="5274310" cy="490656"/>
                    </a:xfrm>
                    <a:prstGeom prst="rect">
                      <a:avLst/>
                    </a:prstGeom>
                    <a:ln>
                      <a:noFill/>
                    </a:ln>
                  </pic:spPr>
                </pic:pic>
              </a:graphicData>
            </a:graphic>
          </wp:inline>
        </w:drawing>
      </w:r>
    </w:p>
    <w:p w14:paraId="370E89FA">
      <w:pPr>
        <w:jc w:val="center"/>
        <w:rPr>
          <w:rFonts w:hint="eastAsia"/>
        </w:rPr>
      </w:pPr>
      <w:r>
        <w:t>图2-2 提示词信息量与AI回答质量的关系</w:t>
      </w:r>
    </w:p>
    <w:p w14:paraId="43D00F5E">
      <w:pPr>
        <w:rPr>
          <w:rFonts w:hint="eastAsia"/>
        </w:rPr>
      </w:pPr>
      <w:r>
        <w:rPr>
          <w:rFonts w:hint="eastAsia"/>
        </w:rPr>
        <w:t>一句话总结：</w:t>
      </w:r>
      <w:r>
        <w:rPr>
          <w:rFonts w:hint="eastAsia"/>
          <w:b/>
          <w:bCs/>
        </w:rPr>
        <w:t>你问得有多认真，AI就答得有多靠谱。</w:t>
      </w:r>
    </w:p>
    <w:p w14:paraId="1FEA50EF">
      <w:pPr>
        <w:rPr>
          <w:rFonts w:hint="eastAsia"/>
        </w:rPr>
      </w:pPr>
      <w:r>
        <w:rPr>
          <w:rFonts w:hint="eastAsia"/>
          <w:b/>
          <w:bCs/>
        </w:rPr>
        <w:t>【想一想】</w:t>
      </w:r>
    </w:p>
    <w:p w14:paraId="7B2F94BF">
      <w:pPr>
        <w:rPr>
          <w:rFonts w:hint="eastAsia"/>
        </w:rPr>
      </w:pPr>
      <w:r>
        <w:rPr>
          <w:rFonts w:hint="eastAsia"/>
        </w:rPr>
        <w:t>回忆一下项目一综合实训中你自己的体验：用简单提示词和详细提示词得到的AI回答差距有多大？当时你觉得"简单版"回答不满意的地方，是不是恰恰就是你没有告诉AI的那些信息？</w:t>
      </w:r>
    </w:p>
    <w:p w14:paraId="6B6A5EDE">
      <w:pPr>
        <w:rPr>
          <w:rFonts w:hint="eastAsia"/>
        </w:rPr>
      </w:pPr>
      <w:r>
        <w:pict>
          <v:rect id="_x0000_i1079" o:spt="1" style="height:3pt;width:0pt;" fillcolor="#A0A0A0" filled="t" stroked="f" coordsize="21600,21600" o:hr="t" o:hrstd="t" o:hralign="center">
            <v:path/>
            <v:fill on="t" focussize="0,0"/>
            <v:stroke on="f"/>
            <v:imagedata o:title=""/>
            <o:lock v:ext="edit"/>
            <w10:wrap type="none"/>
            <w10:anchorlock/>
          </v:rect>
        </w:pict>
      </w:r>
    </w:p>
    <w:p w14:paraId="6AC651AC">
      <w:pPr>
        <w:rPr>
          <w:rFonts w:hint="eastAsia"/>
        </w:rPr>
      </w:pPr>
      <w:r>
        <w:rPr>
          <w:rFonts w:hint="eastAsia"/>
          <w:b/>
          <w:bCs/>
        </w:rPr>
        <w:t>【任务小结与自测】</w:t>
      </w:r>
    </w:p>
    <w:p w14:paraId="55382A65">
      <w:pPr>
        <w:rPr>
          <w:rFonts w:hint="eastAsia"/>
        </w:rPr>
      </w:pPr>
      <w:r>
        <w:rPr>
          <w:rFonts w:hint="eastAsia"/>
        </w:rPr>
        <w:t>完成任务一后，检查一下：</w:t>
      </w:r>
    </w:p>
    <w:p w14:paraId="66BF48B8">
      <w:pPr>
        <w:numPr>
          <w:ilvl w:val="0"/>
          <w:numId w:val="63"/>
        </w:numPr>
        <w:rPr>
          <w:rFonts w:hint="eastAsia"/>
        </w:rPr>
      </w:pPr>
      <w:r>
        <w:rPr>
          <w:rFonts w:hint="eastAsia"/>
        </w:rPr>
        <w:t>理解了"提示词质量决定AI回答质量"这个核心规律</w:t>
      </w:r>
    </w:p>
    <w:p w14:paraId="5355A77D">
      <w:pPr>
        <w:numPr>
          <w:ilvl w:val="0"/>
          <w:numId w:val="63"/>
        </w:numPr>
        <w:rPr>
          <w:rFonts w:hint="eastAsia"/>
        </w:rPr>
      </w:pPr>
      <w:r>
        <w:rPr>
          <w:rFonts w:hint="eastAsia"/>
        </w:rPr>
        <w:t>知道"提示词"不是一个词，而是一段包含充分信息的描述</w:t>
      </w:r>
    </w:p>
    <w:p w14:paraId="18074ECA">
      <w:pPr>
        <w:numPr>
          <w:ilvl w:val="0"/>
          <w:numId w:val="63"/>
        </w:numPr>
        <w:rPr>
          <w:rFonts w:hint="eastAsia"/>
        </w:rPr>
      </w:pPr>
      <w:r>
        <w:rPr>
          <w:rFonts w:hint="eastAsia"/>
        </w:rPr>
        <w:t>明白AI不会猜你的心思，你说得越具体它回答得越好</w:t>
      </w:r>
    </w:p>
    <w:p w14:paraId="6B664FD5">
      <w:pPr>
        <w:rPr>
          <w:rFonts w:hint="eastAsia"/>
        </w:rPr>
      </w:pPr>
      <w:r>
        <w:pict>
          <v:rect id="_x0000_i1080" o:spt="1" style="height:3pt;width:0pt;" fillcolor="#A0A0A0" filled="t" stroked="f" coordsize="21600,21600" o:hr="t" o:hrstd="t" o:hralign="center">
            <v:path/>
            <v:fill on="t" focussize="0,0"/>
            <v:stroke on="f"/>
            <v:imagedata o:title=""/>
            <o:lock v:ext="edit"/>
            <w10:wrap type="none"/>
            <w10:anchorlock/>
          </v:rect>
        </w:pict>
      </w:r>
    </w:p>
    <w:p w14:paraId="4F117DE9">
      <w:pPr>
        <w:rPr>
          <w:rFonts w:hint="eastAsia"/>
          <w:b/>
          <w:bCs/>
        </w:rPr>
      </w:pPr>
      <w:r>
        <w:rPr>
          <w:rFonts w:hint="eastAsia"/>
          <w:b/>
          <w:bCs/>
        </w:rPr>
        <w:t>任务二 掌握提示词的基本写法</w:t>
      </w:r>
    </w:p>
    <w:p w14:paraId="6D184442">
      <w:pPr>
        <w:rPr>
          <w:rFonts w:hint="eastAsia"/>
        </w:rPr>
      </w:pPr>
      <w:r>
        <w:rPr>
          <w:rFonts w:hint="eastAsia"/>
          <w:b/>
          <w:bCs/>
        </w:rPr>
        <w:t>【任务描述】</w:t>
      </w:r>
      <w:r>
        <w:rPr>
          <w:rFonts w:hint="eastAsia"/>
        </w:rPr>
        <w:t> 知道提示词重要是一回事，知道怎么写是另一回事。这个任务教你一套简单好用的提示词写法公式，学完就能上手用。</w:t>
      </w:r>
    </w:p>
    <w:p w14:paraId="56FF9867">
      <w:pPr>
        <w:rPr>
          <w:rFonts w:hint="eastAsia"/>
        </w:rPr>
      </w:pPr>
      <w:r>
        <w:pict>
          <v:rect id="_x0000_i1081" o:spt="1" style="height:3pt;width:0pt;" fillcolor="#A0A0A0" filled="t" stroked="f" coordsize="21600,21600" o:hr="t" o:hrstd="t" o:hralign="center">
            <v:path/>
            <v:fill on="t" focussize="0,0"/>
            <v:stroke on="f"/>
            <v:imagedata o:title=""/>
            <o:lock v:ext="edit"/>
            <w10:wrap type="none"/>
            <w10:anchorlock/>
          </v:rect>
        </w:pict>
      </w:r>
    </w:p>
    <w:p w14:paraId="26868E26">
      <w:pPr>
        <w:rPr>
          <w:rFonts w:hint="eastAsia"/>
          <w:b/>
          <w:bCs/>
        </w:rPr>
      </w:pPr>
      <w:r>
        <w:rPr>
          <w:rFonts w:hint="eastAsia"/>
          <w:b/>
          <w:bCs/>
        </w:rPr>
        <w:t>一、最简单的公式：角色 + 任务 + 要求</w:t>
      </w:r>
    </w:p>
    <w:p w14:paraId="1307FC68">
      <w:pPr>
        <w:rPr>
          <w:rFonts w:hint="eastAsia"/>
        </w:rPr>
      </w:pPr>
      <w:r>
        <w:rPr>
          <w:rFonts w:hint="eastAsia"/>
        </w:rPr>
        <w:t>写提示词不需要什么高深技巧，记住一个基本公式就行：</w:t>
      </w:r>
    </w:p>
    <w:p w14:paraId="346AE8E4">
      <w:pPr>
        <w:rPr>
          <w:rFonts w:hint="eastAsia"/>
        </w:rPr>
      </w:pPr>
      <w:r>
        <w:rPr>
          <w:rFonts w:hint="eastAsia"/>
          <w:b/>
          <w:bCs/>
        </w:rPr>
        <w:t>提示词 = 角色 + 任务 + 要求</w:t>
      </w:r>
    </w:p>
    <w:p w14:paraId="047534C5">
      <w:pPr>
        <w:numPr>
          <w:ilvl w:val="0"/>
          <w:numId w:val="64"/>
        </w:numPr>
        <w:rPr>
          <w:rFonts w:hint="eastAsia"/>
        </w:rPr>
      </w:pPr>
      <w:r>
        <w:rPr>
          <w:rFonts w:hint="eastAsia"/>
          <w:b/>
          <w:bCs/>
        </w:rPr>
        <w:t>角色</w:t>
      </w:r>
      <w:r>
        <w:rPr>
          <w:rFonts w:hint="eastAsia"/>
        </w:rPr>
        <w:t>：告诉AI"你现在扮演什么身份"</w:t>
      </w:r>
    </w:p>
    <w:p w14:paraId="1F76170D">
      <w:pPr>
        <w:numPr>
          <w:ilvl w:val="0"/>
          <w:numId w:val="64"/>
        </w:numPr>
        <w:rPr>
          <w:rFonts w:hint="eastAsia"/>
        </w:rPr>
      </w:pPr>
      <w:r>
        <w:rPr>
          <w:rFonts w:hint="eastAsia"/>
          <w:b/>
          <w:bCs/>
        </w:rPr>
        <w:t>任务</w:t>
      </w:r>
      <w:r>
        <w:rPr>
          <w:rFonts w:hint="eastAsia"/>
        </w:rPr>
        <w:t>：告诉AI"你要做什么事情"</w:t>
      </w:r>
    </w:p>
    <w:p w14:paraId="105F0B04">
      <w:pPr>
        <w:numPr>
          <w:ilvl w:val="0"/>
          <w:numId w:val="64"/>
        </w:numPr>
        <w:rPr>
          <w:rFonts w:hint="eastAsia"/>
        </w:rPr>
      </w:pPr>
      <w:r>
        <w:rPr>
          <w:rFonts w:hint="eastAsia"/>
          <w:b/>
          <w:bCs/>
        </w:rPr>
        <w:t>要求</w:t>
      </w:r>
      <w:r>
        <w:rPr>
          <w:rFonts w:hint="eastAsia"/>
        </w:rPr>
        <w:t>：告诉AI"做成什么样子"</w:t>
      </w:r>
    </w:p>
    <w:p w14:paraId="29366242">
      <w:pPr>
        <w:rPr>
          <w:rFonts w:hint="eastAsia"/>
        </w:rPr>
      </w:pPr>
      <w:r>
        <w:rPr>
          <w:rFonts w:hint="eastAsia"/>
        </w:rPr>
        <w:t>这三个要素就像写请假条的"请假人＋请假事由＋请假时间"一样——有了这三样，基本上就把事情说清楚了。提示词的基本结构如图2-3所示。</w:t>
      </w:r>
    </w:p>
    <w:p w14:paraId="26645498">
      <w:pPr>
        <w:rPr>
          <w:rFonts w:hint="eastAsia"/>
        </w:rPr>
      </w:pPr>
      <w:r>
        <w:drawing>
          <wp:inline distT="0" distB="0" distL="0" distR="0">
            <wp:extent cx="5274310" cy="2200910"/>
            <wp:effectExtent l="0" t="0" r="2540" b="8890"/>
            <wp:docPr id="1608582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2821" name="图片 1"/>
                    <pic:cNvPicPr>
                      <a:picLocks noChangeAspect="1"/>
                    </pic:cNvPicPr>
                  </pic:nvPicPr>
                  <pic:blipFill>
                    <a:blip r:embed="rId12"/>
                    <a:srcRect t="12886" b="12886"/>
                    <a:stretch>
                      <a:fillRect/>
                    </a:stretch>
                  </pic:blipFill>
                  <pic:spPr>
                    <a:xfrm>
                      <a:off x="0" y="0"/>
                      <a:ext cx="5274310" cy="2201176"/>
                    </a:xfrm>
                    <a:prstGeom prst="rect">
                      <a:avLst/>
                    </a:prstGeom>
                    <a:ln>
                      <a:noFill/>
                    </a:ln>
                  </pic:spPr>
                </pic:pic>
              </a:graphicData>
            </a:graphic>
          </wp:inline>
        </w:drawing>
      </w:r>
    </w:p>
    <w:p w14:paraId="720E2428">
      <w:pPr>
        <w:jc w:val="center"/>
        <w:rPr>
          <w:rFonts w:hint="eastAsia"/>
        </w:rPr>
      </w:pPr>
      <w:r>
        <w:t>图2-3 提示词的基本结构</w:t>
      </w:r>
    </w:p>
    <w:p w14:paraId="238E03AD">
      <w:pPr>
        <w:rPr>
          <w:rFonts w:hint="eastAsia"/>
        </w:rPr>
      </w:pPr>
      <w:r>
        <w:rPr>
          <w:rFonts w:hint="eastAsia"/>
        </w:rPr>
        <w:t>下面逐个拆开来讲。</w:t>
      </w:r>
    </w:p>
    <w:p w14:paraId="1A2FC21E">
      <w:pPr>
        <w:rPr>
          <w:rFonts w:hint="eastAsia"/>
        </w:rPr>
      </w:pPr>
      <w:r>
        <w:pict>
          <v:rect id="_x0000_i1082" o:spt="1" style="height:3pt;width:0pt;" fillcolor="#A0A0A0" filled="t" stroked="f" coordsize="21600,21600" o:hr="t" o:hrstd="t" o:hralign="center">
            <v:path/>
            <v:fill on="t" focussize="0,0"/>
            <v:stroke on="f"/>
            <v:imagedata o:title=""/>
            <o:lock v:ext="edit"/>
            <w10:wrap type="none"/>
            <w10:anchorlock/>
          </v:rect>
        </w:pict>
      </w:r>
    </w:p>
    <w:p w14:paraId="3536AA34">
      <w:pPr>
        <w:rPr>
          <w:rFonts w:hint="eastAsia"/>
          <w:b/>
          <w:bCs/>
        </w:rPr>
      </w:pPr>
      <w:r>
        <w:rPr>
          <w:rFonts w:hint="eastAsia"/>
          <w:b/>
          <w:bCs/>
        </w:rPr>
        <w:t>二、给AI设定角色</w:t>
      </w:r>
    </w:p>
    <w:p w14:paraId="0D2C544D">
      <w:pPr>
        <w:rPr>
          <w:rFonts w:hint="eastAsia"/>
        </w:rPr>
      </w:pPr>
      <w:r>
        <w:rPr>
          <w:rFonts w:hint="eastAsia"/>
        </w:rPr>
        <w:t>为什么要给AI设定一个角色？</w:t>
      </w:r>
    </w:p>
    <w:p w14:paraId="78AAC56B">
      <w:pPr>
        <w:rPr>
          <w:rFonts w:hint="eastAsia"/>
        </w:rPr>
      </w:pPr>
      <w:r>
        <w:rPr>
          <w:rFonts w:hint="eastAsia"/>
        </w:rPr>
        <w:t>因为同一个问题，不同身份的人回答的角度和深度完全不同。你问"怎么提高销售额"，一个市场经理的回答和一个大学老师的回答肯定不一样。给AI一个角色，就是告诉它"站在什么立场、用什么水平来回答"。</w:t>
      </w:r>
    </w:p>
    <w:p w14:paraId="4A648398">
      <w:pPr>
        <w:rPr>
          <w:rFonts w:hint="eastAsia"/>
        </w:rPr>
      </w:pPr>
      <w:r>
        <w:rPr>
          <w:rFonts w:hint="eastAsia"/>
        </w:rPr>
        <w:t>常见的角色设定方式和示例见表2-2。</w:t>
      </w:r>
    </w:p>
    <w:p w14:paraId="0D194373">
      <w:pPr>
        <w:jc w:val="center"/>
        <w:rPr>
          <w:rFonts w:hint="eastAsia"/>
        </w:rPr>
      </w:pPr>
      <w:r>
        <w:t>表2-2 常见的角色设定方式</w:t>
      </w:r>
    </w:p>
    <w:tbl>
      <w:tblPr>
        <w:tblStyle w:val="17"/>
        <w:tblW w:w="7372" w:type="dxa"/>
        <w:tblInd w:w="0" w:type="dxa"/>
        <w:tblLayout w:type="autofit"/>
        <w:tblCellMar>
          <w:top w:w="15" w:type="dxa"/>
          <w:left w:w="15" w:type="dxa"/>
          <w:bottom w:w="15" w:type="dxa"/>
          <w:right w:w="15" w:type="dxa"/>
        </w:tblCellMar>
      </w:tblPr>
      <w:tblGrid>
        <w:gridCol w:w="4024"/>
        <w:gridCol w:w="3348"/>
      </w:tblGrid>
      <w:tr w14:paraId="2923AAB7">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3D5577">
            <w:pPr>
              <w:rPr>
                <w:rFonts w:hint="eastAsia"/>
                <w:b/>
                <w:bCs/>
              </w:rPr>
            </w:pPr>
            <w:r>
              <w:rPr>
                <w:b/>
                <w:bCs/>
              </w:rPr>
              <w:t>角色设定示例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5048308">
            <w:pPr>
              <w:rPr>
                <w:rFonts w:hint="eastAsia"/>
                <w:b/>
                <w:bCs/>
              </w:rPr>
            </w:pPr>
            <w:r>
              <w:rPr>
                <w:b/>
                <w:bCs/>
              </w:rPr>
              <w:t>适用场景</w:t>
            </w:r>
          </w:p>
        </w:tc>
      </w:tr>
      <w:tr w14:paraId="18F2C93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58FC08">
            <w:pPr>
              <w:rPr>
                <w:rFonts w:hint="eastAsia"/>
              </w:rPr>
            </w:pPr>
            <w:r>
              <w:t>你是一名有丰富经验的商务文案编辑</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8C998AB">
            <w:pPr>
              <w:rPr>
                <w:rFonts w:hint="eastAsia"/>
              </w:rPr>
            </w:pPr>
            <w:r>
              <w:t>写各类商务文书、宣传文案</w:t>
            </w:r>
          </w:p>
        </w:tc>
      </w:tr>
      <w:tr w14:paraId="221E044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51D13F3">
            <w:pPr>
              <w:rPr>
                <w:rFonts w:hint="eastAsia"/>
              </w:rPr>
            </w:pPr>
            <w:r>
              <w:t>你是一名电商平台的资深运营专员</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7931F21">
            <w:pPr>
              <w:rPr>
                <w:rFonts w:hint="eastAsia"/>
              </w:rPr>
            </w:pPr>
            <w:r>
              <w:t>商品标题优化、店铺运营策略</w:t>
            </w:r>
          </w:p>
        </w:tc>
      </w:tr>
      <w:tr w14:paraId="540CF92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965EEB">
            <w:pPr>
              <w:rPr>
                <w:rFonts w:hint="eastAsia"/>
              </w:rPr>
            </w:pPr>
            <w:r>
              <w:t>你是一名商贸企业的客服主管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C462BE">
            <w:pPr>
              <w:rPr>
                <w:rFonts w:hint="eastAsia"/>
              </w:rPr>
            </w:pPr>
            <w:r>
              <w:t>编写客服话术、处理投诉方案</w:t>
            </w:r>
          </w:p>
        </w:tc>
      </w:tr>
      <w:tr w14:paraId="4684E52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0BF16C0">
            <w:pPr>
              <w:rPr>
                <w:rFonts w:hint="eastAsia"/>
              </w:rPr>
            </w:pPr>
            <w:r>
              <w:t>你是一名注册会计师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DD88577">
            <w:pPr>
              <w:rPr>
                <w:rFonts w:hint="eastAsia"/>
              </w:rPr>
            </w:pPr>
            <w:r>
              <w:t>解释财务概念、分析财务数据</w:t>
            </w:r>
          </w:p>
        </w:tc>
      </w:tr>
      <w:tr w14:paraId="65A5D34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5892A3">
            <w:pPr>
              <w:rPr>
                <w:rFonts w:hint="eastAsia"/>
              </w:rPr>
            </w:pPr>
            <w:r>
              <w:t>你是一名市场调研分析师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FE6643">
            <w:pPr>
              <w:rPr>
                <w:rFonts w:hint="eastAsia"/>
              </w:rPr>
            </w:pPr>
            <w:r>
              <w:t>行业分析、竞品调研</w:t>
            </w:r>
          </w:p>
        </w:tc>
      </w:tr>
      <w:tr w14:paraId="6CB7D2F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5A855AB">
            <w:pPr>
              <w:rPr>
                <w:rFonts w:hint="eastAsia"/>
              </w:rPr>
            </w:pPr>
            <w:r>
              <w:t>你是一名大学生就业指导老师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EB3E0A">
            <w:pPr>
              <w:rPr>
                <w:rFonts w:hint="eastAsia"/>
              </w:rPr>
            </w:pPr>
            <w:r>
              <w:t>简历修改、面试辅导</w:t>
            </w:r>
          </w:p>
        </w:tc>
      </w:tr>
    </w:tbl>
    <w:p w14:paraId="6324EC39">
      <w:pPr>
        <w:rPr>
          <w:rFonts w:hint="eastAsia"/>
        </w:rPr>
      </w:pPr>
      <w:r>
        <w:rPr>
          <w:rFonts w:hint="eastAsia"/>
        </w:rPr>
        <w:t>几个要注意的点：</w:t>
      </w:r>
    </w:p>
    <w:p w14:paraId="1A874437">
      <w:pPr>
        <w:rPr>
          <w:rFonts w:hint="eastAsia"/>
        </w:rPr>
      </w:pPr>
      <w:r>
        <w:rPr>
          <w:rFonts w:hint="eastAsia"/>
          <w:b/>
          <w:bCs/>
        </w:rPr>
        <w:t>角色不用太夸张。</w:t>
      </w:r>
      <w:r>
        <w:rPr>
          <w:rFonts w:hint="eastAsia"/>
        </w:rPr>
        <w:t> "你是全世界最顶级的营销大师"这种写法没什么实际作用，反而可能让AI的回答变得浮夸空洞。写一个具体、合理的身份就好。</w:t>
      </w:r>
    </w:p>
    <w:p w14:paraId="5250AEF9">
      <w:pPr>
        <w:rPr>
          <w:rFonts w:hint="eastAsia"/>
        </w:rPr>
      </w:pPr>
      <w:r>
        <w:rPr>
          <w:rFonts w:hint="eastAsia"/>
          <w:b/>
          <w:bCs/>
        </w:rPr>
        <w:t>角色可以附带经验水平。</w:t>
      </w:r>
      <w:r>
        <w:rPr>
          <w:rFonts w:hint="eastAsia"/>
        </w:rPr>
        <w:t> "你是一名有3年经验的新媒体运营"比"你是一名新媒体运营"要稍微好一些，因为它暗示了AI应该给出有实操经验的回答，而不是纸上谈兵。</w:t>
      </w:r>
    </w:p>
    <w:p w14:paraId="7C555ABF">
      <w:pPr>
        <w:rPr>
          <w:rFonts w:hint="eastAsia"/>
        </w:rPr>
      </w:pPr>
      <w:r>
        <w:rPr>
          <w:rFonts w:hint="eastAsia"/>
          <w:b/>
          <w:bCs/>
        </w:rPr>
        <w:t>有些简单任务可以不设角色。</w:t>
      </w:r>
      <w:r>
        <w:rPr>
          <w:rFonts w:hint="eastAsia"/>
        </w:rPr>
        <w:t> 如果你只是问一个简单的知识问题（比如"增值税的税率是多少"），直接问就行，不一定非得加角色设定。角色设定在需要AI"像某类专业人士那样回答"的时候最有价值。</w:t>
      </w:r>
    </w:p>
    <w:p w14:paraId="71875ED9">
      <w:pPr>
        <w:rPr>
          <w:rFonts w:hint="eastAsia"/>
        </w:rPr>
      </w:pPr>
      <w:r>
        <w:rPr>
          <w:rFonts w:hint="eastAsia"/>
          <w:b/>
          <w:bCs/>
        </w:rPr>
        <w:t>【试一试】</w:t>
      </w:r>
    </w:p>
    <w:p w14:paraId="714EA8A2">
      <w:pPr>
        <w:rPr>
          <w:rFonts w:hint="eastAsia"/>
        </w:rPr>
      </w:pPr>
      <w:r>
        <w:rPr>
          <w:rFonts w:hint="eastAsia"/>
        </w:rPr>
        <w:t>打开DeepSeek，分别输入以下两个提示词，对比回答有什么不同：</w:t>
      </w:r>
    </w:p>
    <w:p w14:paraId="71A84E27">
      <w:pPr>
        <w:rPr>
          <w:rFonts w:hint="eastAsia"/>
        </w:rPr>
      </w:pPr>
      <w:r>
        <w:rPr>
          <w:rFonts w:hint="eastAsia"/>
        </w:rPr>
        <w:t>提示词A：</w:t>
      </w:r>
      <w:r>
        <w:t>请解释一下什么是毛利率。</w:t>
      </w:r>
    </w:p>
    <w:p w14:paraId="60CB1F62">
      <w:pPr>
        <w:rPr>
          <w:rFonts w:hint="eastAsia"/>
        </w:rPr>
      </w:pPr>
      <w:r>
        <w:rPr>
          <w:rFonts w:hint="eastAsia"/>
        </w:rPr>
        <w:t>提示词B：</w:t>
      </w:r>
      <w:r>
        <w:t>你是一名商贸企业的老会计，正在给刚入职的实习生讲解财务基础知识。请用最通俗易懂的话解释一下什么是毛利率，最好举一个卖水果的例子来说明。</w:t>
      </w:r>
    </w:p>
    <w:p w14:paraId="6B7FDE1F">
      <w:pPr>
        <w:rPr>
          <w:rFonts w:hint="eastAsia"/>
        </w:rPr>
      </w:pPr>
      <w:r>
        <w:rPr>
          <w:rFonts w:hint="eastAsia"/>
        </w:rPr>
        <w:t>对比两次回答——是不是加了角色设定之后，回答的语言风格和表达深度都变了？</w:t>
      </w:r>
    </w:p>
    <w:p w14:paraId="23793E34">
      <w:pPr>
        <w:rPr>
          <w:rFonts w:hint="eastAsia"/>
        </w:rPr>
      </w:pPr>
      <w:r>
        <w:pict>
          <v:rect id="_x0000_i1083" o:spt="1" style="height:3pt;width:0pt;" fillcolor="#A0A0A0" filled="t" stroked="f" coordsize="21600,21600" o:hr="t" o:hrstd="t" o:hralign="center">
            <v:path/>
            <v:fill on="t" focussize="0,0"/>
            <v:stroke on="f"/>
            <v:imagedata o:title=""/>
            <o:lock v:ext="edit"/>
            <w10:wrap type="none"/>
            <w10:anchorlock/>
          </v:rect>
        </w:pict>
      </w:r>
    </w:p>
    <w:p w14:paraId="7D541CF0">
      <w:pPr>
        <w:rPr>
          <w:rFonts w:hint="eastAsia"/>
          <w:b/>
          <w:bCs/>
        </w:rPr>
      </w:pPr>
      <w:r>
        <w:rPr>
          <w:rFonts w:hint="eastAsia"/>
          <w:b/>
          <w:bCs/>
        </w:rPr>
        <w:t>三、把任务说具体</w:t>
      </w:r>
    </w:p>
    <w:p w14:paraId="1EE73167">
      <w:pPr>
        <w:rPr>
          <w:rFonts w:hint="eastAsia"/>
        </w:rPr>
      </w:pPr>
      <w:r>
        <w:rPr>
          <w:rFonts w:hint="eastAsia"/>
        </w:rPr>
        <w:t>角色设好了，接下来要说清楚"你到底要AI干什么"。</w:t>
      </w:r>
    </w:p>
    <w:p w14:paraId="265F0CF8">
      <w:pPr>
        <w:rPr>
          <w:rFonts w:hint="eastAsia"/>
        </w:rPr>
      </w:pPr>
      <w:r>
        <w:rPr>
          <w:rFonts w:hint="eastAsia"/>
        </w:rPr>
        <w:t>这是提示词中最核心的部分，也是最容易出问题的部分。问题通常不是"没写任务"，而是"任务描述太模糊"。</w:t>
      </w:r>
    </w:p>
    <w:p w14:paraId="278143B0">
      <w:pPr>
        <w:rPr>
          <w:rFonts w:hint="eastAsia"/>
        </w:rPr>
      </w:pPr>
      <w:r>
        <w:rPr>
          <w:rFonts w:hint="eastAsia"/>
        </w:rPr>
        <w:t>模糊的任务描述和具体的任务描述的对比见表2-3。</w:t>
      </w:r>
    </w:p>
    <w:p w14:paraId="250E7641">
      <w:pPr>
        <w:jc w:val="center"/>
        <w:rPr>
          <w:rFonts w:hint="eastAsia"/>
        </w:rPr>
      </w:pPr>
      <w:r>
        <w:t>表2-3 模糊vs具体的任务描述对比</w:t>
      </w:r>
    </w:p>
    <w:tbl>
      <w:tblPr>
        <w:tblStyle w:val="17"/>
        <w:tblW w:w="7372" w:type="dxa"/>
        <w:tblInd w:w="0" w:type="dxa"/>
        <w:tblLayout w:type="autofit"/>
        <w:tblCellMar>
          <w:top w:w="15" w:type="dxa"/>
          <w:left w:w="15" w:type="dxa"/>
          <w:bottom w:w="15" w:type="dxa"/>
          <w:right w:w="15" w:type="dxa"/>
        </w:tblCellMar>
      </w:tblPr>
      <w:tblGrid>
        <w:gridCol w:w="1222"/>
        <w:gridCol w:w="4083"/>
        <w:gridCol w:w="2067"/>
      </w:tblGrid>
      <w:tr w14:paraId="376EC18A">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DB61BF">
            <w:pPr>
              <w:rPr>
                <w:rFonts w:hint="eastAsia"/>
                <w:b/>
                <w:bCs/>
              </w:rPr>
            </w:pPr>
            <w:r>
              <w:rPr>
                <w:b/>
                <w:bCs/>
              </w:rPr>
              <w:t>模糊的说法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41B6D4">
            <w:pPr>
              <w:rPr>
                <w:rFonts w:hint="eastAsia"/>
                <w:b/>
                <w:bCs/>
              </w:rPr>
            </w:pPr>
            <w:r>
              <w:rPr>
                <w:b/>
                <w:bCs/>
              </w:rPr>
              <w:t>具体的说法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90F9FB6">
            <w:pPr>
              <w:rPr>
                <w:rFonts w:hint="eastAsia"/>
                <w:b/>
                <w:bCs/>
              </w:rPr>
            </w:pPr>
            <w:r>
              <w:rPr>
                <w:b/>
                <w:bCs/>
              </w:rPr>
              <w:t>差在哪儿</w:t>
            </w:r>
          </w:p>
        </w:tc>
      </w:tr>
      <w:tr w14:paraId="4414F52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039C5B">
            <w:pPr>
              <w:rPr>
                <w:rFonts w:hint="eastAsia"/>
              </w:rPr>
            </w:pPr>
            <w:r>
              <w:t>帮我写个方案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922501">
            <w:pPr>
              <w:rPr>
                <w:rFonts w:hint="eastAsia"/>
              </w:rPr>
            </w:pPr>
            <w:r>
              <w:t>帮我写一份校园快递驿站的开业促销活动策划方案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A257F3">
            <w:pPr>
              <w:rPr>
                <w:rFonts w:hint="eastAsia"/>
              </w:rPr>
            </w:pPr>
            <w:r>
              <w:t>模糊版没说"什么方案"，AI只能随便猜</w:t>
            </w:r>
          </w:p>
        </w:tc>
      </w:tr>
      <w:tr w14:paraId="7A9DBE8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30D6D8C">
            <w:pPr>
              <w:rPr>
                <w:rFonts w:hint="eastAsia"/>
              </w:rPr>
            </w:pPr>
            <w:r>
              <w:t>帮我分析一下数据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5307D48">
            <w:pPr>
              <w:rPr>
                <w:rFonts w:hint="eastAsia"/>
              </w:rPr>
            </w:pPr>
            <w:r>
              <w:t>帮我分析这份表格中各门店上半年的销售额变化趋势，找出业绩增长最快和下滑最严重的门店</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04322E1">
            <w:pPr>
              <w:rPr>
                <w:rFonts w:hint="eastAsia"/>
              </w:rPr>
            </w:pPr>
            <w:r>
              <w:t>模糊版没说"什么数据""分析什么""分析到什么程度"</w:t>
            </w:r>
          </w:p>
        </w:tc>
      </w:tr>
      <w:tr w14:paraId="4036FBA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A3CC2A">
            <w:pPr>
              <w:rPr>
                <w:rFonts w:hint="eastAsia"/>
              </w:rPr>
            </w:pPr>
            <w:r>
              <w:t>帮我写段话介绍这个产品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DC2FDC">
            <w:pPr>
              <w:rPr>
                <w:rFonts w:hint="eastAsia"/>
              </w:rPr>
            </w:pPr>
            <w:r>
              <w:t>帮我写一段小红书风格的种草文案，介绍这款售价39元的手机支架，突出它可折叠、可调角度、能适配所有手机这三个卖点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250B7F">
            <w:pPr>
              <w:rPr>
                <w:rFonts w:hint="eastAsia"/>
              </w:rPr>
            </w:pPr>
            <w:r>
              <w:t>模糊版缺少产品信息、平台风格、卖点等关键细节</w:t>
            </w:r>
          </w:p>
        </w:tc>
      </w:tr>
      <w:tr w14:paraId="68DE605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860FA88">
            <w:pPr>
              <w:rPr>
                <w:rFonts w:hint="eastAsia"/>
              </w:rPr>
            </w:pPr>
            <w:r>
              <w:t>帮我翻译一下</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B77E41C">
            <w:pPr>
              <w:rPr>
                <w:rFonts w:hint="eastAsia"/>
              </w:rPr>
            </w:pPr>
            <w:r>
              <w:t>请将以下中文商务邮件翻译成英文，保持正式礼貌的语气，收件人是一位海外供应商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176E290">
            <w:pPr>
              <w:rPr>
                <w:rFonts w:hint="eastAsia"/>
              </w:rPr>
            </w:pPr>
            <w:r>
              <w:t>模糊版没说"翻译成什么语言""什么场景""什么语气"</w:t>
            </w:r>
          </w:p>
        </w:tc>
      </w:tr>
    </w:tbl>
    <w:p w14:paraId="3623B683">
      <w:pPr>
        <w:rPr>
          <w:rFonts w:hint="eastAsia"/>
        </w:rPr>
      </w:pPr>
      <w:r>
        <w:rPr>
          <w:rFonts w:hint="eastAsia"/>
        </w:rPr>
        <w:t>观察一下"具体的说法"里都包含了哪些信息，基本上可以归纳成几个关键要素，如表2-4所示。</w:t>
      </w:r>
    </w:p>
    <w:p w14:paraId="131D9A8E">
      <w:pPr>
        <w:jc w:val="center"/>
        <w:rPr>
          <w:rFonts w:hint="eastAsia"/>
        </w:rPr>
      </w:pPr>
      <w:r>
        <w:t>表2-4 任务描述中应包含的关键要素</w:t>
      </w:r>
    </w:p>
    <w:tbl>
      <w:tblPr>
        <w:tblStyle w:val="17"/>
        <w:tblW w:w="7372" w:type="dxa"/>
        <w:tblInd w:w="0" w:type="dxa"/>
        <w:tblLayout w:type="autofit"/>
        <w:tblCellMar>
          <w:top w:w="15" w:type="dxa"/>
          <w:left w:w="15" w:type="dxa"/>
          <w:bottom w:w="15" w:type="dxa"/>
          <w:right w:w="15" w:type="dxa"/>
        </w:tblCellMar>
      </w:tblPr>
      <w:tblGrid>
        <w:gridCol w:w="1046"/>
        <w:gridCol w:w="3375"/>
        <w:gridCol w:w="2951"/>
      </w:tblGrid>
      <w:tr w14:paraId="3C66720A">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1BF00B1">
            <w:pPr>
              <w:rPr>
                <w:rFonts w:hint="eastAsia"/>
                <w:b/>
                <w:bCs/>
              </w:rPr>
            </w:pPr>
            <w:r>
              <w:rPr>
                <w:b/>
                <w:bCs/>
              </w:rPr>
              <w:t>要素</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8A6E9A">
            <w:pPr>
              <w:rPr>
                <w:rFonts w:hint="eastAsia"/>
                <w:b/>
                <w:bCs/>
              </w:rPr>
            </w:pPr>
            <w:r>
              <w:rPr>
                <w:b/>
                <w:bCs/>
              </w:rPr>
              <w:t>解释</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C1DDCB">
            <w:pPr>
              <w:rPr>
                <w:rFonts w:hint="eastAsia"/>
                <w:b/>
                <w:bCs/>
              </w:rPr>
            </w:pPr>
            <w:r>
              <w:rPr>
                <w:b/>
                <w:bCs/>
              </w:rPr>
              <w:t>举例</w:t>
            </w:r>
          </w:p>
        </w:tc>
      </w:tr>
      <w:tr w14:paraId="03CC899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31B370">
            <w:pPr>
              <w:rPr>
                <w:rFonts w:hint="eastAsia"/>
              </w:rPr>
            </w:pPr>
            <w:r>
              <w:rPr>
                <w:b/>
                <w:bCs/>
              </w:rPr>
              <w:t>做什么事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BDA64E">
            <w:pPr>
              <w:rPr>
                <w:rFonts w:hint="eastAsia"/>
              </w:rPr>
            </w:pPr>
            <w:r>
              <w:t>具体的动作——写、分析、翻译、整理、对比……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A1D747">
            <w:pPr>
              <w:rPr>
                <w:rFonts w:hint="eastAsia"/>
              </w:rPr>
            </w:pPr>
            <w:r>
              <w:t>写一份工作总结</w:t>
            </w:r>
          </w:p>
        </w:tc>
      </w:tr>
      <w:tr w14:paraId="6CBCFFC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8C68A84">
            <w:pPr>
              <w:rPr>
                <w:rFonts w:hint="eastAsia"/>
              </w:rPr>
            </w:pPr>
            <w:r>
              <w:rPr>
                <w:b/>
                <w:bCs/>
              </w:rPr>
              <w:t>关于什么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3BCDA0C">
            <w:pPr>
              <w:rPr>
                <w:rFonts w:hint="eastAsia"/>
              </w:rPr>
            </w:pPr>
            <w:r>
              <w:t>涉及的主题、产品、业务、场景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05CE03">
            <w:pPr>
              <w:rPr>
                <w:rFonts w:hint="eastAsia"/>
              </w:rPr>
            </w:pPr>
            <w:r>
              <w:t>关于本网点第三季度的包裹业务</w:t>
            </w:r>
          </w:p>
        </w:tc>
      </w:tr>
      <w:tr w14:paraId="6E276ED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9ADB2CA">
            <w:pPr>
              <w:rPr>
                <w:rFonts w:hint="eastAsia"/>
              </w:rPr>
            </w:pPr>
            <w:r>
              <w:rPr>
                <w:b/>
                <w:bCs/>
              </w:rPr>
              <w:t>给谁看/用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B0B119">
            <w:pPr>
              <w:rPr>
                <w:rFonts w:hint="eastAsia"/>
              </w:rPr>
            </w:pPr>
            <w:r>
              <w:t>读者或使用者是谁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86CB06">
            <w:pPr>
              <w:rPr>
                <w:rFonts w:hint="eastAsia"/>
              </w:rPr>
            </w:pPr>
            <w:r>
              <w:t>给网点主任看的</w:t>
            </w:r>
          </w:p>
        </w:tc>
      </w:tr>
      <w:tr w14:paraId="12A800B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9D3D06B">
            <w:pPr>
              <w:rPr>
                <w:rFonts w:hint="eastAsia"/>
              </w:rPr>
            </w:pPr>
            <w:r>
              <w:rPr>
                <w:b/>
                <w:bCs/>
              </w:rPr>
              <w:t>什么目的</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EFA091">
            <w:pPr>
              <w:rPr>
                <w:rFonts w:hint="eastAsia"/>
              </w:rPr>
            </w:pPr>
            <w:r>
              <w:t>做这件事要达到什么效果</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CEFB2B7">
            <w:pPr>
              <w:rPr>
                <w:rFonts w:hint="eastAsia"/>
              </w:rPr>
            </w:pPr>
            <w:r>
              <w:t>目的是汇报业绩亮点并提出下季度改进计划</w:t>
            </w:r>
          </w:p>
        </w:tc>
      </w:tr>
    </w:tbl>
    <w:p w14:paraId="5230CF4A">
      <w:pPr>
        <w:rPr>
          <w:rFonts w:hint="eastAsia"/>
        </w:rPr>
      </w:pPr>
      <w:r>
        <w:rPr>
          <w:rFonts w:hint="eastAsia"/>
        </w:rPr>
        <w:t>不是每次都得把四个要素写全——有些简单的任务只需要"做什么事"+"关于什么"就够了。但是，</w:t>
      </w:r>
      <w:r>
        <w:rPr>
          <w:rFonts w:hint="eastAsia"/>
          <w:b/>
          <w:bCs/>
        </w:rPr>
        <w:t>写得越全，AI理解得越准，给出来的东西越接近你想要的</w:t>
      </w:r>
      <w:r>
        <w:rPr>
          <w:rFonts w:hint="eastAsia"/>
        </w:rPr>
        <w:t>。</w:t>
      </w:r>
    </w:p>
    <w:p w14:paraId="358D1D0E">
      <w:pPr>
        <w:rPr>
          <w:rFonts w:hint="eastAsia"/>
        </w:rPr>
      </w:pPr>
      <w:r>
        <w:pict>
          <v:rect id="_x0000_i1084" o:spt="1" style="height:3pt;width:0pt;" fillcolor="#A0A0A0" filled="t" stroked="f" coordsize="21600,21600" o:hr="t" o:hrstd="t" o:hralign="center">
            <v:path/>
            <v:fill on="t" focussize="0,0"/>
            <v:stroke on="f"/>
            <v:imagedata o:title=""/>
            <o:lock v:ext="edit"/>
            <w10:wrap type="none"/>
            <w10:anchorlock/>
          </v:rect>
        </w:pict>
      </w:r>
    </w:p>
    <w:p w14:paraId="01A06D65">
      <w:pPr>
        <w:rPr>
          <w:rFonts w:hint="eastAsia"/>
          <w:b/>
          <w:bCs/>
        </w:rPr>
      </w:pPr>
      <w:r>
        <w:rPr>
          <w:rFonts w:hint="eastAsia"/>
          <w:b/>
          <w:bCs/>
        </w:rPr>
        <w:t>四、提出明确要求</w:t>
      </w:r>
    </w:p>
    <w:p w14:paraId="02915DDD">
      <w:pPr>
        <w:rPr>
          <w:rFonts w:hint="eastAsia"/>
        </w:rPr>
      </w:pPr>
      <w:r>
        <w:rPr>
          <w:rFonts w:hint="eastAsia"/>
        </w:rPr>
        <w:t>角色和任务说完之后，还差最后一块——"做成什么样子"。</w:t>
      </w:r>
    </w:p>
    <w:p w14:paraId="1DCA942C">
      <w:pPr>
        <w:rPr>
          <w:rFonts w:hint="eastAsia"/>
        </w:rPr>
      </w:pPr>
      <w:r>
        <w:rPr>
          <w:rFonts w:hint="eastAsia"/>
        </w:rPr>
        <w:t>这一块经常被忽略。很多同学觉得把任务描述清楚就行了，剩下的AI自己会处理。结果AI确实会处理——只不过按它自己的习惯来，写出来的东西可能格式不对、篇幅太长、语气太正式或者太随意。</w:t>
      </w:r>
    </w:p>
    <w:p w14:paraId="7FA31363">
      <w:pPr>
        <w:rPr>
          <w:rFonts w:hint="eastAsia"/>
        </w:rPr>
      </w:pPr>
      <w:r>
        <w:rPr>
          <w:rFonts w:hint="eastAsia"/>
        </w:rPr>
        <w:t>常见的要求维度见表2-5。</w:t>
      </w:r>
    </w:p>
    <w:p w14:paraId="2E2BC5BF">
      <w:pPr>
        <w:jc w:val="center"/>
        <w:rPr>
          <w:rFonts w:hint="eastAsia"/>
        </w:rPr>
      </w:pPr>
      <w:r>
        <w:t>表2-5 提示词中常见的要求维度</w:t>
      </w:r>
    </w:p>
    <w:tbl>
      <w:tblPr>
        <w:tblStyle w:val="17"/>
        <w:tblW w:w="7372" w:type="dxa"/>
        <w:tblInd w:w="0" w:type="dxa"/>
        <w:tblLayout w:type="autofit"/>
        <w:tblCellMar>
          <w:top w:w="15" w:type="dxa"/>
          <w:left w:w="15" w:type="dxa"/>
          <w:bottom w:w="15" w:type="dxa"/>
          <w:right w:w="15" w:type="dxa"/>
        </w:tblCellMar>
      </w:tblPr>
      <w:tblGrid>
        <w:gridCol w:w="1288"/>
        <w:gridCol w:w="6084"/>
      </w:tblGrid>
      <w:tr w14:paraId="4807999A">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4E0D85">
            <w:pPr>
              <w:rPr>
                <w:rFonts w:hint="eastAsia"/>
                <w:b/>
                <w:bCs/>
              </w:rPr>
            </w:pPr>
            <w:r>
              <w:rPr>
                <w:b/>
                <w:bCs/>
              </w:rPr>
              <w:t>要求维度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699F0E">
            <w:pPr>
              <w:rPr>
                <w:rFonts w:hint="eastAsia"/>
                <w:b/>
                <w:bCs/>
              </w:rPr>
            </w:pPr>
            <w:r>
              <w:rPr>
                <w:b/>
                <w:bCs/>
              </w:rPr>
              <w:t>示例写法</w:t>
            </w:r>
          </w:p>
        </w:tc>
      </w:tr>
      <w:tr w14:paraId="741D849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9C87A7">
            <w:pPr>
              <w:rPr>
                <w:rFonts w:hint="eastAsia"/>
              </w:rPr>
            </w:pPr>
            <w:r>
              <w:rPr>
                <w:b/>
                <w:bCs/>
              </w:rPr>
              <w:t>字数/篇幅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0D024A">
            <w:pPr>
              <w:rPr>
                <w:rFonts w:hint="eastAsia"/>
              </w:rPr>
            </w:pPr>
            <w:r>
              <w:t>"300字左右""不超过500字""每条控制在两句话以内"</w:t>
            </w:r>
          </w:p>
        </w:tc>
      </w:tr>
      <w:tr w14:paraId="1BE481E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742EB5">
            <w:pPr>
              <w:rPr>
                <w:rFonts w:hint="eastAsia"/>
              </w:rPr>
            </w:pPr>
            <w:r>
              <w:rPr>
                <w:b/>
                <w:bCs/>
              </w:rPr>
              <w:t>语气/风格</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330A2DB">
            <w:pPr>
              <w:rPr>
                <w:rFonts w:hint="eastAsia"/>
              </w:rPr>
            </w:pPr>
            <w:r>
              <w:t>"正式公文语气""轻松活泼""像朋友聊天一样""专业但别太学术"</w:t>
            </w:r>
          </w:p>
        </w:tc>
      </w:tr>
      <w:tr w14:paraId="09EACD1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5751CE">
            <w:pPr>
              <w:rPr>
                <w:rFonts w:hint="eastAsia"/>
              </w:rPr>
            </w:pPr>
            <w:r>
              <w:rPr>
                <w:b/>
                <w:bCs/>
              </w:rPr>
              <w:t>格式/结构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EA2719">
            <w:pPr>
              <w:rPr>
                <w:rFonts w:hint="eastAsia"/>
              </w:rPr>
            </w:pPr>
            <w:r>
              <w:t>"分成三个部分""用编号列出""用表格呈现""每段加一个小标题"</w:t>
            </w:r>
          </w:p>
        </w:tc>
      </w:tr>
      <w:tr w14:paraId="0EB5A7F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C9B6A2">
            <w:pPr>
              <w:rPr>
                <w:rFonts w:hint="eastAsia"/>
              </w:rPr>
            </w:pPr>
            <w:r>
              <w:rPr>
                <w:b/>
                <w:bCs/>
              </w:rPr>
              <w:t>数量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87013D5">
            <w:pPr>
              <w:rPr>
                <w:rFonts w:hint="eastAsia"/>
              </w:rPr>
            </w:pPr>
            <w:r>
              <w:t>"给出3个版本供选择""列出5条建议""写10个备选标题"</w:t>
            </w:r>
          </w:p>
        </w:tc>
      </w:tr>
      <w:tr w14:paraId="646F7D2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F8D963">
            <w:pPr>
              <w:rPr>
                <w:rFonts w:hint="eastAsia"/>
              </w:rPr>
            </w:pPr>
            <w:r>
              <w:rPr>
                <w:b/>
                <w:bCs/>
              </w:rPr>
              <w:t>侧重点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B88914">
            <w:pPr>
              <w:rPr>
                <w:rFonts w:hint="eastAsia"/>
              </w:rPr>
            </w:pPr>
            <w:r>
              <w:t>"重点突出性价比""着重分析原因""不需要写背景介绍直接写正文"</w:t>
            </w:r>
          </w:p>
        </w:tc>
      </w:tr>
      <w:tr w14:paraId="68F790E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4207C63">
            <w:pPr>
              <w:rPr>
                <w:rFonts w:hint="eastAsia"/>
              </w:rPr>
            </w:pPr>
            <w:r>
              <w:rPr>
                <w:b/>
                <w:bCs/>
              </w:rPr>
              <w:t>排除项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D509F2F">
            <w:pPr>
              <w:rPr>
                <w:rFonts w:hint="eastAsia"/>
              </w:rPr>
            </w:pPr>
            <w:r>
              <w:t>"不要用太专业的术语""不要写套话和空话""不要超过200字"</w:t>
            </w:r>
          </w:p>
        </w:tc>
      </w:tr>
    </w:tbl>
    <w:p w14:paraId="7C7F1561">
      <w:pPr>
        <w:rPr>
          <w:rFonts w:hint="eastAsia"/>
        </w:rPr>
      </w:pPr>
      <w:r>
        <w:rPr>
          <w:rFonts w:hint="eastAsia"/>
        </w:rPr>
        <w:t>把角色、任务、要求三者合在一起，就构成了一条完整的提示词。</w:t>
      </w:r>
    </w:p>
    <w:p w14:paraId="3264292B">
      <w:pPr>
        <w:rPr>
          <w:rFonts w:hint="eastAsia"/>
        </w:rPr>
      </w:pPr>
      <w:r>
        <w:pict>
          <v:rect id="_x0000_i1085" o:spt="1" style="height:3pt;width:0pt;" fillcolor="#A0A0A0" filled="t" stroked="f" coordsize="21600,21600" o:hr="t" o:hrstd="t" o:hralign="center">
            <v:path/>
            <v:fill on="t" focussize="0,0"/>
            <v:stroke on="f"/>
            <v:imagedata o:title=""/>
            <o:lock v:ext="edit"/>
            <w10:wrap type="none"/>
            <w10:anchorlock/>
          </v:rect>
        </w:pict>
      </w:r>
    </w:p>
    <w:p w14:paraId="478C2512">
      <w:pPr>
        <w:rPr>
          <w:rFonts w:hint="eastAsia"/>
          <w:b/>
          <w:bCs/>
        </w:rPr>
      </w:pPr>
      <w:r>
        <w:rPr>
          <w:rFonts w:hint="eastAsia"/>
          <w:b/>
          <w:bCs/>
        </w:rPr>
        <w:t>五、一个完整提示词的拆解</w:t>
      </w:r>
    </w:p>
    <w:p w14:paraId="66770432">
      <w:pPr>
        <w:rPr>
          <w:rFonts w:hint="eastAsia"/>
        </w:rPr>
      </w:pPr>
      <w:r>
        <w:rPr>
          <w:rFonts w:hint="eastAsia"/>
        </w:rPr>
        <w:t>来看一个完整的例子。假设你在邮政网点实习，主管让你给网点的企业微信公众号写一篇推送文章，宣传中秋节期间的邮政寄递优惠活动。</w:t>
      </w:r>
    </w:p>
    <w:p w14:paraId="7EE8D823">
      <w:pPr>
        <w:rPr>
          <w:rFonts w:hint="eastAsia"/>
        </w:rPr>
      </w:pPr>
      <w:r>
        <w:rPr>
          <w:rFonts w:hint="eastAsia"/>
        </w:rPr>
        <w:t>以下是一条写得比较好的提示词：</w:t>
      </w:r>
    </w:p>
    <w:p w14:paraId="45B8BF16">
      <w:pPr>
        <w:rPr>
          <w:rFonts w:hint="eastAsia"/>
        </w:rPr>
      </w:pPr>
      <w:r>
        <w:t>你是一名负责邮政网点新媒体运营的工作人员。</w:t>
      </w:r>
    </w:p>
    <w:p w14:paraId="5B8778F2">
      <w:pPr>
        <w:rPr>
          <w:rFonts w:hint="eastAsia"/>
        </w:rPr>
      </w:pPr>
    </w:p>
    <w:p w14:paraId="7737C077">
      <w:pPr>
        <w:rPr>
          <w:rFonts w:hint="eastAsia"/>
        </w:rPr>
      </w:pPr>
      <w:r>
        <w:t>请写一篇微信公众号推送文章，主题是宣传中秋节期间邮政包裹寄递的</w:t>
      </w:r>
    </w:p>
    <w:p w14:paraId="30DF8C4B">
      <w:pPr>
        <w:rPr>
          <w:rFonts w:hint="eastAsia"/>
        </w:rPr>
      </w:pPr>
      <w:r>
        <w:t>优惠活动。活动内容是：9月5日至9月17日，通过邮政网点寄递包裹，</w:t>
      </w:r>
    </w:p>
    <w:p w14:paraId="0B15E4DA">
      <w:pPr>
        <w:rPr>
          <w:rFonts w:hint="eastAsia"/>
        </w:rPr>
      </w:pPr>
      <w:r>
        <w:t>单笔满30元减5元，每人限享3次。目标读者是网点周边的社区居民和</w:t>
      </w:r>
    </w:p>
    <w:p w14:paraId="61F93D3C">
      <w:pPr>
        <w:rPr>
          <w:rFonts w:hint="eastAsia"/>
        </w:rPr>
      </w:pPr>
      <w:r>
        <w:t>小商户，很多人平时需要给外地亲友寄月饼、土特产等节日礼品。</w:t>
      </w:r>
    </w:p>
    <w:p w14:paraId="31AF0FEC">
      <w:pPr>
        <w:rPr>
          <w:rFonts w:hint="eastAsia"/>
        </w:rPr>
      </w:pPr>
    </w:p>
    <w:p w14:paraId="2402A482">
      <w:pPr>
        <w:rPr>
          <w:rFonts w:hint="eastAsia"/>
        </w:rPr>
      </w:pPr>
      <w:r>
        <w:t>要求：</w:t>
      </w:r>
    </w:p>
    <w:p w14:paraId="146DC58D">
      <w:pPr>
        <w:rPr>
          <w:rFonts w:hint="eastAsia"/>
        </w:rPr>
      </w:pPr>
      <w:r>
        <w:t>1. 标题要吸引人，给出3个备选标题</w:t>
      </w:r>
    </w:p>
    <w:p w14:paraId="52408026">
      <w:pPr>
        <w:rPr>
          <w:rFonts w:hint="eastAsia"/>
        </w:rPr>
      </w:pPr>
      <w:r>
        <w:t>2. 正文500字左右</w:t>
      </w:r>
    </w:p>
    <w:p w14:paraId="0F81080D">
      <w:pPr>
        <w:rPr>
          <w:rFonts w:hint="eastAsia"/>
        </w:rPr>
      </w:pPr>
      <w:r>
        <w:t>3. 语气亲切接地气，不要用太官方的说法</w:t>
      </w:r>
    </w:p>
    <w:p w14:paraId="641E90D2">
      <w:pPr>
        <w:rPr>
          <w:rFonts w:hint="eastAsia"/>
        </w:rPr>
      </w:pPr>
      <w:r>
        <w:t>4. 文章结尾附上网点地址和联系电话（用占位符代替即可）</w:t>
      </w:r>
    </w:p>
    <w:p w14:paraId="03A6A7AD">
      <w:pPr>
        <w:rPr>
          <w:rFonts w:hint="eastAsia"/>
        </w:rPr>
      </w:pPr>
      <w:r>
        <w:t>5. 可以适当加一些跟中秋有关的温情表达</w:t>
      </w:r>
    </w:p>
    <w:p w14:paraId="2B7B5417">
      <w:pPr>
        <w:rPr>
          <w:rFonts w:hint="eastAsia"/>
        </w:rPr>
      </w:pPr>
      <w:r>
        <w:rPr>
          <w:rFonts w:hint="eastAsia"/>
        </w:rPr>
        <w:t>这条提示词的结构拆解如图2-4所示。</w:t>
      </w:r>
    </w:p>
    <w:p w14:paraId="3555D1B2">
      <w:pPr>
        <w:rPr>
          <w:rFonts w:hint="eastAsia"/>
        </w:rPr>
      </w:pPr>
      <w:r>
        <w:rPr>
          <w:rFonts w:ascii="Segoe UI Emoji" w:hAnsi="Segoe UI Emoji" w:cs="Segoe UI Emoji"/>
        </w:rPr>
        <w:drawing>
          <wp:inline distT="0" distB="0" distL="0" distR="0">
            <wp:extent cx="5274310" cy="2573655"/>
            <wp:effectExtent l="0" t="0" r="2540" b="0"/>
            <wp:docPr id="350419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19383" name="图片 1"/>
                    <pic:cNvPicPr>
                      <a:picLocks noChangeAspect="1"/>
                    </pic:cNvPicPr>
                  </pic:nvPicPr>
                  <pic:blipFill>
                    <a:blip r:embed="rId13"/>
                    <a:srcRect t="6596" b="6596"/>
                    <a:stretch>
                      <a:fillRect/>
                    </a:stretch>
                  </pic:blipFill>
                  <pic:spPr>
                    <a:xfrm>
                      <a:off x="0" y="0"/>
                      <a:ext cx="5274310" cy="2574216"/>
                    </a:xfrm>
                    <a:prstGeom prst="rect">
                      <a:avLst/>
                    </a:prstGeom>
                    <a:ln>
                      <a:noFill/>
                    </a:ln>
                  </pic:spPr>
                </pic:pic>
              </a:graphicData>
            </a:graphic>
          </wp:inline>
        </w:drawing>
      </w:r>
    </w:p>
    <w:p w14:paraId="385A5D40">
      <w:pPr>
        <w:jc w:val="center"/>
        <w:rPr>
          <w:rFonts w:hint="eastAsia"/>
        </w:rPr>
      </w:pPr>
      <w:r>
        <w:t>图2-4 完整提示词的结构拆解</w:t>
      </w:r>
    </w:p>
    <w:p w14:paraId="7DB833F1">
      <w:pPr>
        <w:rPr>
          <w:rFonts w:hint="eastAsia"/>
        </w:rPr>
      </w:pPr>
      <w:r>
        <w:rPr>
          <w:rFonts w:hint="eastAsia"/>
        </w:rPr>
        <w:t>对照图2-4不难发现，这条提示词把角色、任务、要求三个部分都交代得很清楚——AI拿到这些信息之后，基本上可以写出一份八九不离十的推送初稿，再根据网点实际情况改改细节就能用了。</w:t>
      </w:r>
    </w:p>
    <w:p w14:paraId="1EADA0A2">
      <w:pPr>
        <w:rPr>
          <w:rFonts w:hint="eastAsia"/>
        </w:rPr>
      </w:pPr>
      <w:r>
        <w:rPr>
          <w:rFonts w:hint="eastAsia"/>
          <w:b/>
          <w:bCs/>
        </w:rPr>
        <w:t>【试一试】</w:t>
      </w:r>
    </w:p>
    <w:p w14:paraId="05F838E7">
      <w:pPr>
        <w:rPr>
          <w:rFonts w:hint="eastAsia"/>
        </w:rPr>
      </w:pPr>
      <w:r>
        <w:rPr>
          <w:rFonts w:hint="eastAsia"/>
        </w:rPr>
        <w:t>请参考上面的例子，自己写一条完整的提示词，完成以下任务：</w:t>
      </w:r>
    </w:p>
    <w:p w14:paraId="1EABA56D">
      <w:pPr>
        <w:rPr>
          <w:rFonts w:hint="eastAsia"/>
        </w:rPr>
      </w:pPr>
      <w:r>
        <w:rPr>
          <w:rFonts w:hint="eastAsia"/>
        </w:rPr>
        <w:t>你在某商贸公司实习，主管让你写一份"本月之星"员工表彰的通知，张贴在公司公告栏上。获奖者是客服部的赵小雨，获奖原因是本月客户满意度评分全公司第一。</w:t>
      </w:r>
    </w:p>
    <w:p w14:paraId="39F60038">
      <w:pPr>
        <w:rPr>
          <w:rFonts w:hint="eastAsia"/>
        </w:rPr>
      </w:pPr>
      <w:r>
        <w:rPr>
          <w:rFonts w:hint="eastAsia"/>
        </w:rPr>
        <w:t>提示：先确定角色→再描述任务（写什么、关于什么、给谁看）→最后提要求（字数、语气、格式等）。</w:t>
      </w:r>
    </w:p>
    <w:p w14:paraId="2D7331F9">
      <w:pPr>
        <w:rPr>
          <w:rFonts w:hint="eastAsia"/>
        </w:rPr>
      </w:pPr>
      <w:r>
        <w:rPr>
          <w:rFonts w:hint="eastAsia"/>
        </w:rPr>
        <w:t>写完之后发给AI试试看效果如何。</w:t>
      </w:r>
    </w:p>
    <w:p w14:paraId="3750D7D4">
      <w:pPr>
        <w:rPr>
          <w:rFonts w:hint="eastAsia"/>
        </w:rPr>
      </w:pPr>
      <w:r>
        <w:pict>
          <v:rect id="_x0000_i1086" o:spt="1" style="height:3pt;width:0pt;" fillcolor="#A0A0A0" filled="t" stroked="f" coordsize="21600,21600" o:hr="t" o:hrstd="t" o:hralign="center">
            <v:path/>
            <v:fill on="t" focussize="0,0"/>
            <v:stroke on="f"/>
            <v:imagedata o:title=""/>
            <o:lock v:ext="edit"/>
            <w10:wrap type="none"/>
            <w10:anchorlock/>
          </v:rect>
        </w:pict>
      </w:r>
    </w:p>
    <w:p w14:paraId="3374A699">
      <w:pPr>
        <w:rPr>
          <w:rFonts w:hint="eastAsia"/>
        </w:rPr>
      </w:pPr>
      <w:r>
        <w:rPr>
          <w:rFonts w:hint="eastAsia"/>
          <w:b/>
          <w:bCs/>
        </w:rPr>
        <w:t>【任务小结与自测】</w:t>
      </w:r>
    </w:p>
    <w:p w14:paraId="1D281978">
      <w:pPr>
        <w:rPr>
          <w:rFonts w:hint="eastAsia"/>
        </w:rPr>
      </w:pPr>
      <w:r>
        <w:rPr>
          <w:rFonts w:hint="eastAsia"/>
        </w:rPr>
        <w:t>完成任务二后，检查一下：</w:t>
      </w:r>
    </w:p>
    <w:p w14:paraId="2665DAED">
      <w:pPr>
        <w:numPr>
          <w:ilvl w:val="0"/>
          <w:numId w:val="65"/>
        </w:numPr>
        <w:rPr>
          <w:rFonts w:hint="eastAsia"/>
        </w:rPr>
      </w:pPr>
      <w:r>
        <w:rPr>
          <w:rFonts w:hint="eastAsia"/>
        </w:rPr>
        <w:t>记住了"角色+任务+要求"的基本提示词公式</w:t>
      </w:r>
    </w:p>
    <w:p w14:paraId="2C8C70C5">
      <w:pPr>
        <w:numPr>
          <w:ilvl w:val="0"/>
          <w:numId w:val="65"/>
        </w:numPr>
        <w:rPr>
          <w:rFonts w:hint="eastAsia"/>
        </w:rPr>
      </w:pPr>
      <w:r>
        <w:rPr>
          <w:rFonts w:hint="eastAsia"/>
        </w:rPr>
        <w:t>知道怎么给AI设定一个合适的角色</w:t>
      </w:r>
    </w:p>
    <w:p w14:paraId="22CEF1A9">
      <w:pPr>
        <w:numPr>
          <w:ilvl w:val="0"/>
          <w:numId w:val="65"/>
        </w:numPr>
        <w:rPr>
          <w:rFonts w:hint="eastAsia"/>
        </w:rPr>
      </w:pPr>
      <w:r>
        <w:rPr>
          <w:rFonts w:hint="eastAsia"/>
        </w:rPr>
        <w:t>知道任务描述中应该包含"做什么、关于什么、给谁、什么目的"这些要素</w:t>
      </w:r>
    </w:p>
    <w:p w14:paraId="7819ADCB">
      <w:pPr>
        <w:numPr>
          <w:ilvl w:val="0"/>
          <w:numId w:val="65"/>
        </w:numPr>
        <w:rPr>
          <w:rFonts w:hint="eastAsia"/>
        </w:rPr>
      </w:pPr>
      <w:r>
        <w:rPr>
          <w:rFonts w:hint="eastAsia"/>
        </w:rPr>
        <w:t>知道可以从字数、语气、格式、数量、侧重点等维度提出要求</w:t>
      </w:r>
    </w:p>
    <w:p w14:paraId="0C2D36F1">
      <w:pPr>
        <w:numPr>
          <w:ilvl w:val="0"/>
          <w:numId w:val="65"/>
        </w:numPr>
        <w:rPr>
          <w:rFonts w:hint="eastAsia"/>
        </w:rPr>
      </w:pPr>
      <w:r>
        <w:rPr>
          <w:rFonts w:hint="eastAsia"/>
        </w:rPr>
        <w:t>自己动手写了至少一条完整的提示词并测试了效果</w:t>
      </w:r>
    </w:p>
    <w:p w14:paraId="3DA16822">
      <w:pPr>
        <w:rPr>
          <w:rFonts w:hint="eastAsia"/>
        </w:rPr>
      </w:pPr>
      <w:r>
        <w:pict>
          <v:rect id="_x0000_i1087" o:spt="1" style="height:3pt;width:0pt;" fillcolor="#A0A0A0" filled="t" stroked="f" coordsize="21600,21600" o:hr="t" o:hrstd="t" o:hralign="center">
            <v:path/>
            <v:fill on="t" focussize="0,0"/>
            <v:stroke on="f"/>
            <v:imagedata o:title=""/>
            <o:lock v:ext="edit"/>
            <w10:wrap type="none"/>
            <w10:anchorlock/>
          </v:rect>
        </w:pict>
      </w:r>
    </w:p>
    <w:p w14:paraId="7424BD1C">
      <w:pPr>
        <w:rPr>
          <w:rFonts w:hint="eastAsia"/>
          <w:b/>
          <w:bCs/>
        </w:rPr>
      </w:pPr>
      <w:r>
        <w:rPr>
          <w:rFonts w:hint="eastAsia"/>
          <w:b/>
          <w:bCs/>
        </w:rPr>
        <w:t>任务三 让AI回答更好的进阶技巧</w:t>
      </w:r>
    </w:p>
    <w:p w14:paraId="4077D66E">
      <w:pPr>
        <w:rPr>
          <w:rFonts w:hint="eastAsia"/>
        </w:rPr>
      </w:pPr>
      <w:r>
        <w:rPr>
          <w:rFonts w:hint="eastAsia"/>
          <w:b/>
          <w:bCs/>
        </w:rPr>
        <w:t>【任务描述】</w:t>
      </w:r>
      <w:r>
        <w:rPr>
          <w:rFonts w:hint="eastAsia"/>
        </w:rPr>
        <w:t> 学会了基本的提示词写法之后，这个任务再教你几招进阶技巧——当AI的回答"还行但不够好"的时候，怎么想办法让它更好。同时也要明确使用AI时的一些底线和注意事项。</w:t>
      </w:r>
    </w:p>
    <w:p w14:paraId="506A0C28">
      <w:pPr>
        <w:rPr>
          <w:rFonts w:hint="eastAsia"/>
        </w:rPr>
      </w:pPr>
      <w:r>
        <w:pict>
          <v:rect id="_x0000_i1088" o:spt="1" style="height:3pt;width:0pt;" fillcolor="#A0A0A0" filled="t" stroked="f" coordsize="21600,21600" o:hr="t" o:hrstd="t" o:hralign="center">
            <v:path/>
            <v:fill on="t" focussize="0,0"/>
            <v:stroke on="f"/>
            <v:imagedata o:title=""/>
            <o:lock v:ext="edit"/>
            <w10:wrap type="none"/>
            <w10:anchorlock/>
          </v:rect>
        </w:pict>
      </w:r>
    </w:p>
    <w:p w14:paraId="0F613E57">
      <w:pPr>
        <w:rPr>
          <w:rFonts w:hint="eastAsia"/>
          <w:b/>
          <w:bCs/>
        </w:rPr>
      </w:pPr>
      <w:r>
        <w:rPr>
          <w:rFonts w:hint="eastAsia"/>
          <w:b/>
          <w:bCs/>
        </w:rPr>
        <w:t>一、给AI举个例子：少样本提示</w:t>
      </w:r>
    </w:p>
    <w:p w14:paraId="20A140FC">
      <w:pPr>
        <w:rPr>
          <w:rFonts w:hint="eastAsia"/>
        </w:rPr>
      </w:pPr>
      <w:r>
        <w:rPr>
          <w:rFonts w:hint="eastAsia"/>
        </w:rPr>
        <w:t>有些时候光靠文字描述很难让AI精确理解你要什么风格、什么格式。这时候最有效的办法是——</w:t>
      </w:r>
      <w:r>
        <w:rPr>
          <w:rFonts w:hint="eastAsia"/>
          <w:b/>
          <w:bCs/>
        </w:rPr>
        <w:t>直接给它一个例子</w:t>
      </w:r>
      <w:r>
        <w:rPr>
          <w:rFonts w:hint="eastAsia"/>
        </w:rPr>
        <w:t>。</w:t>
      </w:r>
    </w:p>
    <w:p w14:paraId="6546D1EB">
      <w:pPr>
        <w:rPr>
          <w:rFonts w:hint="eastAsia"/>
        </w:rPr>
      </w:pPr>
      <w:r>
        <w:rPr>
          <w:rFonts w:hint="eastAsia"/>
        </w:rPr>
        <w:t>这种做法叫"少样本提示"（Few-shot Prompting），名字听起来很学术，做法其实极其简单：</w:t>
      </w:r>
      <w:r>
        <w:rPr>
          <w:rFonts w:hint="eastAsia"/>
          <w:b/>
          <w:bCs/>
        </w:rPr>
        <w:t>在提示词里附上一两个示例，告诉AI"我要的大概就是这个样子的"。</w:t>
      </w:r>
    </w:p>
    <w:p w14:paraId="68F0246C">
      <w:pPr>
        <w:rPr>
          <w:rFonts w:hint="eastAsia"/>
        </w:rPr>
      </w:pPr>
      <w:r>
        <w:rPr>
          <w:rFonts w:hint="eastAsia"/>
        </w:rPr>
        <w:t>没有示例和有示例的效果对比见表2-6。</w:t>
      </w:r>
    </w:p>
    <w:p w14:paraId="5FB22D55">
      <w:pPr>
        <w:jc w:val="center"/>
        <w:rPr>
          <w:rFonts w:hint="eastAsia"/>
        </w:rPr>
      </w:pPr>
      <w:r>
        <w:t>表2-6 有无示例的提示词效果对比</w:t>
      </w:r>
    </w:p>
    <w:tbl>
      <w:tblPr>
        <w:tblStyle w:val="17"/>
        <w:tblW w:w="7372" w:type="dxa"/>
        <w:tblInd w:w="0" w:type="dxa"/>
        <w:tblLayout w:type="autofit"/>
        <w:tblCellMar>
          <w:top w:w="15" w:type="dxa"/>
          <w:left w:w="15" w:type="dxa"/>
          <w:bottom w:w="15" w:type="dxa"/>
          <w:right w:w="15" w:type="dxa"/>
        </w:tblCellMar>
      </w:tblPr>
      <w:tblGrid>
        <w:gridCol w:w="722"/>
        <w:gridCol w:w="2252"/>
        <w:gridCol w:w="4398"/>
      </w:tblGrid>
      <w:tr w14:paraId="7CA73F48">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181F782">
            <w:pPr>
              <w:rPr>
                <w:rFonts w:hint="eastAsia"/>
                <w:b/>
                <w:bCs/>
              </w:rPr>
            </w:pPr>
            <w:r>
              <w:rPr>
                <w:b/>
                <w:bCs/>
              </w:rPr>
              <w:t>对比项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012A12">
            <w:pPr>
              <w:rPr>
                <w:rFonts w:hint="eastAsia"/>
                <w:b/>
                <w:bCs/>
              </w:rPr>
            </w:pPr>
            <w:r>
              <w:rPr>
                <w:b/>
                <w:bCs/>
              </w:rPr>
              <w:t>不带示例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1B7A0FA">
            <w:pPr>
              <w:rPr>
                <w:rFonts w:hint="eastAsia"/>
                <w:b/>
                <w:bCs/>
              </w:rPr>
            </w:pPr>
            <w:r>
              <w:rPr>
                <w:b/>
                <w:bCs/>
              </w:rPr>
              <w:t>带示例</w:t>
            </w:r>
          </w:p>
        </w:tc>
      </w:tr>
      <w:tr w14:paraId="491FE8A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33A14B">
            <w:pPr>
              <w:rPr>
                <w:rFonts w:hint="eastAsia"/>
              </w:rPr>
            </w:pPr>
            <w:r>
              <w:rPr>
                <w:b/>
                <w:bCs/>
              </w:rPr>
              <w:t>提示词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2BF7B0F">
            <w:pPr>
              <w:rPr>
                <w:rFonts w:hint="eastAsia"/>
              </w:rPr>
            </w:pPr>
            <w:r>
              <w:t>"请把以下客户反馈整理成结构化的要点。反馈内容：快递太慢了等了五天才到而且箱子都压扁了不过东西倒是没坏客服态度还行就是回复太慢了"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E0CCDD">
            <w:pPr>
              <w:rPr>
                <w:rFonts w:hint="eastAsia"/>
              </w:rPr>
            </w:pPr>
            <w:r>
              <w:t>"请把以下客户反馈整理成结构化的要点。**示例——**原始反馈：东西不错就是包装简陋了点价格还算实惠下次再买。整理结果：①产品质量：满意 ②包装：待改进，过于简陋 ③价格：认可 ④复购意愿：有。**现在请按同样的格式整理这条反馈：**快递太慢了等了五天才到而且箱子都压扁了不过东西倒是没坏客服态度还行就是回复太慢了"</w:t>
            </w:r>
          </w:p>
        </w:tc>
      </w:tr>
      <w:tr w14:paraId="4B35AAC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82DAC4E">
            <w:pPr>
              <w:rPr>
                <w:rFonts w:hint="eastAsia"/>
              </w:rPr>
            </w:pPr>
            <w:r>
              <w:rPr>
                <w:b/>
                <w:bCs/>
              </w:rPr>
              <w:t>AI理解的程度</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B38116A">
            <w:pPr>
              <w:rPr>
                <w:rFonts w:hint="eastAsia"/>
              </w:rPr>
            </w:pPr>
            <w:r>
              <w:t>知道要整理，但格式、分类维度全凭AI自己发挥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100EA9E">
            <w:pPr>
              <w:rPr>
                <w:rFonts w:hint="eastAsia"/>
              </w:rPr>
            </w:pPr>
            <w:r>
              <w:t>有了示例"打样"，AI输出的格式和分类方式基本跟示例保持一致</w:t>
            </w:r>
          </w:p>
        </w:tc>
      </w:tr>
    </w:tbl>
    <w:p w14:paraId="64E680F8">
      <w:pPr>
        <w:rPr>
          <w:rFonts w:hint="eastAsia"/>
        </w:rPr>
      </w:pPr>
      <w:r>
        <w:rPr>
          <w:rFonts w:hint="eastAsia"/>
        </w:rPr>
        <w:t>给AI看示例就像给裁缝看一件"照着这个样子做"的样衣——比你口头描述"领口要圆的、袖子要短一点"高效多了。</w:t>
      </w:r>
    </w:p>
    <w:p w14:paraId="79EE85A7">
      <w:pPr>
        <w:rPr>
          <w:rFonts w:hint="eastAsia"/>
        </w:rPr>
      </w:pPr>
      <w:r>
        <w:rPr>
          <w:rFonts w:hint="eastAsia"/>
          <w:b/>
          <w:bCs/>
        </w:rPr>
        <w:t>什么时候用这招？</w:t>
      </w:r>
      <w:r>
        <w:rPr>
          <w:rFonts w:hint="eastAsia"/>
        </w:rPr>
        <w:t> 主要是两种情况：一是你对输出的格式有特定要求（比如要按固定的模板分类整理）；二是你很难用文字把"风格感觉"描述清楚（比如"文案要像李佳琦直播间那种风格"，与其这么说，不如直接贴一段例文给AI看）。</w:t>
      </w:r>
    </w:p>
    <w:p w14:paraId="4E8A5685">
      <w:pPr>
        <w:rPr>
          <w:rFonts w:hint="eastAsia"/>
        </w:rPr>
      </w:pPr>
      <w:r>
        <w:pict>
          <v:rect id="_x0000_i1089" o:spt="1" style="height:3pt;width:0pt;" fillcolor="#A0A0A0" filled="t" stroked="f" coordsize="21600,21600" o:hr="t" o:hrstd="t" o:hralign="center">
            <v:path/>
            <v:fill on="t" focussize="0,0"/>
            <v:stroke on="f"/>
            <v:imagedata o:title=""/>
            <o:lock v:ext="edit"/>
            <w10:wrap type="none"/>
            <w10:anchorlock/>
          </v:rect>
        </w:pict>
      </w:r>
    </w:p>
    <w:p w14:paraId="2C261A16">
      <w:pPr>
        <w:rPr>
          <w:rFonts w:hint="eastAsia"/>
          <w:b/>
          <w:bCs/>
        </w:rPr>
      </w:pPr>
      <w:r>
        <w:rPr>
          <w:rFonts w:hint="eastAsia"/>
          <w:b/>
          <w:bCs/>
        </w:rPr>
        <w:t>二、让AI一步一步想：思维链提示</w:t>
      </w:r>
    </w:p>
    <w:p w14:paraId="4CC39BCD">
      <w:pPr>
        <w:rPr>
          <w:rFonts w:hint="eastAsia"/>
        </w:rPr>
      </w:pPr>
      <w:r>
        <w:rPr>
          <w:rFonts w:hint="eastAsia"/>
        </w:rPr>
        <w:t>有些问题比较复杂，直接问AI，它可能会跳过思考过程直接给一个结论——这个结论有时候对，有时候不对，关键是你也不知道它是怎么得出来的。</w:t>
      </w:r>
    </w:p>
    <w:p w14:paraId="073CF133">
      <w:pPr>
        <w:rPr>
          <w:rFonts w:hint="eastAsia"/>
        </w:rPr>
      </w:pPr>
      <w:r>
        <w:rPr>
          <w:rFonts w:hint="eastAsia"/>
        </w:rPr>
        <w:t>这时候可以在提示词里加一句话，让AI</w:t>
      </w:r>
      <w:r>
        <w:rPr>
          <w:rFonts w:hint="eastAsia"/>
          <w:b/>
          <w:bCs/>
        </w:rPr>
        <w:t>先展示推理过程，再给出结论</w:t>
      </w:r>
      <w:r>
        <w:rPr>
          <w:rFonts w:hint="eastAsia"/>
        </w:rPr>
        <w:t>。</w:t>
      </w:r>
    </w:p>
    <w:p w14:paraId="47FDF051">
      <w:pPr>
        <w:rPr>
          <w:rFonts w:hint="eastAsia"/>
        </w:rPr>
      </w:pPr>
      <w:r>
        <w:rPr>
          <w:rFonts w:hint="eastAsia"/>
        </w:rPr>
        <w:t>这种方法叫"思维链提示"（Chain-of-Thought Prompting），做法非常简单：在提示词末尾加上类似"请一步一步分析""请先说明你的推理过程"这样的话就行。</w:t>
      </w:r>
    </w:p>
    <w:p w14:paraId="73F93581">
      <w:pPr>
        <w:rPr>
          <w:rFonts w:hint="eastAsia"/>
        </w:rPr>
      </w:pPr>
      <w:r>
        <w:rPr>
          <w:rFonts w:hint="eastAsia"/>
        </w:rPr>
        <w:t>来看一个实际例子。假设你在做一个小创业项目的财务可行性评估：</w:t>
      </w:r>
    </w:p>
    <w:p w14:paraId="3A868D26">
      <w:pPr>
        <w:rPr>
          <w:rFonts w:hint="eastAsia"/>
        </w:rPr>
      </w:pPr>
      <w:r>
        <w:rPr>
          <w:rFonts w:hint="eastAsia"/>
          <w:b/>
          <w:bCs/>
        </w:rPr>
        <w:t>不用思维链：</w:t>
      </w:r>
    </w:p>
    <w:p w14:paraId="56E1CB3C">
      <w:pPr>
        <w:rPr>
          <w:rFonts w:hint="eastAsia"/>
        </w:rPr>
      </w:pPr>
      <w:r>
        <w:t>一款手工饰品售价68元，材料成本18元，包装成本5元，平台抽佣15%，</w:t>
      </w:r>
    </w:p>
    <w:p w14:paraId="2F3EB43C">
      <w:pPr>
        <w:rPr>
          <w:rFonts w:hint="eastAsia"/>
        </w:rPr>
      </w:pPr>
      <w:r>
        <w:t>快递费8元。请问每卖出一件能赚多少钱？这个项目值不值得做？</w:t>
      </w:r>
    </w:p>
    <w:p w14:paraId="139529CE">
      <w:pPr>
        <w:rPr>
          <w:rFonts w:hint="eastAsia"/>
        </w:rPr>
      </w:pPr>
      <w:r>
        <w:rPr>
          <w:rFonts w:hint="eastAsia"/>
        </w:rPr>
        <w:t>AI可能直接给一个数字和一句"值得做"或"不值得做"的结论，但你不知道它是怎么算的，万一算错了呢？</w:t>
      </w:r>
    </w:p>
    <w:p w14:paraId="5C718CAA">
      <w:pPr>
        <w:rPr>
          <w:rFonts w:hint="eastAsia"/>
        </w:rPr>
      </w:pPr>
      <w:r>
        <w:rPr>
          <w:rFonts w:hint="eastAsia"/>
          <w:b/>
          <w:bCs/>
        </w:rPr>
        <w:t>用思维链：</w:t>
      </w:r>
    </w:p>
    <w:p w14:paraId="0B2E44E1">
      <w:pPr>
        <w:rPr>
          <w:rFonts w:hint="eastAsia"/>
        </w:rPr>
      </w:pPr>
      <w:r>
        <w:t>一款手工饰品售价68元，材料成本18元，包装成本5元，平台抽佣15%，</w:t>
      </w:r>
    </w:p>
    <w:p w14:paraId="09152D87">
      <w:pPr>
        <w:rPr>
          <w:rFonts w:hint="eastAsia"/>
        </w:rPr>
      </w:pPr>
      <w:r>
        <w:t>快递费8元。请一步一步计算每卖出一件的利润是多少，列出详细的</w:t>
      </w:r>
    </w:p>
    <w:p w14:paraId="0C8059F4">
      <w:pPr>
        <w:rPr>
          <w:rFonts w:hint="eastAsia"/>
        </w:rPr>
      </w:pPr>
      <w:r>
        <w:t>计算过程，最后给出这个项目是否值得做的判断和理由。</w:t>
      </w:r>
    </w:p>
    <w:p w14:paraId="3307AB2D">
      <w:pPr>
        <w:rPr>
          <w:rFonts w:hint="eastAsia"/>
        </w:rPr>
      </w:pPr>
      <w:r>
        <w:rPr>
          <w:rFonts w:hint="eastAsia"/>
        </w:rPr>
        <w:t>这样AI会先列出收入、再逐项扣减成本、然后算出利润、最后给出结论，整个推理过程一目了然，如果哪一步算错了也很容易发现。</w:t>
      </w:r>
    </w:p>
    <w:p w14:paraId="483EA667">
      <w:pPr>
        <w:rPr>
          <w:rFonts w:hint="eastAsia"/>
        </w:rPr>
      </w:pPr>
      <w:r>
        <w:rPr>
          <w:rFonts w:hint="eastAsia"/>
          <w:b/>
          <w:bCs/>
        </w:rPr>
        <w:t>【知识卡片】DeepSeek的深度思考模式</w:t>
      </w:r>
    </w:p>
    <w:p w14:paraId="26829B15">
      <w:pPr>
        <w:rPr>
          <w:rFonts w:hint="eastAsia"/>
        </w:rPr>
      </w:pPr>
      <w:r>
        <w:rPr>
          <w:rFonts w:hint="eastAsia"/>
        </w:rPr>
        <w:t>还记得项目一介绍过的DeepSeek"深度思考模式"吗？它本质上就是一种内置的思维链——开启后AI会自动展示思考过程。遇到数学计算、逻辑推理、复杂分析类的问题时，可以直接打开这个模式，不用在提示词里手动加"请一步步分析"了。</w:t>
      </w:r>
    </w:p>
    <w:p w14:paraId="7B842A0D">
      <w:pPr>
        <w:rPr>
          <w:rFonts w:hint="eastAsia"/>
        </w:rPr>
      </w:pPr>
      <w:r>
        <w:pict>
          <v:rect id="_x0000_i1090" o:spt="1" style="height:3pt;width:0pt;" fillcolor="#A0A0A0" filled="t" stroked="f" coordsize="21600,21600" o:hr="t" o:hrstd="t" o:hralign="center">
            <v:path/>
            <v:fill on="t" focussize="0,0"/>
            <v:stroke on="f"/>
            <v:imagedata o:title=""/>
            <o:lock v:ext="edit"/>
            <w10:wrap type="none"/>
            <w10:anchorlock/>
          </v:rect>
        </w:pict>
      </w:r>
    </w:p>
    <w:p w14:paraId="184E221F">
      <w:pPr>
        <w:rPr>
          <w:rFonts w:hint="eastAsia"/>
          <w:b/>
          <w:bCs/>
        </w:rPr>
      </w:pPr>
      <w:r>
        <w:rPr>
          <w:rFonts w:hint="eastAsia"/>
          <w:b/>
          <w:bCs/>
        </w:rPr>
        <w:t>三、对AI的回答不满意怎么办：追问和修正</w:t>
      </w:r>
    </w:p>
    <w:p w14:paraId="087FBA3C">
      <w:pPr>
        <w:rPr>
          <w:rFonts w:hint="eastAsia"/>
        </w:rPr>
      </w:pPr>
      <w:r>
        <w:rPr>
          <w:rFonts w:hint="eastAsia"/>
        </w:rPr>
        <w:t>在实际使用中，AI第一次给的回答不太满意是很常见的事。这时候</w:t>
      </w:r>
      <w:r>
        <w:rPr>
          <w:rFonts w:hint="eastAsia"/>
          <w:b/>
          <w:bCs/>
        </w:rPr>
        <w:t>不需要重新开一个对话从头问</w:t>
      </w:r>
      <w:r>
        <w:rPr>
          <w:rFonts w:hint="eastAsia"/>
        </w:rPr>
        <w:t>，直接在当前对话里告诉AI"哪里不满意、要怎么改"就行。</w:t>
      </w:r>
    </w:p>
    <w:p w14:paraId="27184167">
      <w:pPr>
        <w:rPr>
          <w:rFonts w:hint="eastAsia"/>
        </w:rPr>
      </w:pPr>
      <w:r>
        <w:rPr>
          <w:rFonts w:hint="eastAsia"/>
        </w:rPr>
        <w:t>常用的追问和修正话术见表2-7。</w:t>
      </w:r>
    </w:p>
    <w:p w14:paraId="6891C955">
      <w:pPr>
        <w:jc w:val="center"/>
        <w:rPr>
          <w:rFonts w:hint="eastAsia"/>
        </w:rPr>
      </w:pPr>
      <w:r>
        <w:t>表2-7 常用的追问和修正话术</w:t>
      </w:r>
    </w:p>
    <w:tbl>
      <w:tblPr>
        <w:tblStyle w:val="17"/>
        <w:tblW w:w="7372" w:type="dxa"/>
        <w:tblInd w:w="0" w:type="dxa"/>
        <w:tblLayout w:type="autofit"/>
        <w:tblCellMar>
          <w:top w:w="15" w:type="dxa"/>
          <w:left w:w="15" w:type="dxa"/>
          <w:bottom w:w="15" w:type="dxa"/>
          <w:right w:w="15" w:type="dxa"/>
        </w:tblCellMar>
      </w:tblPr>
      <w:tblGrid>
        <w:gridCol w:w="2312"/>
        <w:gridCol w:w="5060"/>
      </w:tblGrid>
      <w:tr w14:paraId="443F5C9F">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E5B592">
            <w:pPr>
              <w:rPr>
                <w:rFonts w:hint="eastAsia"/>
                <w:b/>
                <w:bCs/>
              </w:rPr>
            </w:pPr>
            <w:r>
              <w:rPr>
                <w:b/>
                <w:bCs/>
              </w:rPr>
              <w:t>你不满意的地方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7366E5">
            <w:pPr>
              <w:rPr>
                <w:rFonts w:hint="eastAsia"/>
                <w:b/>
                <w:bCs/>
              </w:rPr>
            </w:pPr>
            <w:r>
              <w:rPr>
                <w:b/>
                <w:bCs/>
              </w:rPr>
              <w:t>可以这样跟AI说</w:t>
            </w:r>
          </w:p>
        </w:tc>
      </w:tr>
      <w:tr w14:paraId="6CB53CD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DD11C4C">
            <w:pPr>
              <w:rPr>
                <w:rFonts w:hint="eastAsia"/>
              </w:rPr>
            </w:pPr>
            <w:r>
              <w:t>太长了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A3775F6">
            <w:pPr>
              <w:rPr>
                <w:rFonts w:hint="eastAsia"/>
              </w:rPr>
            </w:pPr>
            <w:r>
              <w:t>"太长了，请压缩到200字以内，只保留最核心的内容"</w:t>
            </w:r>
          </w:p>
        </w:tc>
      </w:tr>
      <w:tr w14:paraId="25CB294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EC52E7">
            <w:pPr>
              <w:rPr>
                <w:rFonts w:hint="eastAsia"/>
              </w:rPr>
            </w:pPr>
            <w:r>
              <w:t>太短了，不够详细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83574B6">
            <w:pPr>
              <w:rPr>
                <w:rFonts w:hint="eastAsia"/>
              </w:rPr>
            </w:pPr>
            <w:r>
              <w:t>"内容太简单了，请展开说明，每个要点补充1~2句解释"</w:t>
            </w:r>
          </w:p>
        </w:tc>
      </w:tr>
      <w:tr w14:paraId="490C6F4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FB8DB6">
            <w:pPr>
              <w:rPr>
                <w:rFonts w:hint="eastAsia"/>
              </w:rPr>
            </w:pPr>
            <w:r>
              <w:t>语气不对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788829">
            <w:pPr>
              <w:rPr>
                <w:rFonts w:hint="eastAsia"/>
              </w:rPr>
            </w:pPr>
            <w:r>
              <w:t>"语气太正式了，请改成轻松口语化的风格，像在跟朋友聊天"</w:t>
            </w:r>
          </w:p>
        </w:tc>
      </w:tr>
      <w:tr w14:paraId="689DD47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D15BD39">
            <w:pPr>
              <w:rPr>
                <w:rFonts w:hint="eastAsia"/>
              </w:rPr>
            </w:pPr>
            <w:r>
              <w:t>方向跑偏了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6092A05">
            <w:pPr>
              <w:rPr>
                <w:rFonts w:hint="eastAsia"/>
              </w:rPr>
            </w:pPr>
            <w:r>
              <w:t>"不是我想要的方向。我要的是……，请重新写一份"</w:t>
            </w:r>
          </w:p>
        </w:tc>
      </w:tr>
      <w:tr w14:paraId="63B7B26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9EC9A1F">
            <w:pPr>
              <w:rPr>
                <w:rFonts w:hint="eastAsia"/>
              </w:rPr>
            </w:pPr>
            <w:r>
              <w:t>大体可以但某处需要修改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4E15647">
            <w:pPr>
              <w:rPr>
                <w:rFonts w:hint="eastAsia"/>
              </w:rPr>
            </w:pPr>
            <w:r>
              <w:t>"整体不错，但第二段的案例不太合适，请换一个跟零售行业相关的"</w:t>
            </w:r>
          </w:p>
        </w:tc>
      </w:tr>
      <w:tr w14:paraId="7C35ECD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944776F">
            <w:pPr>
              <w:rPr>
                <w:rFonts w:hint="eastAsia"/>
              </w:rPr>
            </w:pPr>
            <w:r>
              <w:t>想要更多选择</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2A69884">
            <w:pPr>
              <w:rPr>
                <w:rFonts w:hint="eastAsia"/>
              </w:rPr>
            </w:pPr>
            <w:r>
              <w:t>"再给我3个不同风格的版本"</w:t>
            </w:r>
          </w:p>
        </w:tc>
      </w:tr>
      <w:tr w14:paraId="0FB2F1D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CB31A5">
            <w:pPr>
              <w:rPr>
                <w:rFonts w:hint="eastAsia"/>
              </w:rPr>
            </w:pPr>
            <w:r>
              <w:t>格式不对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3C5C6E">
            <w:pPr>
              <w:rPr>
                <w:rFonts w:hint="eastAsia"/>
              </w:rPr>
            </w:pPr>
            <w:r>
              <w:t>"请用表格形式重新整理""请加上编号""请分成三个段落"</w:t>
            </w:r>
          </w:p>
        </w:tc>
      </w:tr>
      <w:tr w14:paraId="661EFE9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EF4343F">
            <w:pPr>
              <w:rPr>
                <w:rFonts w:hint="eastAsia"/>
              </w:rPr>
            </w:pPr>
            <w:r>
              <w:t>有些内容想保留，有些想删</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8533BF">
            <w:pPr>
              <w:rPr>
                <w:rFonts w:hint="eastAsia"/>
              </w:rPr>
            </w:pPr>
            <w:r>
              <w:t>"保留第一段和第三段，删掉第二段，在结尾加一句号召性的话"</w:t>
            </w:r>
          </w:p>
        </w:tc>
      </w:tr>
    </w:tbl>
    <w:p w14:paraId="4E194596">
      <w:pPr>
        <w:rPr>
          <w:rFonts w:hint="eastAsia"/>
        </w:rPr>
      </w:pPr>
      <w:r>
        <w:rPr>
          <w:rFonts w:hint="eastAsia"/>
        </w:rPr>
        <w:t>追问和修正是AI对话中</w:t>
      </w:r>
      <w:r>
        <w:rPr>
          <w:rFonts w:hint="eastAsia"/>
          <w:b/>
          <w:bCs/>
        </w:rPr>
        <w:t>最重要的技能之一</w:t>
      </w:r>
      <w:r>
        <w:rPr>
          <w:rFonts w:hint="eastAsia"/>
        </w:rPr>
        <w:t>。很多初学者的问题不是"不会问第一个问题"，而是"AI第一次回答不满意之后不知道怎么办"——要么认命接受，要么放弃不用了。其实多追问两三轮，效果通常会好很多。</w:t>
      </w:r>
    </w:p>
    <w:p w14:paraId="3A8F72D2">
      <w:pPr>
        <w:rPr>
          <w:rFonts w:hint="eastAsia"/>
        </w:rPr>
      </w:pPr>
      <w:r>
        <w:rPr>
          <w:rFonts w:hint="eastAsia"/>
          <w:b/>
          <w:bCs/>
        </w:rPr>
        <w:t>【实战案例】三轮追问改出满意的文案</w:t>
      </w:r>
    </w:p>
    <w:p w14:paraId="2C34A846">
      <w:pPr>
        <w:rPr>
          <w:rFonts w:hint="eastAsia"/>
        </w:rPr>
      </w:pPr>
      <w:r>
        <w:rPr>
          <w:rFonts w:hint="eastAsia"/>
        </w:rPr>
        <w:t>营销专业的学生小方在模拟项目中需要给一款校园周边的酸奶品牌写一条朋友圈广告文案。她的第一次提问和三轮修正过程如下：</w:t>
      </w:r>
    </w:p>
    <w:p w14:paraId="7B2851EE">
      <w:pPr>
        <w:rPr>
          <w:rFonts w:hint="eastAsia"/>
        </w:rPr>
      </w:pPr>
      <w:r>
        <w:rPr>
          <w:rFonts w:hint="eastAsia"/>
          <w:b/>
          <w:bCs/>
        </w:rPr>
        <w:t>第一轮提问：</w:t>
      </w:r>
      <w:r>
        <w:rPr>
          <w:rFonts w:hint="eastAsia"/>
        </w:rPr>
        <w:t> "帮我写一条卖酸奶的朋友圈文案。" </w:t>
      </w:r>
      <w:r>
        <w:rPr>
          <w:rFonts w:hint="eastAsia"/>
          <w:b/>
          <w:bCs/>
        </w:rPr>
        <w:t>AI回答：</w:t>
      </w:r>
      <w:r>
        <w:rPr>
          <w:rFonts w:hint="eastAsia"/>
        </w:rPr>
        <w:t> 生成了一段比较正式的产品介绍，读起来像超市货架上的标签说明。 </w:t>
      </w:r>
      <w:r>
        <w:rPr>
          <w:rFonts w:hint="eastAsia"/>
          <w:b/>
          <w:bCs/>
        </w:rPr>
        <w:t>小方的追问：</w:t>
      </w:r>
      <w:r>
        <w:rPr>
          <w:rFonts w:hint="eastAsia"/>
        </w:rPr>
        <w:t> "太像产品说明了。我要的是发朋友圈的，像学生日常分享那种感觉，可以加emoji，80字以内。"</w:t>
      </w:r>
    </w:p>
    <w:p w14:paraId="54DC02C2">
      <w:pPr>
        <w:rPr>
          <w:rFonts w:hint="eastAsia"/>
        </w:rPr>
      </w:pPr>
      <w:r>
        <w:rPr>
          <w:rFonts w:hint="eastAsia"/>
          <w:b/>
          <w:bCs/>
        </w:rPr>
        <w:t>第二轮AI回答：</w:t>
      </w:r>
      <w:r>
        <w:rPr>
          <w:rFonts w:hint="eastAsia"/>
        </w:rPr>
        <w:t> 风格好多了，但提到了"有机牧场直供""独家益生菌配方"这些编造的卖点。 </w:t>
      </w:r>
      <w:r>
        <w:rPr>
          <w:rFonts w:hint="eastAsia"/>
          <w:b/>
          <w:bCs/>
        </w:rPr>
        <w:t>小方的追问：</w:t>
      </w:r>
      <w:r>
        <w:rPr>
          <w:rFonts w:hint="eastAsia"/>
        </w:rPr>
        <w:t> "不要编卖点。这个酸奶的真实卖点是：新鲜现做、不加防腐剂、杯子可以免费续杯。请围绕这三个卖点重写。"</w:t>
      </w:r>
    </w:p>
    <w:p w14:paraId="1762AA84">
      <w:pPr>
        <w:rPr>
          <w:rFonts w:hint="eastAsia"/>
        </w:rPr>
      </w:pPr>
      <w:r>
        <w:rPr>
          <w:rFonts w:hint="eastAsia"/>
          <w:b/>
          <w:bCs/>
        </w:rPr>
        <w:t>第三轮AI回答：</w:t>
      </w:r>
      <w:r>
        <w:rPr>
          <w:rFonts w:hint="eastAsia"/>
        </w:rPr>
        <w:t> 终于写出了一条自然、准确、有学生气的朋友圈文案。</w:t>
      </w:r>
    </w:p>
    <w:p w14:paraId="3F343BDB">
      <w:pPr>
        <w:rPr>
          <w:rFonts w:hint="eastAsia"/>
        </w:rPr>
      </w:pPr>
      <w:r>
        <w:rPr>
          <w:rFonts w:hint="eastAsia"/>
        </w:rPr>
        <w:t>三轮追问，总共花了不到五分钟。如果小方在第一次不满意时就放弃了，她永远得不到最后那条文案。</w:t>
      </w:r>
    </w:p>
    <w:p w14:paraId="51E91959">
      <w:pPr>
        <w:rPr>
          <w:rFonts w:hint="eastAsia"/>
        </w:rPr>
      </w:pPr>
      <w:r>
        <w:pict>
          <v:rect id="_x0000_i1091" o:spt="1" style="height:3pt;width:0pt;" fillcolor="#A0A0A0" filled="t" stroked="f" coordsize="21600,21600" o:hr="t" o:hrstd="t" o:hralign="center">
            <v:path/>
            <v:fill on="t" focussize="0,0"/>
            <v:stroke on="f"/>
            <v:imagedata o:title=""/>
            <o:lock v:ext="edit"/>
            <w10:wrap type="none"/>
            <w10:anchorlock/>
          </v:rect>
        </w:pict>
      </w:r>
    </w:p>
    <w:p w14:paraId="767E4E89">
      <w:pPr>
        <w:rPr>
          <w:rFonts w:hint="eastAsia"/>
          <w:b/>
          <w:bCs/>
        </w:rPr>
      </w:pPr>
      <w:r>
        <w:rPr>
          <w:rFonts w:hint="eastAsia"/>
          <w:b/>
          <w:bCs/>
        </w:rPr>
        <w:t>四、多轮对话：像跟同事协作一样</w:t>
      </w:r>
    </w:p>
    <w:p w14:paraId="6697CA7D">
      <w:pPr>
        <w:rPr>
          <w:rFonts w:hint="eastAsia"/>
        </w:rPr>
      </w:pPr>
      <w:r>
        <w:rPr>
          <w:rFonts w:hint="eastAsia"/>
        </w:rPr>
        <w:t>前面讲的追问和修正其实已经涉及了"多轮对话"的概念。更进一步说，你可以把跟AI的对话想象成</w:t>
      </w:r>
      <w:r>
        <w:rPr>
          <w:rFonts w:hint="eastAsia"/>
          <w:b/>
          <w:bCs/>
        </w:rPr>
        <w:t>跟一个配合度很高的同事在协作</w:t>
      </w:r>
      <w:r>
        <w:rPr>
          <w:rFonts w:hint="eastAsia"/>
        </w:rPr>
        <w:t>——你不需要一次性把所有事情都说完，可以分步骤、分阶段地推进。</w:t>
      </w:r>
    </w:p>
    <w:p w14:paraId="68400CD4">
      <w:pPr>
        <w:rPr>
          <w:rFonts w:hint="eastAsia"/>
        </w:rPr>
      </w:pPr>
      <w:r>
        <w:rPr>
          <w:rFonts w:hint="eastAsia"/>
        </w:rPr>
        <w:t>比如，你要写一份完整的市场调研报告，完全可以分成几轮来做：</w:t>
      </w:r>
    </w:p>
    <w:tbl>
      <w:tblPr>
        <w:tblStyle w:val="17"/>
        <w:tblW w:w="7372" w:type="dxa"/>
        <w:tblInd w:w="0" w:type="dxa"/>
        <w:tblLayout w:type="autofit"/>
        <w:tblCellMar>
          <w:top w:w="15" w:type="dxa"/>
          <w:left w:w="15" w:type="dxa"/>
          <w:bottom w:w="15" w:type="dxa"/>
          <w:right w:w="15" w:type="dxa"/>
        </w:tblCellMar>
      </w:tblPr>
      <w:tblGrid>
        <w:gridCol w:w="981"/>
        <w:gridCol w:w="4976"/>
        <w:gridCol w:w="1415"/>
      </w:tblGrid>
      <w:tr w14:paraId="75FD1416">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38FEAC">
            <w:pPr>
              <w:rPr>
                <w:rFonts w:hint="eastAsia"/>
                <w:b/>
                <w:bCs/>
              </w:rPr>
            </w:pPr>
            <w:r>
              <w:rPr>
                <w:b/>
                <w:bCs/>
              </w:rPr>
              <w:t>对话轮次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8F0EA3">
            <w:pPr>
              <w:rPr>
                <w:rFonts w:hint="eastAsia"/>
                <w:b/>
                <w:bCs/>
              </w:rPr>
            </w:pPr>
            <w:r>
              <w:rPr>
                <w:b/>
                <w:bCs/>
              </w:rPr>
              <w:t>你说的话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314A52">
            <w:pPr>
              <w:rPr>
                <w:rFonts w:hint="eastAsia"/>
                <w:b/>
                <w:bCs/>
              </w:rPr>
            </w:pPr>
            <w:r>
              <w:rPr>
                <w:b/>
                <w:bCs/>
              </w:rPr>
              <w:t>AI做的事</w:t>
            </w:r>
          </w:p>
        </w:tc>
      </w:tr>
      <w:tr w14:paraId="4B52763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F88A34">
            <w:pPr>
              <w:rPr>
                <w:rFonts w:hint="eastAsia"/>
              </w:rPr>
            </w:pPr>
            <w:r>
              <w:t>第1轮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DAAA42">
            <w:pPr>
              <w:rPr>
                <w:rFonts w:hint="eastAsia"/>
              </w:rPr>
            </w:pPr>
            <w:r>
              <w:t>"我要写一份关于校园奶茶市场的调研报告，先帮我列一个报告大纲，分成5~6个部分"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C276BF">
            <w:pPr>
              <w:rPr>
                <w:rFonts w:hint="eastAsia"/>
              </w:rPr>
            </w:pPr>
            <w:r>
              <w:t>AI列出大纲框架</w:t>
            </w:r>
          </w:p>
        </w:tc>
      </w:tr>
      <w:tr w14:paraId="6F4E760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58F2847">
            <w:pPr>
              <w:rPr>
                <w:rFonts w:hint="eastAsia"/>
              </w:rPr>
            </w:pPr>
            <w:r>
              <w:t>第2轮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008FA04">
            <w:pPr>
              <w:rPr>
                <w:rFonts w:hint="eastAsia"/>
              </w:rPr>
            </w:pPr>
            <w:r>
              <w:t>"大纲不错，请先帮我写第一部分'行业背景概述'，300字左右"</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36C5D93">
            <w:pPr>
              <w:rPr>
                <w:rFonts w:hint="eastAsia"/>
              </w:rPr>
            </w:pPr>
            <w:r>
              <w:t>AI写出第一部分</w:t>
            </w:r>
          </w:p>
        </w:tc>
      </w:tr>
      <w:tr w14:paraId="3F28470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125856">
            <w:pPr>
              <w:rPr>
                <w:rFonts w:hint="eastAsia"/>
              </w:rPr>
            </w:pPr>
            <w:r>
              <w:t>第3轮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AD3AFD6">
            <w:pPr>
              <w:rPr>
                <w:rFonts w:hint="eastAsia"/>
              </w:rPr>
            </w:pPr>
            <w:r>
              <w:t>"可以。接下来写第二部分'竞品分析'，重点对比学校周边三家奶茶店的定价和特色"</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0D815B">
            <w:pPr>
              <w:rPr>
                <w:rFonts w:hint="eastAsia"/>
              </w:rPr>
            </w:pPr>
            <w:r>
              <w:t>AI写出第二部分</w:t>
            </w:r>
          </w:p>
        </w:tc>
      </w:tr>
      <w:tr w14:paraId="25DD3C7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7393ED2">
            <w:pPr>
              <w:rPr>
                <w:rFonts w:hint="eastAsia"/>
              </w:rPr>
            </w:pPr>
            <w:r>
              <w:t>第4轮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A2BB403">
            <w:pPr>
              <w:rPr>
                <w:rFonts w:hint="eastAsia"/>
              </w:rPr>
            </w:pPr>
            <w:r>
              <w:t>"第二部分里的定价数据你是编的吧？我查了一下实际价格是……请用这些真实数据重写"</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9A5B9FF">
            <w:pPr>
              <w:rPr>
                <w:rFonts w:hint="eastAsia"/>
              </w:rPr>
            </w:pPr>
            <w:r>
              <w:t>AI用真实数据重写</w:t>
            </w:r>
          </w:p>
        </w:tc>
      </w:tr>
      <w:tr w14:paraId="51C9290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663A83">
            <w:pPr>
              <w:rPr>
                <w:rFonts w:hint="eastAsia"/>
              </w:rPr>
            </w:pPr>
            <w: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DF88C8">
            <w:pPr>
              <w:rPr>
                <w:rFonts w:hint="eastAsia"/>
              </w:rPr>
            </w:pPr>
            <w:r>
              <w:t>逐步推进</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18F4EA6">
            <w:pPr>
              <w:rPr>
                <w:rFonts w:hint="eastAsia"/>
              </w:rPr>
            </w:pPr>
            <w:r>
              <w:t>逐步完成</w:t>
            </w:r>
          </w:p>
        </w:tc>
      </w:tr>
    </w:tbl>
    <w:p w14:paraId="2D37822E">
      <w:pPr>
        <w:rPr>
          <w:rFonts w:hint="eastAsia"/>
        </w:rPr>
      </w:pPr>
      <w:r>
        <w:rPr>
          <w:rFonts w:hint="eastAsia"/>
        </w:rPr>
        <w:t>这种"分步推进"的方式有两个好处：一是</w:t>
      </w:r>
      <w:r>
        <w:rPr>
          <w:rFonts w:hint="eastAsia"/>
          <w:b/>
          <w:bCs/>
        </w:rPr>
        <w:t>每一步都可以检查和调整</w:t>
      </w:r>
      <w:r>
        <w:rPr>
          <w:rFonts w:hint="eastAsia"/>
        </w:rPr>
        <w:t>，避免最后生成一整篇文章才发现方向全错了；二是</w:t>
      </w:r>
      <w:r>
        <w:rPr>
          <w:rFonts w:hint="eastAsia"/>
          <w:b/>
          <w:bCs/>
        </w:rPr>
        <w:t>每一轮对话AI都会记住前面说过的内容</w:t>
      </w:r>
      <w:r>
        <w:rPr>
          <w:rFonts w:hint="eastAsia"/>
        </w:rPr>
        <w:t>，所以你不需要每次都重复背景信息。</w:t>
      </w:r>
    </w:p>
    <w:p w14:paraId="4589DEA0">
      <w:pPr>
        <w:rPr>
          <w:rFonts w:hint="eastAsia"/>
        </w:rPr>
      </w:pPr>
      <w:r>
        <w:rPr>
          <w:rFonts w:hint="eastAsia"/>
          <w:b/>
          <w:bCs/>
        </w:rPr>
        <w:t>【知识卡片】AI的"记忆"有多长？</w:t>
      </w:r>
    </w:p>
    <w:p w14:paraId="552E77A4">
      <w:pPr>
        <w:rPr>
          <w:rFonts w:hint="eastAsia"/>
        </w:rPr>
      </w:pPr>
      <w:r>
        <w:rPr>
          <w:rFonts w:hint="eastAsia"/>
        </w:rPr>
        <w:t>AI在同一个对话窗口内是有"记忆"的——前面聊过的内容它都记得。但这个记忆有上限，不同平台的上限不一样。如果一个对话聊了几十轮，AI可能会"忘掉"最早期的一些内容。</w:t>
      </w:r>
    </w:p>
    <w:p w14:paraId="72B0AE69">
      <w:pPr>
        <w:rPr>
          <w:rFonts w:hint="eastAsia"/>
        </w:rPr>
      </w:pPr>
      <w:r>
        <w:rPr>
          <w:rFonts w:hint="eastAsia"/>
        </w:rPr>
        <w:t>另外，</w:t>
      </w:r>
      <w:r>
        <w:rPr>
          <w:rFonts w:hint="eastAsia"/>
          <w:b/>
          <w:bCs/>
        </w:rPr>
        <w:t>不同的对话窗口之间是互不相关的</w:t>
      </w:r>
      <w:r>
        <w:rPr>
          <w:rFonts w:hint="eastAsia"/>
        </w:rPr>
        <w:t>。你在对话A里跟AI说了自己叫什么名字、做什么工作，换到对话B里它就全忘了。这也是出于隐私保护的考虑。</w:t>
      </w:r>
    </w:p>
    <w:p w14:paraId="7F1FD831">
      <w:pPr>
        <w:rPr>
          <w:rFonts w:hint="eastAsia"/>
        </w:rPr>
      </w:pPr>
      <w:r>
        <w:pict>
          <v:rect id="_x0000_i1092" o:spt="1" style="height:3pt;width:0pt;" fillcolor="#A0A0A0" filled="t" stroked="f" coordsize="21600,21600" o:hr="t" o:hrstd="t" o:hralign="center">
            <v:path/>
            <v:fill on="t" focussize="0,0"/>
            <v:stroke on="f"/>
            <v:imagedata o:title=""/>
            <o:lock v:ext="edit"/>
            <w10:wrap type="none"/>
            <w10:anchorlock/>
          </v:rect>
        </w:pict>
      </w:r>
    </w:p>
    <w:p w14:paraId="03B5DF4B">
      <w:pPr>
        <w:rPr>
          <w:rFonts w:hint="eastAsia"/>
          <w:b/>
          <w:bCs/>
        </w:rPr>
      </w:pPr>
      <w:r>
        <w:rPr>
          <w:rFonts w:hint="eastAsia"/>
          <w:b/>
          <w:bCs/>
        </w:rPr>
        <w:t>五、使用AI时的几条底线</w:t>
      </w:r>
    </w:p>
    <w:p w14:paraId="7343EDBA">
      <w:pPr>
        <w:rPr>
          <w:rFonts w:hint="eastAsia"/>
        </w:rPr>
      </w:pPr>
      <w:r>
        <w:rPr>
          <w:rFonts w:hint="eastAsia"/>
        </w:rPr>
        <w:t>提示词写得再好，有几件事情绝对不能做、几个习惯必须养成。这不是在说教，而是很多人已经在这些地方吃过亏了。</w:t>
      </w:r>
    </w:p>
    <w:p w14:paraId="1003DC3A">
      <w:pPr>
        <w:rPr>
          <w:rFonts w:hint="eastAsia"/>
        </w:rPr>
      </w:pPr>
      <w:r>
        <w:rPr>
          <w:rFonts w:hint="eastAsia"/>
          <w:b/>
          <w:bCs/>
        </w:rPr>
        <w:t>底线一：AI的回答一定要核实。</w:t>
      </w:r>
    </w:p>
    <w:p w14:paraId="7F246705">
      <w:pPr>
        <w:rPr>
          <w:rFonts w:hint="eastAsia"/>
        </w:rPr>
      </w:pPr>
      <w:r>
        <w:rPr>
          <w:rFonts w:hint="eastAsia"/>
        </w:rPr>
        <w:t>项目一讲过的"幻觉"问题，这里再强调一遍。尤其是以下几类信息，必须自己查证原始出处：</w:t>
      </w:r>
    </w:p>
    <w:p w14:paraId="329135BC">
      <w:pPr>
        <w:numPr>
          <w:ilvl w:val="0"/>
          <w:numId w:val="66"/>
        </w:numPr>
        <w:rPr>
          <w:rFonts w:hint="eastAsia"/>
        </w:rPr>
      </w:pPr>
      <w:r>
        <w:rPr>
          <w:rFonts w:hint="eastAsia"/>
        </w:rPr>
        <w:t>法律法规、政策文件的具体条款</w:t>
      </w:r>
    </w:p>
    <w:p w14:paraId="07C73E26">
      <w:pPr>
        <w:numPr>
          <w:ilvl w:val="0"/>
          <w:numId w:val="66"/>
        </w:numPr>
        <w:rPr>
          <w:rFonts w:hint="eastAsia"/>
        </w:rPr>
      </w:pPr>
      <w:r>
        <w:rPr>
          <w:rFonts w:hint="eastAsia"/>
        </w:rPr>
        <w:t>具体的数字、日期、比例</w:t>
      </w:r>
    </w:p>
    <w:p w14:paraId="01A7EAE9">
      <w:pPr>
        <w:numPr>
          <w:ilvl w:val="0"/>
          <w:numId w:val="66"/>
        </w:numPr>
        <w:rPr>
          <w:rFonts w:hint="eastAsia"/>
        </w:rPr>
      </w:pPr>
      <w:r>
        <w:rPr>
          <w:rFonts w:hint="eastAsia"/>
        </w:rPr>
        <w:t>某个真实人物或企业的信息</w:t>
      </w:r>
    </w:p>
    <w:p w14:paraId="21EB9B7A">
      <w:pPr>
        <w:numPr>
          <w:ilvl w:val="0"/>
          <w:numId w:val="66"/>
        </w:numPr>
        <w:rPr>
          <w:rFonts w:hint="eastAsia"/>
        </w:rPr>
      </w:pPr>
      <w:r>
        <w:rPr>
          <w:rFonts w:hint="eastAsia"/>
        </w:rPr>
        <w:t>学术文献的作者、出处</w:t>
      </w:r>
    </w:p>
    <w:p w14:paraId="66B85EF3">
      <w:pPr>
        <w:rPr>
          <w:rFonts w:hint="eastAsia"/>
        </w:rPr>
      </w:pPr>
      <w:r>
        <w:rPr>
          <w:rFonts w:hint="eastAsia"/>
          <w:b/>
          <w:bCs/>
        </w:rPr>
        <w:t>【翻车现场】编造参考文献</w:t>
      </w:r>
    </w:p>
    <w:p w14:paraId="4A1F8E7E">
      <w:pPr>
        <w:rPr>
          <w:rFonts w:hint="eastAsia"/>
        </w:rPr>
      </w:pPr>
      <w:r>
        <w:rPr>
          <w:rFonts w:hint="eastAsia"/>
        </w:rPr>
        <w:t>某财务管理专业的学生让AI帮忙列出"关于中小企业融资难的5篇参考文献"。AI给出了五条看起来格式规范的文献引用，作者、期刊、年份、页码一应俱全。该生没有核实就写进了毕业设计的参考文献列表。</w:t>
      </w:r>
    </w:p>
    <w:p w14:paraId="37AA63D2">
      <w:pPr>
        <w:rPr>
          <w:rFonts w:hint="eastAsia"/>
        </w:rPr>
      </w:pPr>
      <w:r>
        <w:rPr>
          <w:rFonts w:hint="eastAsia"/>
        </w:rPr>
        <w:t>答辩时老师随手搜了一下其中两篇——根本查不到。这两篇"文献"是AI凭空编造的，作者名字都是假的。最终这名学生的毕业设计被要求大幅修改。</w:t>
      </w:r>
    </w:p>
    <w:p w14:paraId="1EC44648">
      <w:pPr>
        <w:rPr>
          <w:rFonts w:hint="eastAsia"/>
        </w:rPr>
      </w:pPr>
      <w:r>
        <w:rPr>
          <w:rFonts w:hint="eastAsia"/>
          <w:b/>
          <w:bCs/>
        </w:rPr>
        <w:t>底线二：不要向AI泄露敏感信息。</w:t>
      </w:r>
    </w:p>
    <w:p w14:paraId="6AC90D92">
      <w:pPr>
        <w:rPr>
          <w:rFonts w:hint="eastAsia"/>
        </w:rPr>
      </w:pPr>
      <w:r>
        <w:rPr>
          <w:rFonts w:hint="eastAsia"/>
        </w:rPr>
        <w:t>你在对话框里输入的内容，理论上可能被平台用于模型训练或数据分析。所以绝对不要向AI透露以下信息：</w:t>
      </w:r>
    </w:p>
    <w:p w14:paraId="3E1A9CF0">
      <w:pPr>
        <w:numPr>
          <w:ilvl w:val="0"/>
          <w:numId w:val="67"/>
        </w:numPr>
        <w:rPr>
          <w:rFonts w:hint="eastAsia"/>
        </w:rPr>
      </w:pPr>
      <w:r>
        <w:rPr>
          <w:rFonts w:hint="eastAsia"/>
        </w:rPr>
        <w:t>公司的客户名单、财务数据等商业秘密</w:t>
      </w:r>
    </w:p>
    <w:p w14:paraId="1E03899E">
      <w:pPr>
        <w:numPr>
          <w:ilvl w:val="0"/>
          <w:numId w:val="67"/>
        </w:numPr>
        <w:rPr>
          <w:rFonts w:hint="eastAsia"/>
        </w:rPr>
      </w:pPr>
      <w:r>
        <w:rPr>
          <w:rFonts w:hint="eastAsia"/>
        </w:rPr>
        <w:t>身份证号、银行卡号、密码等个人隐私</w:t>
      </w:r>
    </w:p>
    <w:p w14:paraId="08C3317E">
      <w:pPr>
        <w:numPr>
          <w:ilvl w:val="0"/>
          <w:numId w:val="67"/>
        </w:numPr>
        <w:rPr>
          <w:rFonts w:hint="eastAsia"/>
        </w:rPr>
      </w:pPr>
      <w:r>
        <w:rPr>
          <w:rFonts w:hint="eastAsia"/>
        </w:rPr>
        <w:t>还没有公开的内部文件、合同内容</w:t>
      </w:r>
    </w:p>
    <w:p w14:paraId="434E6000">
      <w:pPr>
        <w:rPr>
          <w:rFonts w:hint="eastAsia"/>
        </w:rPr>
      </w:pPr>
      <w:r>
        <w:rPr>
          <w:rFonts w:hint="eastAsia"/>
        </w:rPr>
        <w:t>如果工作中需要让AI帮忙分析数据，可以</w:t>
      </w:r>
      <w:r>
        <w:rPr>
          <w:rFonts w:hint="eastAsia"/>
          <w:b/>
          <w:bCs/>
        </w:rPr>
        <w:t>把真实数据脱敏处理</w:t>
      </w:r>
      <w:r>
        <w:rPr>
          <w:rFonts w:hint="eastAsia"/>
        </w:rPr>
        <w:t>（去掉姓名、电话等个人信息，或者用模拟数据替代）之后再上传。</w:t>
      </w:r>
    </w:p>
    <w:p w14:paraId="30C5C6CE">
      <w:pPr>
        <w:rPr>
          <w:rFonts w:hint="eastAsia"/>
        </w:rPr>
      </w:pPr>
      <w:r>
        <w:rPr>
          <w:rFonts w:hint="eastAsia"/>
          <w:b/>
          <w:bCs/>
        </w:rPr>
        <w:t>底线三：AI辅助不等于AI代替。</w:t>
      </w:r>
    </w:p>
    <w:p w14:paraId="2E688868">
      <w:pPr>
        <w:rPr>
          <w:rFonts w:hint="eastAsia"/>
        </w:rPr>
      </w:pPr>
      <w:r>
        <w:rPr>
          <w:rFonts w:hint="eastAsia"/>
        </w:rPr>
        <w:t>用AI帮你起草初稿——没问题。 用AI帮你整理思路——没问题。 把AI生成的内容不做任何修改就当成自己的原创——有问题。</w:t>
      </w:r>
    </w:p>
    <w:p w14:paraId="7B45C0C4">
      <w:pPr>
        <w:rPr>
          <w:rFonts w:hint="eastAsia"/>
        </w:rPr>
      </w:pPr>
      <w:r>
        <w:rPr>
          <w:rFonts w:hint="eastAsia"/>
        </w:rPr>
        <w:t>这不光是学术诚信的问题，也是职业能力的问题。如果你永远只是把AI的输出复制粘贴，你自己的写作能力、分析能力、判断能力就永远不会成长。AI是让你"干活更快"的工具，不是让你"不用动脑"的借口。</w:t>
      </w:r>
    </w:p>
    <w:p w14:paraId="3E0107E1">
      <w:pPr>
        <w:rPr>
          <w:rFonts w:hint="eastAsia"/>
        </w:rPr>
      </w:pPr>
      <w:r>
        <w:rPr>
          <w:rFonts w:hint="eastAsia"/>
          <w:b/>
          <w:bCs/>
        </w:rPr>
        <w:t>【职业素养】"用AI"和"被AI用"的区别</w:t>
      </w:r>
    </w:p>
    <w:p w14:paraId="48981323">
      <w:pPr>
        <w:rPr>
          <w:rFonts w:hint="eastAsia"/>
        </w:rPr>
      </w:pPr>
      <w:r>
        <w:rPr>
          <w:rFonts w:hint="eastAsia"/>
        </w:rPr>
        <w:t>会用AI的人是这样的：让AI出三个方案初稿→自己判断哪个方向最合适→在此基础上修改完善→产出一份融入了自己专业判断和实际经验的成果。</w:t>
      </w:r>
    </w:p>
    <w:p w14:paraId="0D22FBBC">
      <w:pPr>
        <w:rPr>
          <w:rFonts w:hint="eastAsia"/>
        </w:rPr>
      </w:pPr>
      <w:r>
        <w:rPr>
          <w:rFonts w:hint="eastAsia"/>
        </w:rPr>
        <w:t>被AI用的人是这样的：让AI出一个方案→直接提交→被指出不符合实际→再让AI改→还是不对→循环往复。</w:t>
      </w:r>
    </w:p>
    <w:p w14:paraId="122022DB">
      <w:pPr>
        <w:rPr>
          <w:rFonts w:hint="eastAsia"/>
        </w:rPr>
      </w:pPr>
      <w:r>
        <w:rPr>
          <w:rFonts w:hint="eastAsia"/>
        </w:rPr>
        <w:t>区别在于：前者始终在做</w:t>
      </w:r>
      <w:r>
        <w:rPr>
          <w:rFonts w:hint="eastAsia"/>
          <w:b/>
          <w:bCs/>
        </w:rPr>
        <w:t>判断和决策</w:t>
      </w:r>
      <w:r>
        <w:rPr>
          <w:rFonts w:hint="eastAsia"/>
        </w:rPr>
        <w:t>，AI只是帮忙执行；后者把判断权也一起交给了AI，自己变成了AI的"复制粘贴员"。将来在职场上，前者是不可替代的，后者是最容易被淘汰的。</w:t>
      </w:r>
    </w:p>
    <w:p w14:paraId="75E5F0F0">
      <w:pPr>
        <w:rPr>
          <w:rFonts w:hint="eastAsia"/>
        </w:rPr>
      </w:pPr>
      <w:r>
        <w:pict>
          <v:rect id="_x0000_i1093" o:spt="1" style="height:3pt;width:0pt;" fillcolor="#A0A0A0" filled="t" stroked="f" coordsize="21600,21600" o:hr="t" o:hrstd="t" o:hralign="center">
            <v:path/>
            <v:fill on="t" focussize="0,0"/>
            <v:stroke on="f"/>
            <v:imagedata o:title=""/>
            <o:lock v:ext="edit"/>
            <w10:wrap type="none"/>
            <w10:anchorlock/>
          </v:rect>
        </w:pict>
      </w:r>
    </w:p>
    <w:p w14:paraId="11592F09">
      <w:pPr>
        <w:rPr>
          <w:rFonts w:hint="eastAsia"/>
        </w:rPr>
      </w:pPr>
      <w:r>
        <w:rPr>
          <w:rFonts w:hint="eastAsia"/>
          <w:b/>
          <w:bCs/>
        </w:rPr>
        <w:t>【任务小结与自测】</w:t>
      </w:r>
    </w:p>
    <w:p w14:paraId="256E2BE3">
      <w:pPr>
        <w:rPr>
          <w:rFonts w:hint="eastAsia"/>
        </w:rPr>
      </w:pPr>
      <w:r>
        <w:rPr>
          <w:rFonts w:hint="eastAsia"/>
        </w:rPr>
        <w:t>完成任务三后，检查一下：</w:t>
      </w:r>
    </w:p>
    <w:p w14:paraId="0E965F1C">
      <w:pPr>
        <w:numPr>
          <w:ilvl w:val="0"/>
          <w:numId w:val="68"/>
        </w:numPr>
        <w:rPr>
          <w:rFonts w:hint="eastAsia"/>
        </w:rPr>
      </w:pPr>
      <w:r>
        <w:rPr>
          <w:rFonts w:hint="eastAsia"/>
        </w:rPr>
        <w:t>知道什么是"少样本提示"，能在提示词里给AI提供示例</w:t>
      </w:r>
    </w:p>
    <w:p w14:paraId="39CB7F20">
      <w:pPr>
        <w:numPr>
          <w:ilvl w:val="0"/>
          <w:numId w:val="68"/>
        </w:numPr>
        <w:rPr>
          <w:rFonts w:hint="eastAsia"/>
        </w:rPr>
      </w:pPr>
      <w:r>
        <w:rPr>
          <w:rFonts w:hint="eastAsia"/>
        </w:rPr>
        <w:t>知道什么是"思维链提示"，能让AI展示推理过程</w:t>
      </w:r>
    </w:p>
    <w:p w14:paraId="4ED8D32E">
      <w:pPr>
        <w:numPr>
          <w:ilvl w:val="0"/>
          <w:numId w:val="68"/>
        </w:numPr>
        <w:rPr>
          <w:rFonts w:hint="eastAsia"/>
        </w:rPr>
      </w:pPr>
      <w:r>
        <w:rPr>
          <w:rFonts w:hint="eastAsia"/>
        </w:rPr>
        <w:t>知道AI回答不满意时怎么通过追问来修正</w:t>
      </w:r>
    </w:p>
    <w:p w14:paraId="6F2A5C68">
      <w:pPr>
        <w:numPr>
          <w:ilvl w:val="0"/>
          <w:numId w:val="68"/>
        </w:numPr>
        <w:rPr>
          <w:rFonts w:hint="eastAsia"/>
        </w:rPr>
      </w:pPr>
      <w:r>
        <w:rPr>
          <w:rFonts w:hint="eastAsia"/>
        </w:rPr>
        <w:t>知道多轮对话的使用方法和适用场景</w:t>
      </w:r>
    </w:p>
    <w:p w14:paraId="4727F3AC">
      <w:pPr>
        <w:numPr>
          <w:ilvl w:val="0"/>
          <w:numId w:val="68"/>
        </w:numPr>
        <w:rPr>
          <w:rFonts w:hint="eastAsia"/>
        </w:rPr>
      </w:pPr>
      <w:r>
        <w:rPr>
          <w:rFonts w:hint="eastAsia"/>
        </w:rPr>
        <w:t>清楚使用AI的三条底线：核实信息、保护隐私、不做复制粘贴员</w:t>
      </w:r>
    </w:p>
    <w:p w14:paraId="62BBEAEB">
      <w:pPr>
        <w:rPr>
          <w:rFonts w:hint="eastAsia"/>
        </w:rPr>
      </w:pPr>
      <w:r>
        <w:pict>
          <v:rect id="_x0000_i1094" o:spt="1" style="height:3pt;width:0pt;" fillcolor="#A0A0A0" filled="t" stroked="f" coordsize="21600,21600" o:hr="t" o:hrstd="t" o:hralign="center">
            <v:path/>
            <v:fill on="t" focussize="0,0"/>
            <v:stroke on="f"/>
            <v:imagedata o:title=""/>
            <o:lock v:ext="edit"/>
            <w10:wrap type="none"/>
            <w10:anchorlock/>
          </v:rect>
        </w:pict>
      </w:r>
    </w:p>
    <w:p w14:paraId="5E30269D">
      <w:pPr>
        <w:rPr>
          <w:rFonts w:hint="eastAsia"/>
          <w:b/>
          <w:bCs/>
        </w:rPr>
      </w:pPr>
      <w:r>
        <w:rPr>
          <w:rFonts w:hint="eastAsia"/>
          <w:b/>
          <w:bCs/>
        </w:rPr>
        <w:t>综合实训 同一任务、三种提示词写法的对比实验</w:t>
      </w:r>
    </w:p>
    <w:p w14:paraId="78464ECA">
      <w:pPr>
        <w:rPr>
          <w:rFonts w:hint="eastAsia"/>
        </w:rPr>
      </w:pPr>
      <w:r>
        <w:rPr>
          <w:rFonts w:hint="eastAsia"/>
          <w:b/>
          <w:bCs/>
        </w:rPr>
        <w:t>【实训目标】</w:t>
      </w:r>
    </w:p>
    <w:tbl>
      <w:tblPr>
        <w:tblStyle w:val="17"/>
        <w:tblW w:w="6869" w:type="dxa"/>
        <w:tblInd w:w="0" w:type="dxa"/>
        <w:tblLayout w:type="autofit"/>
        <w:tblCellMar>
          <w:top w:w="15" w:type="dxa"/>
          <w:left w:w="15" w:type="dxa"/>
          <w:bottom w:w="15" w:type="dxa"/>
          <w:right w:w="15" w:type="dxa"/>
        </w:tblCellMar>
      </w:tblPr>
      <w:tblGrid>
        <w:gridCol w:w="972"/>
        <w:gridCol w:w="5897"/>
      </w:tblGrid>
      <w:tr w14:paraId="23C89C5B">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C49A1F4">
            <w:pPr>
              <w:rPr>
                <w:rFonts w:hint="eastAsia"/>
                <w:b/>
                <w:bCs/>
              </w:rPr>
            </w:pPr>
            <w:r>
              <w:rPr>
                <w:b/>
                <w:bCs/>
              </w:rPr>
              <w:t>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D6F02B">
            <w:pPr>
              <w:rPr>
                <w:rFonts w:hint="eastAsia"/>
                <w:b/>
                <w:bCs/>
              </w:rPr>
            </w:pPr>
            <w:r>
              <w:rPr>
                <w:b/>
                <w:bCs/>
              </w:rPr>
              <w:t>要求</w:t>
            </w:r>
          </w:p>
        </w:tc>
      </w:tr>
      <w:tr w14:paraId="783831B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2316EA">
            <w:pPr>
              <w:rPr>
                <w:rFonts w:hint="eastAsia"/>
              </w:rPr>
            </w:pPr>
            <w: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32F043">
            <w:pPr>
              <w:rPr>
                <w:rFonts w:hint="eastAsia"/>
              </w:rPr>
            </w:pPr>
            <w:r>
              <w:t>通过亲身实验验证"提示词质量决定AI回答质量"这一规律，理解不同技巧对输出效果的影响</w:t>
            </w:r>
          </w:p>
        </w:tc>
      </w:tr>
      <w:tr w14:paraId="4AB04A2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D78781">
            <w:pPr>
              <w:rPr>
                <w:rFonts w:hint="eastAsia"/>
              </w:rPr>
            </w:pPr>
            <w: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7633DB">
            <w:pPr>
              <w:rPr>
                <w:rFonts w:hint="eastAsia"/>
              </w:rPr>
            </w:pPr>
            <w:r>
              <w:t>能够针对同一个任务，分别写出基础版、改进版、进阶版三种提示词，并对比分析各自的输出效果</w:t>
            </w:r>
          </w:p>
        </w:tc>
      </w:tr>
      <w:tr w14:paraId="5A8F37D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8197BBA">
            <w:pPr>
              <w:rPr>
                <w:rFonts w:hint="eastAsia"/>
              </w:rPr>
            </w:pPr>
            <w: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AC8C4D">
            <w:pPr>
              <w:rPr>
                <w:rFonts w:hint="eastAsia"/>
              </w:rPr>
            </w:pPr>
            <w:r>
              <w:t>养成"先想清楚再动手"的做事习惯，以及"不满意就持续优化"的精益态度</w:t>
            </w:r>
          </w:p>
        </w:tc>
      </w:tr>
    </w:tbl>
    <w:p w14:paraId="435F2DF1">
      <w:pPr>
        <w:rPr>
          <w:rFonts w:hint="eastAsia"/>
        </w:rPr>
      </w:pPr>
      <w:r>
        <w:pict>
          <v:rect id="_x0000_i1095" o:spt="1" style="height:3pt;width:0pt;" fillcolor="#A0A0A0" filled="t" stroked="f" coordsize="21600,21600" o:hr="t" o:hrstd="t" o:hralign="center">
            <v:path/>
            <v:fill on="t" focussize="0,0"/>
            <v:stroke on="f"/>
            <v:imagedata o:title=""/>
            <o:lock v:ext="edit"/>
            <w10:wrap type="none"/>
            <w10:anchorlock/>
          </v:rect>
        </w:pict>
      </w:r>
    </w:p>
    <w:p w14:paraId="35725EC7">
      <w:pPr>
        <w:rPr>
          <w:rFonts w:hint="eastAsia"/>
          <w:b/>
          <w:bCs/>
        </w:rPr>
      </w:pPr>
      <w:r>
        <w:rPr>
          <w:rFonts w:hint="eastAsia"/>
          <w:b/>
          <w:bCs/>
        </w:rPr>
        <w:t>实训任务</w:t>
      </w:r>
    </w:p>
    <w:p w14:paraId="7FAAC52A">
      <w:pPr>
        <w:rPr>
          <w:rFonts w:hint="eastAsia"/>
        </w:rPr>
      </w:pPr>
      <w:r>
        <w:rPr>
          <w:rFonts w:hint="eastAsia"/>
        </w:rPr>
        <w:t>本实训的核心是一个对比实验：</w:t>
      </w:r>
      <w:r>
        <w:rPr>
          <w:rFonts w:hint="eastAsia"/>
          <w:b/>
          <w:bCs/>
        </w:rPr>
        <w:t>用三种不同写法的提示词完成同一个任务，然后对比AI的三次回答，分析差异，总结规律。</w:t>
      </w:r>
    </w:p>
    <w:p w14:paraId="555AEA65">
      <w:pPr>
        <w:rPr>
          <w:rFonts w:hint="eastAsia"/>
        </w:rPr>
      </w:pPr>
      <w:r>
        <w:rPr>
          <w:rFonts w:hint="eastAsia"/>
          <w:b/>
          <w:bCs/>
        </w:rPr>
        <w:t>任务场景设定：</w:t>
      </w:r>
    </w:p>
    <w:p w14:paraId="1BDF1490">
      <w:pPr>
        <w:rPr>
          <w:rFonts w:hint="eastAsia"/>
        </w:rPr>
      </w:pPr>
      <w:r>
        <w:rPr>
          <w:rFonts w:hint="eastAsia"/>
        </w:rPr>
        <w:t>假设你在一家中小型商贸公司实习，公司主要做休闲零食的线上销售。下周公司要参加一个行业展会，经理让你写一段公司简介，用于展会宣传册上。公司信息如下：</w:t>
      </w:r>
    </w:p>
    <w:p w14:paraId="5824930E">
      <w:pPr>
        <w:numPr>
          <w:ilvl w:val="0"/>
          <w:numId w:val="69"/>
        </w:numPr>
        <w:rPr>
          <w:rFonts w:hint="eastAsia"/>
        </w:rPr>
      </w:pPr>
      <w:r>
        <w:rPr>
          <w:rFonts w:hint="eastAsia"/>
        </w:rPr>
        <w:t>公司名称：乐享优品食品贸易有限公司</w:t>
      </w:r>
    </w:p>
    <w:p w14:paraId="0E2A6983">
      <w:pPr>
        <w:numPr>
          <w:ilvl w:val="0"/>
          <w:numId w:val="69"/>
        </w:numPr>
        <w:rPr>
          <w:rFonts w:hint="eastAsia"/>
        </w:rPr>
      </w:pPr>
      <w:r>
        <w:rPr>
          <w:rFonts w:hint="eastAsia"/>
        </w:rPr>
        <w:t>成立时间：2019年</w:t>
      </w:r>
    </w:p>
    <w:p w14:paraId="0C1E8FE0">
      <w:pPr>
        <w:numPr>
          <w:ilvl w:val="0"/>
          <w:numId w:val="69"/>
        </w:numPr>
        <w:rPr>
          <w:rFonts w:hint="eastAsia"/>
        </w:rPr>
      </w:pPr>
      <w:r>
        <w:rPr>
          <w:rFonts w:hint="eastAsia"/>
        </w:rPr>
        <w:t>主营业务：休闲零食的线上批发与零售</w:t>
      </w:r>
    </w:p>
    <w:p w14:paraId="0B822A38">
      <w:pPr>
        <w:numPr>
          <w:ilvl w:val="0"/>
          <w:numId w:val="69"/>
        </w:numPr>
        <w:rPr>
          <w:rFonts w:hint="eastAsia"/>
        </w:rPr>
      </w:pPr>
      <w:r>
        <w:rPr>
          <w:rFonts w:hint="eastAsia"/>
        </w:rPr>
        <w:t>主要产品：坚果、果干、肉脯、糕点</w:t>
      </w:r>
    </w:p>
    <w:p w14:paraId="1B9A4F68">
      <w:pPr>
        <w:numPr>
          <w:ilvl w:val="0"/>
          <w:numId w:val="69"/>
        </w:numPr>
        <w:rPr>
          <w:rFonts w:hint="eastAsia"/>
        </w:rPr>
      </w:pPr>
      <w:r>
        <w:rPr>
          <w:rFonts w:hint="eastAsia"/>
        </w:rPr>
        <w:t>销售渠道：淘宝店铺、拼多多、公司微信小程序</w:t>
      </w:r>
    </w:p>
    <w:p w14:paraId="09E510F1">
      <w:pPr>
        <w:numPr>
          <w:ilvl w:val="0"/>
          <w:numId w:val="69"/>
        </w:numPr>
        <w:rPr>
          <w:rFonts w:hint="eastAsia"/>
        </w:rPr>
      </w:pPr>
      <w:r>
        <w:rPr>
          <w:rFonts w:hint="eastAsia"/>
        </w:rPr>
        <w:t>团队规模：28人</w:t>
      </w:r>
    </w:p>
    <w:p w14:paraId="33C79DF5">
      <w:pPr>
        <w:numPr>
          <w:ilvl w:val="0"/>
          <w:numId w:val="69"/>
        </w:numPr>
        <w:rPr>
          <w:rFonts w:hint="eastAsia"/>
        </w:rPr>
      </w:pPr>
      <w:r>
        <w:rPr>
          <w:rFonts w:hint="eastAsia"/>
        </w:rPr>
        <w:t>公司亮点：所有产品通过SC食品生产许可认证，与30多家工厂直接合作，可提供一件代发服务</w:t>
      </w:r>
    </w:p>
    <w:p w14:paraId="0C038085">
      <w:pPr>
        <w:numPr>
          <w:ilvl w:val="0"/>
          <w:numId w:val="69"/>
        </w:numPr>
        <w:rPr>
          <w:rFonts w:hint="eastAsia"/>
        </w:rPr>
      </w:pPr>
      <w:r>
        <w:rPr>
          <w:rFonts w:hint="eastAsia"/>
        </w:rPr>
        <w:t>要求：简介用于展会宣传册，面向潜在经销商和合作伙伴，需要体现公司实力和专业度</w:t>
      </w:r>
    </w:p>
    <w:p w14:paraId="7D6630D9">
      <w:pPr>
        <w:rPr>
          <w:rFonts w:hint="eastAsia"/>
        </w:rPr>
      </w:pPr>
      <w:r>
        <w:pict>
          <v:rect id="_x0000_i1096" o:spt="1" style="height:3pt;width:0pt;" fillcolor="#A0A0A0" filled="t" stroked="f" coordsize="21600,21600" o:hr="t" o:hrstd="t" o:hralign="center">
            <v:path/>
            <v:fill on="t" focussize="0,0"/>
            <v:stroke on="f"/>
            <v:imagedata o:title=""/>
            <o:lock v:ext="edit"/>
            <w10:wrap type="none"/>
            <w10:anchorlock/>
          </v:rect>
        </w:pict>
      </w:r>
    </w:p>
    <w:p w14:paraId="546D006C">
      <w:pPr>
        <w:rPr>
          <w:rFonts w:hint="eastAsia"/>
          <w:b/>
          <w:bCs/>
        </w:rPr>
      </w:pPr>
      <w:r>
        <w:rPr>
          <w:rFonts w:hint="eastAsia"/>
          <w:b/>
          <w:bCs/>
        </w:rPr>
        <w:t>实训步骤</w:t>
      </w:r>
    </w:p>
    <w:p w14:paraId="74B6185B">
      <w:pPr>
        <w:rPr>
          <w:rFonts w:hint="eastAsia"/>
        </w:rPr>
      </w:pPr>
      <w:r>
        <w:rPr>
          <w:rFonts w:hint="eastAsia"/>
          <w:b/>
          <w:bCs/>
        </w:rPr>
        <w:t>第一步：写"基础版"提示词并获取AI回答（约10分钟）</w:t>
      </w:r>
    </w:p>
    <w:p w14:paraId="08D15532">
      <w:pPr>
        <w:rPr>
          <w:rFonts w:hint="eastAsia"/>
        </w:rPr>
      </w:pPr>
      <w:r>
        <w:rPr>
          <w:rFonts w:hint="eastAsia"/>
        </w:rPr>
        <w:t>请在DeepSeek中新开一个对话，使用以下"基础版"提示词（就是最简单、最粗糙的问法）：</w:t>
      </w:r>
    </w:p>
    <w:p w14:paraId="61BE15A3">
      <w:pPr>
        <w:rPr>
          <w:rFonts w:hint="eastAsia"/>
        </w:rPr>
      </w:pPr>
      <w:r>
        <w:t>帮我写一段公司简介。公司叫乐享优品食品贸易有限公司，卖零食的。</w:t>
      </w:r>
    </w:p>
    <w:p w14:paraId="5450EA13">
      <w:pPr>
        <w:rPr>
          <w:rFonts w:hint="eastAsia"/>
        </w:rPr>
      </w:pPr>
      <w:r>
        <w:rPr>
          <w:rFonts w:hint="eastAsia"/>
        </w:rPr>
        <w:t>保存AI的回答（截图或复制）。</w:t>
      </w:r>
    </w:p>
    <w:p w14:paraId="3F30CF44">
      <w:pPr>
        <w:rPr>
          <w:rFonts w:hint="eastAsia"/>
        </w:rPr>
      </w:pPr>
      <w:r>
        <w:rPr>
          <w:rFonts w:hint="eastAsia"/>
        </w:rPr>
        <w:t>完成后，评价一下这次回答：</w:t>
      </w:r>
    </w:p>
    <w:p w14:paraId="4E8C40EA">
      <w:pPr>
        <w:numPr>
          <w:ilvl w:val="0"/>
          <w:numId w:val="70"/>
        </w:numPr>
        <w:rPr>
          <w:rFonts w:hint="eastAsia"/>
        </w:rPr>
      </w:pPr>
      <w:r>
        <w:rPr>
          <w:rFonts w:hint="eastAsia"/>
        </w:rPr>
        <w:t>有没有你需要的信息？</w:t>
      </w:r>
    </w:p>
    <w:p w14:paraId="75A32958">
      <w:pPr>
        <w:numPr>
          <w:ilvl w:val="0"/>
          <w:numId w:val="70"/>
        </w:numPr>
        <w:rPr>
          <w:rFonts w:hint="eastAsia"/>
        </w:rPr>
      </w:pPr>
      <w:r>
        <w:rPr>
          <w:rFonts w:hint="eastAsia"/>
        </w:rPr>
        <w:t>有没有AI自己编的信息？</w:t>
      </w:r>
    </w:p>
    <w:p w14:paraId="0F761B18">
      <w:pPr>
        <w:numPr>
          <w:ilvl w:val="0"/>
          <w:numId w:val="70"/>
        </w:numPr>
        <w:rPr>
          <w:rFonts w:hint="eastAsia"/>
        </w:rPr>
      </w:pPr>
      <w:r>
        <w:rPr>
          <w:rFonts w:hint="eastAsia"/>
        </w:rPr>
        <w:t>能直接放到展会宣传册上吗？</w:t>
      </w:r>
    </w:p>
    <w:p w14:paraId="40FA2097">
      <w:pPr>
        <w:rPr>
          <w:rFonts w:hint="eastAsia"/>
        </w:rPr>
      </w:pPr>
      <w:r>
        <w:pict>
          <v:rect id="_x0000_i1097" o:spt="1" style="height:3pt;width:0pt;" fillcolor="#A0A0A0" filled="t" stroked="f" coordsize="21600,21600" o:hr="t" o:hrstd="t" o:hralign="center">
            <v:path/>
            <v:fill on="t" focussize="0,0"/>
            <v:stroke on="f"/>
            <v:imagedata o:title=""/>
            <o:lock v:ext="edit"/>
            <w10:wrap type="none"/>
            <w10:anchorlock/>
          </v:rect>
        </w:pict>
      </w:r>
    </w:p>
    <w:p w14:paraId="56C11586">
      <w:pPr>
        <w:rPr>
          <w:rFonts w:hint="eastAsia"/>
        </w:rPr>
      </w:pPr>
      <w:r>
        <w:rPr>
          <w:rFonts w:hint="eastAsia"/>
          <w:b/>
          <w:bCs/>
        </w:rPr>
        <w:t>第二步：写"改进版"提示词并获取AI回答（约15分钟）</w:t>
      </w:r>
    </w:p>
    <w:p w14:paraId="48639942">
      <w:pPr>
        <w:rPr>
          <w:rFonts w:hint="eastAsia"/>
        </w:rPr>
      </w:pPr>
      <w:r>
        <w:rPr>
          <w:rFonts w:hint="eastAsia"/>
        </w:rPr>
        <w:t>新开一个对话，这次用"角色+任务+要求"的公式来写提示词。请自己动手写，不要照抄下面的参考——先自己尝试，实在写不出来再参考。</w:t>
      </w:r>
    </w:p>
    <w:p w14:paraId="2FFB622D">
      <w:pPr>
        <w:rPr>
          <w:rFonts w:hint="eastAsia"/>
        </w:rPr>
      </w:pPr>
      <w:r>
        <w:rPr>
          <w:rFonts w:hint="eastAsia"/>
          <w:b/>
          <w:bCs/>
        </w:rPr>
        <w:t>参考（尽量自己先写再看这里）：</w:t>
      </w:r>
    </w:p>
    <w:p w14:paraId="59F23316">
      <w:pPr>
        <w:rPr>
          <w:rFonts w:hint="eastAsia"/>
        </w:rPr>
      </w:pPr>
      <w:r>
        <w:t>你是一名商贸公司的品牌文案。请为乐享优品食品贸易有限公司撰写一段</w:t>
      </w:r>
    </w:p>
    <w:p w14:paraId="3B9EAB8F">
      <w:pPr>
        <w:rPr>
          <w:rFonts w:hint="eastAsia"/>
        </w:rPr>
      </w:pPr>
      <w:r>
        <w:t>公司简介，用于行业展会宣传册。公司成立于2019年，主营休闲零食线上</w:t>
      </w:r>
    </w:p>
    <w:p w14:paraId="51285B40">
      <w:pPr>
        <w:rPr>
          <w:rFonts w:hint="eastAsia"/>
        </w:rPr>
      </w:pPr>
      <w:r>
        <w:t>批发与零售，产品包括坚果、果干、肉脯、糕点。销售渠道覆盖淘宝、</w:t>
      </w:r>
    </w:p>
    <w:p w14:paraId="144178F9">
      <w:pPr>
        <w:rPr>
          <w:rFonts w:hint="eastAsia"/>
        </w:rPr>
      </w:pPr>
      <w:r>
        <w:t>拼多多和微信小程序。团队28人，与30多家工厂直接合作，所有产品通过</w:t>
      </w:r>
    </w:p>
    <w:p w14:paraId="2ECAB051">
      <w:pPr>
        <w:rPr>
          <w:rFonts w:hint="eastAsia"/>
        </w:rPr>
      </w:pPr>
      <w:r>
        <w:t>SC认证，可提供一件代发服务。目标读者是潜在经销商和合作伙伴。</w:t>
      </w:r>
    </w:p>
    <w:p w14:paraId="30DACE52">
      <w:pPr>
        <w:rPr>
          <w:rFonts w:hint="eastAsia"/>
        </w:rPr>
      </w:pPr>
    </w:p>
    <w:p w14:paraId="5529F0C9">
      <w:pPr>
        <w:rPr>
          <w:rFonts w:hint="eastAsia"/>
        </w:rPr>
      </w:pPr>
      <w:r>
        <w:t>要求：200~300字，语气专业自信但不浮夸，突出公司实力和合作优势。</w:t>
      </w:r>
    </w:p>
    <w:p w14:paraId="4507366C">
      <w:pPr>
        <w:rPr>
          <w:rFonts w:hint="eastAsia"/>
        </w:rPr>
      </w:pPr>
      <w:r>
        <w:rPr>
          <w:rFonts w:hint="eastAsia"/>
        </w:rPr>
        <w:t>保存AI的回答，然后跟第一步的回答放在一起对比。</w:t>
      </w:r>
    </w:p>
    <w:p w14:paraId="40BF9A30">
      <w:pPr>
        <w:rPr>
          <w:rFonts w:hint="eastAsia"/>
        </w:rPr>
      </w:pPr>
      <w:r>
        <w:pict>
          <v:rect id="_x0000_i1098" o:spt="1" style="height:3pt;width:0pt;" fillcolor="#A0A0A0" filled="t" stroked="f" coordsize="21600,21600" o:hr="t" o:hrstd="t" o:hralign="center">
            <v:path/>
            <v:fill on="t" focussize="0,0"/>
            <v:stroke on="f"/>
            <v:imagedata o:title=""/>
            <o:lock v:ext="edit"/>
            <w10:wrap type="none"/>
            <w10:anchorlock/>
          </v:rect>
        </w:pict>
      </w:r>
    </w:p>
    <w:p w14:paraId="118AEBD2">
      <w:pPr>
        <w:rPr>
          <w:rFonts w:hint="eastAsia"/>
        </w:rPr>
      </w:pPr>
      <w:r>
        <w:rPr>
          <w:rFonts w:hint="eastAsia"/>
          <w:b/>
          <w:bCs/>
        </w:rPr>
        <w:t>第三步：写"进阶版"提示词并获取AI回答（约15分钟）</w:t>
      </w:r>
    </w:p>
    <w:p w14:paraId="19859C9A">
      <w:pPr>
        <w:rPr>
          <w:rFonts w:hint="eastAsia"/>
        </w:rPr>
      </w:pPr>
      <w:r>
        <w:rPr>
          <w:rFonts w:hint="eastAsia"/>
        </w:rPr>
        <w:t>再新开一个对话，这次在"改进版"的基础上加入进阶技巧——可以选用以下一种或多种技巧组合：</w:t>
      </w:r>
    </w:p>
    <w:p w14:paraId="35D57419">
      <w:pPr>
        <w:numPr>
          <w:ilvl w:val="0"/>
          <w:numId w:val="71"/>
        </w:numPr>
        <w:rPr>
          <w:rFonts w:hint="eastAsia"/>
        </w:rPr>
      </w:pPr>
      <w:r>
        <w:rPr>
          <w:rFonts w:hint="eastAsia"/>
          <w:b/>
          <w:bCs/>
        </w:rPr>
        <w:t>少样本提示</w:t>
      </w:r>
      <w:r>
        <w:rPr>
          <w:rFonts w:hint="eastAsia"/>
        </w:rPr>
        <w:t>：找一段你觉得写得好的同类公司简介，贴在提示词里告诉AI"参考这个风格"</w:t>
      </w:r>
    </w:p>
    <w:p w14:paraId="58D3A6BE">
      <w:pPr>
        <w:numPr>
          <w:ilvl w:val="0"/>
          <w:numId w:val="71"/>
        </w:numPr>
        <w:rPr>
          <w:rFonts w:hint="eastAsia"/>
        </w:rPr>
      </w:pPr>
      <w:r>
        <w:rPr>
          <w:rFonts w:hint="eastAsia"/>
          <w:b/>
          <w:bCs/>
        </w:rPr>
        <w:t>分步推进</w:t>
      </w:r>
      <w:r>
        <w:rPr>
          <w:rFonts w:hint="eastAsia"/>
        </w:rPr>
        <w:t>：先让AI列出简介的框架要点，确认后再让它扩写成完整段落</w:t>
      </w:r>
    </w:p>
    <w:p w14:paraId="4AB0A1B0">
      <w:pPr>
        <w:numPr>
          <w:ilvl w:val="0"/>
          <w:numId w:val="71"/>
        </w:numPr>
        <w:rPr>
          <w:rFonts w:hint="eastAsia"/>
        </w:rPr>
      </w:pPr>
      <w:r>
        <w:rPr>
          <w:rFonts w:hint="eastAsia"/>
          <w:b/>
          <w:bCs/>
        </w:rPr>
        <w:t>多版本对比</w:t>
      </w:r>
      <w:r>
        <w:rPr>
          <w:rFonts w:hint="eastAsia"/>
        </w:rPr>
        <w:t>：让AI一次给出三个不同风格的版本供选择</w:t>
      </w:r>
    </w:p>
    <w:p w14:paraId="7537AE88">
      <w:pPr>
        <w:rPr>
          <w:rFonts w:hint="eastAsia"/>
        </w:rPr>
      </w:pPr>
      <w:r>
        <w:rPr>
          <w:rFonts w:hint="eastAsia"/>
          <w:b/>
          <w:bCs/>
        </w:rPr>
        <w:t>参考（使用了少样本+多版本技巧）：</w:t>
      </w:r>
    </w:p>
    <w:p w14:paraId="742F9030">
      <w:pPr>
        <w:rPr>
          <w:rFonts w:hint="eastAsia"/>
        </w:rPr>
      </w:pPr>
      <w:r>
        <w:t>你是一名商贸公司的品牌文案。请为乐享优品食品贸易有限公司撰写公司</w:t>
      </w:r>
    </w:p>
    <w:p w14:paraId="5FBB7A25">
      <w:pPr>
        <w:rPr>
          <w:rFonts w:hint="eastAsia"/>
        </w:rPr>
      </w:pPr>
      <w:r>
        <w:t>简介，用于行业展会宣传册，面向潜在经销商和合作伙伴。</w:t>
      </w:r>
    </w:p>
    <w:p w14:paraId="3649CF42">
      <w:pPr>
        <w:rPr>
          <w:rFonts w:hint="eastAsia"/>
        </w:rPr>
      </w:pPr>
    </w:p>
    <w:p w14:paraId="48A0ED72">
      <w:pPr>
        <w:rPr>
          <w:rFonts w:hint="eastAsia"/>
        </w:rPr>
      </w:pPr>
      <w:r>
        <w:t>公司信息：成立于2019年，主营休闲零食线上批发零售，产品包括坚果、</w:t>
      </w:r>
    </w:p>
    <w:p w14:paraId="60C1F96A">
      <w:pPr>
        <w:rPr>
          <w:rFonts w:hint="eastAsia"/>
        </w:rPr>
      </w:pPr>
      <w:r>
        <w:t>果干、肉脯、糕点。渠道覆盖淘宝、拼多多和微信小程序，团队28人，</w:t>
      </w:r>
    </w:p>
    <w:p w14:paraId="0C8A50E5">
      <w:pPr>
        <w:rPr>
          <w:rFonts w:hint="eastAsia"/>
        </w:rPr>
      </w:pPr>
      <w:r>
        <w:t>与30多家工厂直接合作，全线产品通过SC认证，提供一件代发服务。</w:t>
      </w:r>
    </w:p>
    <w:p w14:paraId="314E1E8F">
      <w:pPr>
        <w:rPr>
          <w:rFonts w:hint="eastAsia"/>
        </w:rPr>
      </w:pPr>
    </w:p>
    <w:p w14:paraId="1CF724B9">
      <w:pPr>
        <w:rPr>
          <w:rFonts w:hint="eastAsia"/>
        </w:rPr>
      </w:pPr>
      <w:r>
        <w:t>以下是一段我觉得风格不错的同行公司简介，供参考风格和语感（不要照搬内容）：</w:t>
      </w:r>
    </w:p>
    <w:p w14:paraId="50489FB4">
      <w:pPr>
        <w:rPr>
          <w:rFonts w:hint="eastAsia"/>
        </w:rPr>
      </w:pPr>
      <w:r>
        <w:t>"XX食品创立于2017年，专注于健康轻食的研发与供应链整合。公司自建</w:t>
      </w:r>
    </w:p>
    <w:p w14:paraId="0D2395B5">
      <w:pPr>
        <w:rPr>
          <w:rFonts w:hint="eastAsia"/>
        </w:rPr>
      </w:pPr>
      <w:r>
        <w:t>分拣中心2座，日处理订单能力突破8000单，已服务全国600余家经销商。</w:t>
      </w:r>
    </w:p>
    <w:p w14:paraId="29330803">
      <w:pPr>
        <w:rPr>
          <w:rFonts w:hint="eastAsia"/>
        </w:rPr>
      </w:pPr>
      <w:r>
        <w:t>我们相信，好产品源于对品质的极致追求。"</w:t>
      </w:r>
    </w:p>
    <w:p w14:paraId="25C72AF7">
      <w:pPr>
        <w:rPr>
          <w:rFonts w:hint="eastAsia"/>
        </w:rPr>
      </w:pPr>
    </w:p>
    <w:p w14:paraId="64C81155">
      <w:pPr>
        <w:rPr>
          <w:rFonts w:hint="eastAsia"/>
        </w:rPr>
      </w:pPr>
      <w:r>
        <w:t>要求：</w:t>
      </w:r>
    </w:p>
    <w:p w14:paraId="6A4DCE48">
      <w:pPr>
        <w:rPr>
          <w:rFonts w:hint="eastAsia"/>
        </w:rPr>
      </w:pPr>
      <w:r>
        <w:t>1. 每个版本200~250字</w:t>
      </w:r>
    </w:p>
    <w:p w14:paraId="45EF8948">
      <w:pPr>
        <w:rPr>
          <w:rFonts w:hint="eastAsia"/>
        </w:rPr>
      </w:pPr>
      <w:r>
        <w:t>2. 请给出3个不同风格的版本：一个稳重大气的、一个简洁有力的、一个</w:t>
      </w:r>
    </w:p>
    <w:p w14:paraId="117262EE">
      <w:pPr>
        <w:rPr>
          <w:rFonts w:hint="eastAsia"/>
        </w:rPr>
      </w:pPr>
      <w:r>
        <w:t xml:space="preserve">   偏温情故事感的</w:t>
      </w:r>
    </w:p>
    <w:p w14:paraId="6C49FAC8">
      <w:pPr>
        <w:rPr>
          <w:rFonts w:hint="eastAsia"/>
        </w:rPr>
      </w:pPr>
      <w:r>
        <w:t>3. 不要编造任何未提供的信息</w:t>
      </w:r>
    </w:p>
    <w:p w14:paraId="6D26BEF1">
      <w:pPr>
        <w:rPr>
          <w:rFonts w:hint="eastAsia"/>
        </w:rPr>
      </w:pPr>
      <w:r>
        <w:rPr>
          <w:rFonts w:hint="eastAsia"/>
        </w:rPr>
        <w:t>保存AI的回答。</w:t>
      </w:r>
    </w:p>
    <w:p w14:paraId="02782029">
      <w:pPr>
        <w:rPr>
          <w:rFonts w:hint="eastAsia"/>
        </w:rPr>
      </w:pPr>
      <w:r>
        <w:pict>
          <v:rect id="_x0000_i1099" o:spt="1" style="height:3pt;width:0pt;" fillcolor="#A0A0A0" filled="t" stroked="f" coordsize="21600,21600" o:hr="t" o:hrstd="t" o:hralign="center">
            <v:path/>
            <v:fill on="t" focussize="0,0"/>
            <v:stroke on="f"/>
            <v:imagedata o:title=""/>
            <o:lock v:ext="edit"/>
            <w10:wrap type="none"/>
            <w10:anchorlock/>
          </v:rect>
        </w:pict>
      </w:r>
    </w:p>
    <w:p w14:paraId="55767B11">
      <w:pPr>
        <w:rPr>
          <w:rFonts w:hint="eastAsia"/>
        </w:rPr>
      </w:pPr>
      <w:r>
        <w:rPr>
          <w:rFonts w:hint="eastAsia"/>
          <w:b/>
          <w:bCs/>
        </w:rPr>
        <w:t>第四步：对比分析三次回答（约15分钟）</w:t>
      </w:r>
    </w:p>
    <w:p w14:paraId="3D5C2188">
      <w:pPr>
        <w:rPr>
          <w:rFonts w:hint="eastAsia"/>
        </w:rPr>
      </w:pPr>
      <w:r>
        <w:rPr>
          <w:rFonts w:hint="eastAsia"/>
        </w:rPr>
        <w:t>把三次AI回答并排放在一起（可以打印出来或在电脑上分屏显示），从以下几个维度进行对比，填写表2-8。</w:t>
      </w:r>
    </w:p>
    <w:p w14:paraId="127F2D89">
      <w:pPr>
        <w:jc w:val="center"/>
        <w:rPr>
          <w:rFonts w:hint="eastAsia"/>
        </w:rPr>
      </w:pPr>
      <w:r>
        <w:t>表2-8 三种提示词的效果对比分析表（实训用）</w:t>
      </w:r>
    </w:p>
    <w:tbl>
      <w:tblPr>
        <w:tblStyle w:val="17"/>
        <w:tblW w:w="7372" w:type="dxa"/>
        <w:tblInd w:w="0" w:type="dxa"/>
        <w:tblLayout w:type="autofit"/>
        <w:tblCellMar>
          <w:top w:w="15" w:type="dxa"/>
          <w:left w:w="15" w:type="dxa"/>
          <w:bottom w:w="15" w:type="dxa"/>
          <w:right w:w="15" w:type="dxa"/>
        </w:tblCellMar>
      </w:tblPr>
      <w:tblGrid>
        <w:gridCol w:w="3694"/>
        <w:gridCol w:w="1226"/>
        <w:gridCol w:w="1226"/>
        <w:gridCol w:w="1226"/>
      </w:tblGrid>
      <w:tr w14:paraId="3323EBB5">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028D0E">
            <w:pPr>
              <w:rPr>
                <w:rFonts w:hint="eastAsia"/>
                <w:b/>
                <w:bCs/>
              </w:rPr>
            </w:pPr>
            <w:r>
              <w:rPr>
                <w:b/>
                <w:bCs/>
              </w:rPr>
              <w:t>对比维度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EA12F9">
            <w:pPr>
              <w:rPr>
                <w:rFonts w:hint="eastAsia"/>
                <w:b/>
                <w:bCs/>
              </w:rPr>
            </w:pPr>
            <w:r>
              <w:rPr>
                <w:b/>
                <w:bCs/>
              </w:rPr>
              <w:t>基础版回答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E6BFD7">
            <w:pPr>
              <w:rPr>
                <w:rFonts w:hint="eastAsia"/>
                <w:b/>
                <w:bCs/>
              </w:rPr>
            </w:pPr>
            <w:r>
              <w:rPr>
                <w:b/>
                <w:bCs/>
              </w:rPr>
              <w:t>改进版回答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5A455D">
            <w:pPr>
              <w:rPr>
                <w:rFonts w:hint="eastAsia"/>
                <w:b/>
                <w:bCs/>
              </w:rPr>
            </w:pPr>
            <w:r>
              <w:rPr>
                <w:b/>
                <w:bCs/>
              </w:rPr>
              <w:t>进阶版回答</w:t>
            </w:r>
          </w:p>
        </w:tc>
      </w:tr>
      <w:tr w14:paraId="3DEE71E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166051">
            <w:pPr>
              <w:rPr>
                <w:rFonts w:hint="eastAsia"/>
              </w:rPr>
            </w:pPr>
            <w:r>
              <w:t>信息准确性（有没有编造不存在的信息）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79A391">
            <w:pPr>
              <w:rPr>
                <w:rFonts w:hint="eastAsia"/>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A84EEF4">
            <w:pPr>
              <w:rPr>
                <w:rFonts w:hint="eastAsia"/>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CFFB74">
            <w:pPr>
              <w:rPr>
                <w:rFonts w:hint="eastAsia"/>
              </w:rPr>
            </w:pPr>
          </w:p>
        </w:tc>
      </w:tr>
      <w:tr w14:paraId="2E45C8A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9364F4">
            <w:pPr>
              <w:rPr>
                <w:rFonts w:hint="eastAsia"/>
              </w:rPr>
            </w:pPr>
            <w:r>
              <w:t>内容完整性（该提到的信息有没有覆盖到）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94E8E3">
            <w:pPr>
              <w:rPr>
                <w:rFonts w:hint="eastAsia"/>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FB73D3B">
            <w:pPr>
              <w:rPr>
                <w:rFonts w:hint="eastAsia"/>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3B4E86F">
            <w:pPr>
              <w:rPr>
                <w:rFonts w:hint="eastAsia"/>
              </w:rPr>
            </w:pPr>
          </w:p>
        </w:tc>
      </w:tr>
      <w:tr w14:paraId="6685164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2FC92C">
            <w:pPr>
              <w:rPr>
                <w:rFonts w:hint="eastAsia"/>
              </w:rPr>
            </w:pPr>
            <w:r>
              <w:t>语气风格（是否符合展会宣传册的使用场景）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45654B">
            <w:pPr>
              <w:rPr>
                <w:rFonts w:hint="eastAsia"/>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4BAC97">
            <w:pPr>
              <w:rPr>
                <w:rFonts w:hint="eastAsia"/>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28D521">
            <w:pPr>
              <w:rPr>
                <w:rFonts w:hint="eastAsia"/>
              </w:rPr>
            </w:pPr>
          </w:p>
        </w:tc>
      </w:tr>
      <w:tr w14:paraId="3F6D7A6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AB4599E">
            <w:pPr>
              <w:rPr>
                <w:rFonts w:hint="eastAsia"/>
              </w:rPr>
            </w:pPr>
            <w:r>
              <w:t>实用性（改改就能用 or 得大幅重写）</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3DEC23E">
            <w:pPr>
              <w:rPr>
                <w:rFonts w:hint="eastAsia"/>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3CE6EB5">
            <w:pPr>
              <w:rPr>
                <w:rFonts w:hint="eastAsia"/>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179F9B6">
            <w:pPr>
              <w:rPr>
                <w:rFonts w:hint="eastAsia"/>
              </w:rPr>
            </w:pPr>
          </w:p>
        </w:tc>
      </w:tr>
      <w:tr w14:paraId="5DEF11D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FEBA75">
            <w:pPr>
              <w:rPr>
                <w:rFonts w:hint="eastAsia"/>
              </w:rPr>
            </w:pPr>
            <w:r>
              <w:t>你的满意度评分（1~10分）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440067">
            <w:pPr>
              <w:rPr>
                <w:rFonts w:hint="eastAsia"/>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D070D1">
            <w:pPr>
              <w:rPr>
                <w:rFonts w:hint="eastAsia"/>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84F670">
            <w:pPr>
              <w:rPr>
                <w:rFonts w:hint="eastAsia"/>
              </w:rPr>
            </w:pPr>
          </w:p>
        </w:tc>
      </w:tr>
    </w:tbl>
    <w:p w14:paraId="378C0ED7">
      <w:pPr>
        <w:rPr>
          <w:rFonts w:hint="eastAsia"/>
        </w:rPr>
      </w:pPr>
      <w:r>
        <w:pict>
          <v:rect id="_x0000_i1100" o:spt="1" style="height:3pt;width:0pt;" fillcolor="#A0A0A0" filled="t" stroked="f" coordsize="21600,21600" o:hr="t" o:hrstd="t" o:hralign="center">
            <v:path/>
            <v:fill on="t" focussize="0,0"/>
            <v:stroke on="f"/>
            <v:imagedata o:title=""/>
            <o:lock v:ext="edit"/>
            <w10:wrap type="none"/>
            <w10:anchorlock/>
          </v:rect>
        </w:pict>
      </w:r>
    </w:p>
    <w:p w14:paraId="13222E9E">
      <w:pPr>
        <w:rPr>
          <w:rFonts w:hint="eastAsia"/>
        </w:rPr>
      </w:pPr>
      <w:r>
        <w:rPr>
          <w:rFonts w:hint="eastAsia"/>
          <w:b/>
          <w:bCs/>
        </w:rPr>
        <w:t>第五步：总结反思（约10分钟）</w:t>
      </w:r>
    </w:p>
    <w:p w14:paraId="21631514">
      <w:pPr>
        <w:rPr>
          <w:rFonts w:hint="eastAsia"/>
        </w:rPr>
      </w:pPr>
      <w:r>
        <w:rPr>
          <w:rFonts w:hint="eastAsia"/>
        </w:rPr>
        <w:t>请用自己的话回答以下三个问题（每个问题50~80字）：</w:t>
      </w:r>
    </w:p>
    <w:p w14:paraId="712C6426">
      <w:pPr>
        <w:numPr>
          <w:ilvl w:val="0"/>
          <w:numId w:val="72"/>
        </w:numPr>
        <w:rPr>
          <w:rFonts w:hint="eastAsia"/>
        </w:rPr>
      </w:pPr>
      <w:r>
        <w:rPr>
          <w:rFonts w:hint="eastAsia"/>
        </w:rPr>
        <w:t>三次回答的最大差异是什么？你觉得造成差异的根本原因是什么？</w:t>
      </w:r>
    </w:p>
    <w:p w14:paraId="4F0AF55F">
      <w:pPr>
        <w:numPr>
          <w:ilvl w:val="0"/>
          <w:numId w:val="72"/>
        </w:numPr>
        <w:rPr>
          <w:rFonts w:hint="eastAsia"/>
        </w:rPr>
      </w:pPr>
      <w:r>
        <w:rPr>
          <w:rFonts w:hint="eastAsia"/>
        </w:rPr>
        <w:t>在进阶版中，你使用了哪种技巧？这种技巧具体改善了AI回答的哪个方面？</w:t>
      </w:r>
    </w:p>
    <w:p w14:paraId="7274292E">
      <w:pPr>
        <w:numPr>
          <w:ilvl w:val="0"/>
          <w:numId w:val="72"/>
        </w:numPr>
        <w:rPr>
          <w:rFonts w:hint="eastAsia"/>
        </w:rPr>
      </w:pPr>
      <w:r>
        <w:rPr>
          <w:rFonts w:hint="eastAsia"/>
        </w:rPr>
        <w:t>经过这个实验，你以后在使用AI时，写提示词的思路会有什么变化？</w:t>
      </w:r>
    </w:p>
    <w:p w14:paraId="6D5CCA96">
      <w:pPr>
        <w:rPr>
          <w:rFonts w:hint="eastAsia"/>
        </w:rPr>
      </w:pPr>
      <w:r>
        <w:pict>
          <v:rect id="_x0000_i1101" o:spt="1" style="height:3pt;width:0pt;" fillcolor="#A0A0A0" filled="t" stroked="f" coordsize="21600,21600" o:hr="t" o:hrstd="t" o:hralign="center">
            <v:path/>
            <v:fill on="t" focussize="0,0"/>
            <v:stroke on="f"/>
            <v:imagedata o:title=""/>
            <o:lock v:ext="edit"/>
            <w10:wrap type="none"/>
            <w10:anchorlock/>
          </v:rect>
        </w:pict>
      </w:r>
    </w:p>
    <w:p w14:paraId="1BD4C685">
      <w:pPr>
        <w:rPr>
          <w:rFonts w:hint="eastAsia"/>
          <w:b/>
          <w:bCs/>
        </w:rPr>
      </w:pPr>
      <w:r>
        <w:rPr>
          <w:rFonts w:hint="eastAsia"/>
          <w:b/>
          <w:bCs/>
        </w:rPr>
        <w:t>实训成果提交</w:t>
      </w:r>
    </w:p>
    <w:p w14:paraId="4CD090B1">
      <w:pPr>
        <w:rPr>
          <w:rFonts w:hint="eastAsia"/>
        </w:rPr>
      </w:pPr>
      <w:r>
        <w:rPr>
          <w:rFonts w:hint="eastAsia"/>
        </w:rPr>
        <w:t>请提交以下材料：</w:t>
      </w:r>
    </w:p>
    <w:p w14:paraId="784BAEDD">
      <w:pPr>
        <w:numPr>
          <w:ilvl w:val="0"/>
          <w:numId w:val="73"/>
        </w:numPr>
        <w:rPr>
          <w:rFonts w:hint="eastAsia"/>
        </w:rPr>
      </w:pPr>
      <w:r>
        <w:rPr>
          <w:rFonts w:hint="eastAsia"/>
        </w:rPr>
        <w:t>基础版提示词的文字内容和AI回答截图</w:t>
      </w:r>
    </w:p>
    <w:p w14:paraId="0A8048F4">
      <w:pPr>
        <w:numPr>
          <w:ilvl w:val="0"/>
          <w:numId w:val="73"/>
        </w:numPr>
        <w:rPr>
          <w:rFonts w:hint="eastAsia"/>
        </w:rPr>
      </w:pPr>
      <w:r>
        <w:rPr>
          <w:rFonts w:hint="eastAsia"/>
        </w:rPr>
        <w:t>改进版提示词的文字内容（必须自己写的）和AI回答截图</w:t>
      </w:r>
    </w:p>
    <w:p w14:paraId="767B6512">
      <w:pPr>
        <w:numPr>
          <w:ilvl w:val="0"/>
          <w:numId w:val="73"/>
        </w:numPr>
        <w:rPr>
          <w:rFonts w:hint="eastAsia"/>
        </w:rPr>
      </w:pPr>
      <w:r>
        <w:rPr>
          <w:rFonts w:hint="eastAsia"/>
        </w:rPr>
        <w:t>进阶版提示词的文字内容和AI回答截图</w:t>
      </w:r>
    </w:p>
    <w:p w14:paraId="76E158B9">
      <w:pPr>
        <w:numPr>
          <w:ilvl w:val="0"/>
          <w:numId w:val="73"/>
        </w:numPr>
        <w:rPr>
          <w:rFonts w:hint="eastAsia"/>
        </w:rPr>
      </w:pPr>
      <w:r>
        <w:rPr>
          <w:rFonts w:hint="eastAsia"/>
        </w:rPr>
        <w:t>填写完整的表2-8对比分析表</w:t>
      </w:r>
    </w:p>
    <w:p w14:paraId="3E15B4B5">
      <w:pPr>
        <w:numPr>
          <w:ilvl w:val="0"/>
          <w:numId w:val="73"/>
        </w:numPr>
        <w:rPr>
          <w:rFonts w:hint="eastAsia"/>
        </w:rPr>
      </w:pPr>
      <w:r>
        <w:rPr>
          <w:rFonts w:hint="eastAsia"/>
        </w:rPr>
        <w:t>第五步中三个反思问题的文字回答</w:t>
      </w:r>
    </w:p>
    <w:p w14:paraId="61C25533">
      <w:pPr>
        <w:rPr>
          <w:rFonts w:hint="eastAsia"/>
        </w:rPr>
      </w:pPr>
      <w:r>
        <w:pict>
          <v:rect id="_x0000_i1102" o:spt="1" style="height:3pt;width:0pt;" fillcolor="#A0A0A0" filled="t" stroked="f" coordsize="21600,21600" o:hr="t" o:hrstd="t" o:hralign="center">
            <v:path/>
            <v:fill on="t" focussize="0,0"/>
            <v:stroke on="f"/>
            <v:imagedata o:title=""/>
            <o:lock v:ext="edit"/>
            <w10:wrap type="none"/>
            <w10:anchorlock/>
          </v:rect>
        </w:pict>
      </w:r>
    </w:p>
    <w:p w14:paraId="774B705F">
      <w:pPr>
        <w:rPr>
          <w:rFonts w:hint="eastAsia"/>
          <w:b/>
          <w:bCs/>
        </w:rPr>
      </w:pPr>
      <w:r>
        <w:rPr>
          <w:rFonts w:hint="eastAsia"/>
          <w:b/>
          <w:bCs/>
        </w:rPr>
        <w:t>评价标准</w:t>
      </w:r>
    </w:p>
    <w:p w14:paraId="2422ED77">
      <w:pPr>
        <w:rPr>
          <w:rFonts w:hint="eastAsia"/>
        </w:rPr>
      </w:pPr>
      <w:r>
        <w:rPr>
          <w:rFonts w:hint="eastAsia"/>
        </w:rPr>
        <w:t>评价标准见表2-9。</w:t>
      </w:r>
    </w:p>
    <w:p w14:paraId="6AFCB8EF">
      <w:pPr>
        <w:jc w:val="center"/>
        <w:rPr>
          <w:rFonts w:hint="eastAsia"/>
        </w:rPr>
      </w:pPr>
      <w:r>
        <w:t>表2-9 综合实训评价标准</w:t>
      </w:r>
    </w:p>
    <w:tbl>
      <w:tblPr>
        <w:tblStyle w:val="17"/>
        <w:tblW w:w="7372" w:type="dxa"/>
        <w:tblInd w:w="0" w:type="dxa"/>
        <w:tblLayout w:type="autofit"/>
        <w:tblCellMar>
          <w:top w:w="15" w:type="dxa"/>
          <w:left w:w="15" w:type="dxa"/>
          <w:bottom w:w="15" w:type="dxa"/>
          <w:right w:w="15" w:type="dxa"/>
        </w:tblCellMar>
      </w:tblPr>
      <w:tblGrid>
        <w:gridCol w:w="977"/>
        <w:gridCol w:w="2130"/>
        <w:gridCol w:w="1615"/>
        <w:gridCol w:w="1521"/>
        <w:gridCol w:w="1129"/>
      </w:tblGrid>
      <w:tr w14:paraId="2F57E302">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4F8655">
            <w:pPr>
              <w:rPr>
                <w:rFonts w:hint="eastAsia"/>
                <w:b/>
                <w:bCs/>
              </w:rPr>
            </w:pPr>
            <w:r>
              <w:rPr>
                <w:b/>
                <w:bCs/>
              </w:rPr>
              <w:t>评价项目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E15F19">
            <w:pPr>
              <w:rPr>
                <w:rFonts w:hint="eastAsia"/>
                <w:b/>
                <w:bCs/>
              </w:rPr>
            </w:pPr>
            <w:r>
              <w:rPr>
                <w:b/>
                <w:bCs/>
              </w:rPr>
              <w:t>优秀（90~100）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09EB12">
            <w:pPr>
              <w:rPr>
                <w:rFonts w:hint="eastAsia"/>
                <w:b/>
                <w:bCs/>
              </w:rPr>
            </w:pPr>
            <w:r>
              <w:rPr>
                <w:b/>
                <w:bCs/>
              </w:rPr>
              <w:t>良好（75~89）</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8BD2BA">
            <w:pPr>
              <w:rPr>
                <w:rFonts w:hint="eastAsia"/>
                <w:b/>
                <w:bCs/>
              </w:rPr>
            </w:pPr>
            <w:r>
              <w:rPr>
                <w:b/>
                <w:bCs/>
              </w:rPr>
              <w:t>合格（60~74）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8200475">
            <w:pPr>
              <w:rPr>
                <w:rFonts w:hint="eastAsia"/>
                <w:b/>
                <w:bCs/>
              </w:rPr>
            </w:pPr>
            <w:r>
              <w:rPr>
                <w:b/>
                <w:bCs/>
              </w:rPr>
              <w:t>不合格（60以下）</w:t>
            </w:r>
          </w:p>
        </w:tc>
      </w:tr>
      <w:tr w14:paraId="65F950F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AC89C9">
            <w:pPr>
              <w:rPr>
                <w:rFonts w:hint="eastAsia"/>
              </w:rPr>
            </w:pPr>
            <w:r>
              <w:t>基础版提示词与回答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2EB77D">
            <w:pPr>
              <w:rPr>
                <w:rFonts w:hint="eastAsia"/>
              </w:rPr>
            </w:pPr>
            <w:r>
              <w:t>完成，且能准确指出回答的问题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421D96">
            <w:pPr>
              <w:rPr>
                <w:rFonts w:hint="eastAsia"/>
              </w:rPr>
            </w:pPr>
            <w:r>
              <w:t>完成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575E1E7">
            <w:pPr>
              <w:rPr>
                <w:rFonts w:hint="eastAsia"/>
              </w:rPr>
            </w:pPr>
            <w:r>
              <w:t>完成但分析粗糙</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6682FAA">
            <w:pPr>
              <w:rPr>
                <w:rFonts w:hint="eastAsia"/>
              </w:rPr>
            </w:pPr>
            <w:r>
              <w:t>未完成</w:t>
            </w:r>
          </w:p>
        </w:tc>
      </w:tr>
      <w:tr w14:paraId="0B9A708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8A312A1">
            <w:pPr>
              <w:rPr>
                <w:rFonts w:hint="eastAsia"/>
              </w:rPr>
            </w:pPr>
            <w:r>
              <w:t>改进版提示词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30E859B">
            <w:pPr>
              <w:rPr>
                <w:rFonts w:hint="eastAsia"/>
              </w:rPr>
            </w:pPr>
            <w:r>
              <w:t>自己独立撰写，结构完整，信息充分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F2839FE">
            <w:pPr>
              <w:rPr>
                <w:rFonts w:hint="eastAsia"/>
              </w:rPr>
            </w:pPr>
            <w:r>
              <w:t>自己撰写，基本完整</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5457EF8">
            <w:pPr>
              <w:rPr>
                <w:rFonts w:hint="eastAsia"/>
              </w:rPr>
            </w:pPr>
            <w:r>
              <w:t>大量照搬参考</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624C4B0">
            <w:pPr>
              <w:rPr>
                <w:rFonts w:hint="eastAsia"/>
              </w:rPr>
            </w:pPr>
            <w:r>
              <w:t>未完成</w:t>
            </w:r>
          </w:p>
        </w:tc>
      </w:tr>
      <w:tr w14:paraId="2D7C367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EDC982E">
            <w:pPr>
              <w:rPr>
                <w:rFonts w:hint="eastAsia"/>
              </w:rPr>
            </w:pPr>
            <w:r>
              <w:t>进阶版提示词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C6F713">
            <w:pPr>
              <w:rPr>
                <w:rFonts w:hint="eastAsia"/>
              </w:rPr>
            </w:pPr>
            <w:r>
              <w:t>合理运用了至少一种进阶技巧，效果明显</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016FFC">
            <w:pPr>
              <w:rPr>
                <w:rFonts w:hint="eastAsia"/>
              </w:rPr>
            </w:pPr>
            <w:r>
              <w:t>尝试运用了进阶技巧</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321FD0">
            <w:pPr>
              <w:rPr>
                <w:rFonts w:hint="eastAsia"/>
              </w:rPr>
            </w:pPr>
            <w:r>
              <w:t>技巧运用不当</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FB65C7">
            <w:pPr>
              <w:rPr>
                <w:rFonts w:hint="eastAsia"/>
              </w:rPr>
            </w:pPr>
            <w:r>
              <w:t>未完成</w:t>
            </w:r>
          </w:p>
        </w:tc>
      </w:tr>
      <w:tr w14:paraId="0D7A70D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4275C2">
            <w:pPr>
              <w:rPr>
                <w:rFonts w:hint="eastAsia"/>
              </w:rPr>
            </w:pPr>
            <w:r>
              <w:t>对比分析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AC56FD">
            <w:pPr>
              <w:rPr>
                <w:rFonts w:hint="eastAsia"/>
              </w:rPr>
            </w:pPr>
            <w:r>
              <w:t>逐项对比详细，分析深入有见地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791F4A4">
            <w:pPr>
              <w:rPr>
                <w:rFonts w:hint="eastAsia"/>
              </w:rPr>
            </w:pPr>
            <w:r>
              <w:t>完成了对比</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562EB0E">
            <w:pPr>
              <w:rPr>
                <w:rFonts w:hint="eastAsia"/>
              </w:rPr>
            </w:pPr>
            <w:r>
              <w:t>对比过于简单</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EE049C2">
            <w:pPr>
              <w:rPr>
                <w:rFonts w:hint="eastAsia"/>
              </w:rPr>
            </w:pPr>
            <w:r>
              <w:t>未完成</w:t>
            </w:r>
          </w:p>
        </w:tc>
      </w:tr>
      <w:tr w14:paraId="0172683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48C2E0">
            <w:pPr>
              <w:rPr>
                <w:rFonts w:hint="eastAsia"/>
              </w:rPr>
            </w:pPr>
            <w:r>
              <w:t>总结反思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B68D720">
            <w:pPr>
              <w:rPr>
                <w:rFonts w:hint="eastAsia"/>
              </w:rPr>
            </w:pPr>
            <w:r>
              <w:t>反思真实深入，能提炼出可迁移的方法论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11D8F7">
            <w:pPr>
              <w:rPr>
                <w:rFonts w:hint="eastAsia"/>
              </w:rPr>
            </w:pPr>
            <w:r>
              <w:t>反思基本合理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BD5C9D">
            <w:pPr>
              <w:rPr>
                <w:rFonts w:hint="eastAsia"/>
              </w:rPr>
            </w:pPr>
            <w:r>
              <w:t>过于敷衍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696C78E">
            <w:pPr>
              <w:rPr>
                <w:rFonts w:hint="eastAsia"/>
              </w:rPr>
            </w:pPr>
            <w:r>
              <w:t>未提交</w:t>
            </w:r>
          </w:p>
        </w:tc>
      </w:tr>
    </w:tbl>
    <w:p w14:paraId="1D156A84">
      <w:pPr>
        <w:rPr>
          <w:rFonts w:hint="eastAsia"/>
        </w:rPr>
      </w:pPr>
      <w:r>
        <w:pict>
          <v:rect id="_x0000_i1103" o:spt="1" style="height:3pt;width:0pt;" fillcolor="#A0A0A0" filled="t" stroked="f" coordsize="21600,21600" o:hr="t" o:hrstd="t" o:hralign="center">
            <v:path/>
            <v:fill on="t" focussize="0,0"/>
            <v:stroke on="f"/>
            <v:imagedata o:title=""/>
            <o:lock v:ext="edit"/>
            <w10:wrap type="none"/>
            <w10:anchorlock/>
          </v:rect>
        </w:pict>
      </w:r>
    </w:p>
    <w:p w14:paraId="59A3FD94">
      <w:pPr>
        <w:rPr>
          <w:rFonts w:hint="eastAsia"/>
        </w:rPr>
      </w:pPr>
      <w:r>
        <w:rPr>
          <w:rFonts w:hint="eastAsia"/>
          <w:b/>
          <w:bCs/>
        </w:rPr>
        <w:t>【配套资源】</w:t>
      </w:r>
    </w:p>
    <w:p w14:paraId="034401E1">
      <w:pPr>
        <w:rPr>
          <w:rFonts w:hint="eastAsia"/>
        </w:rPr>
      </w:pPr>
      <w:r>
        <w:rPr>
          <w:rFonts w:hint="eastAsia"/>
        </w:rPr>
        <w:t>本项目配套资源请扫描教材封底二维码获取：</w:t>
      </w:r>
    </w:p>
    <w:p w14:paraId="6308CE22">
      <w:pPr>
        <w:numPr>
          <w:ilvl w:val="0"/>
          <w:numId w:val="74"/>
        </w:numPr>
        <w:rPr>
          <w:rFonts w:hint="eastAsia"/>
        </w:rPr>
      </w:pPr>
      <w:r>
        <w:rPr>
          <w:rFonts w:ascii="Segoe UI Emoji" w:hAnsi="Segoe UI Emoji" w:cs="Segoe UI Emoji"/>
        </w:rPr>
        <w:t>📋</w:t>
      </w:r>
      <w:r>
        <w:rPr>
          <w:rFonts w:hint="eastAsia"/>
        </w:rPr>
        <w:t xml:space="preserve"> 提示词模板集：项目二各场景提示词参考模板（PDF）</w:t>
      </w:r>
    </w:p>
    <w:p w14:paraId="63D8CD70">
      <w:pPr>
        <w:numPr>
          <w:ilvl w:val="0"/>
          <w:numId w:val="74"/>
        </w:numPr>
        <w:rPr>
          <w:rFonts w:hint="eastAsia"/>
        </w:rPr>
      </w:pPr>
      <w:r>
        <w:rPr>
          <w:rFonts w:ascii="Segoe UI Emoji" w:hAnsi="Segoe UI Emoji" w:cs="Segoe UI Emoji"/>
        </w:rPr>
        <w:t>📂</w:t>
      </w:r>
      <w:r>
        <w:rPr>
          <w:rFonts w:hint="eastAsia"/>
        </w:rPr>
        <w:t xml:space="preserve"> 实训素材：乐享优品公司背景资料包</w:t>
      </w:r>
    </w:p>
    <w:p w14:paraId="0F4E1F6D">
      <w:pPr>
        <w:numPr>
          <w:ilvl w:val="0"/>
          <w:numId w:val="74"/>
        </w:numPr>
        <w:rPr>
          <w:rFonts w:hint="eastAsia"/>
        </w:rPr>
      </w:pPr>
      <w:r>
        <w:rPr>
          <w:rFonts w:ascii="Segoe UI Emoji" w:hAnsi="Segoe UI Emoji" w:cs="Segoe UI Emoji"/>
        </w:rPr>
        <w:t>🎬</w:t>
      </w:r>
      <w:r>
        <w:rPr>
          <w:rFonts w:hint="eastAsia"/>
        </w:rPr>
        <w:t xml:space="preserve"> 操作演示视频：追问修正技巧实操录屏（约6分钟）</w:t>
      </w:r>
    </w:p>
    <w:p w14:paraId="431854FD">
      <w:pPr>
        <w:numPr>
          <w:ilvl w:val="0"/>
          <w:numId w:val="74"/>
        </w:numPr>
        <w:rPr>
          <w:rFonts w:hint="eastAsia"/>
        </w:rPr>
      </w:pPr>
      <w:r>
        <w:rPr>
          <w:rFonts w:ascii="Segoe UI Emoji" w:hAnsi="Segoe UI Emoji" w:cs="Segoe UI Emoji"/>
        </w:rPr>
        <w:t>📝</w:t>
      </w:r>
      <w:r>
        <w:rPr>
          <w:rFonts w:hint="eastAsia"/>
        </w:rPr>
        <w:t xml:space="preserve"> 活页实训任务单：项目二综合实训任务书（可打印）</w:t>
      </w:r>
    </w:p>
    <w:p w14:paraId="17815730">
      <w:pPr>
        <w:rPr>
          <w:rFonts w:hint="eastAsia"/>
        </w:rPr>
      </w:pPr>
      <w:r>
        <w:pict>
          <v:rect id="_x0000_i1104" o:spt="1" style="height:3pt;width:0pt;" fillcolor="#A0A0A0" filled="t" stroked="f" coordsize="21600,21600" o:hr="t" o:hrstd="t" o:hralign="center">
            <v:path/>
            <v:fill on="t" focussize="0,0"/>
            <v:stroke on="f"/>
            <v:imagedata o:title=""/>
            <o:lock v:ext="edit"/>
            <w10:wrap type="none"/>
            <w10:anchorlock/>
          </v:rect>
        </w:pict>
      </w:r>
    </w:p>
    <w:p w14:paraId="57FA87C8">
      <w:pPr>
        <w:rPr>
          <w:rFonts w:hint="eastAsia"/>
          <w:b/>
          <w:bCs/>
        </w:rPr>
      </w:pPr>
      <w:r>
        <w:rPr>
          <w:rFonts w:hint="eastAsia"/>
          <w:b/>
          <w:bCs/>
        </w:rPr>
        <w:t>项目总结</w:t>
      </w:r>
    </w:p>
    <w:p w14:paraId="4137D81A">
      <w:pPr>
        <w:rPr>
          <w:rFonts w:hint="eastAsia"/>
        </w:rPr>
      </w:pPr>
      <w:r>
        <w:rPr>
          <w:rFonts w:hint="eastAsia"/>
        </w:rPr>
        <w:t>回顾一下这个项目学到了什么。</w:t>
      </w:r>
    </w:p>
    <w:p w14:paraId="166A2C1F">
      <w:pPr>
        <w:rPr>
          <w:rFonts w:hint="eastAsia"/>
        </w:rPr>
      </w:pPr>
      <w:r>
        <w:rPr>
          <w:rFonts w:hint="eastAsia"/>
          <w:b/>
          <w:bCs/>
        </w:rPr>
        <w:t>第一，明白了提示词为什么重要。</w:t>
      </w:r>
      <w:r>
        <w:rPr>
          <w:rFonts w:hint="eastAsia"/>
        </w:rPr>
        <w:t> AI不会读心术。你给它的信息就是它唯一的依据。提示词写得好不好，直接决定了AI回答的质量。同一个AI，问法不同，结果可能天差地别。</w:t>
      </w:r>
    </w:p>
    <w:p w14:paraId="022B7077">
      <w:pPr>
        <w:rPr>
          <w:rFonts w:hint="eastAsia"/>
        </w:rPr>
      </w:pPr>
      <w:r>
        <w:rPr>
          <w:rFonts w:hint="eastAsia"/>
          <w:b/>
          <w:bCs/>
        </w:rPr>
        <w:t>第二，掌握了提示词的基本写法。</w:t>
      </w:r>
      <w:r>
        <w:rPr>
          <w:rFonts w:hint="eastAsia"/>
        </w:rPr>
        <w:t> 一条好的提示词通常包含三个要素：角色（告诉AI扮演什么身份）、任务（说清楚做什么、关于什么、给谁看、什么目的）、要求（字数、语气、格式、数量、侧重点等）。不是每次都要面面俱到，但写得越清楚越好。</w:t>
      </w:r>
    </w:p>
    <w:p w14:paraId="5786387B">
      <w:pPr>
        <w:rPr>
          <w:rFonts w:hint="eastAsia"/>
        </w:rPr>
      </w:pPr>
      <w:r>
        <w:rPr>
          <w:rFonts w:hint="eastAsia"/>
          <w:b/>
          <w:bCs/>
        </w:rPr>
        <w:t>第三，学会了几个进阶技巧。</w:t>
      </w:r>
      <w:r>
        <w:rPr>
          <w:rFonts w:hint="eastAsia"/>
        </w:rPr>
        <w:t> 给AI举例子（少样本提示）可以让它更好地理解你要的风格和格式；让AI一步步想（思维链提示）可以让推理过程透明化；追问和修正可以在多轮对话中不断优化结果；分步推进可以把复杂任务拆解成可控的小块。</w:t>
      </w:r>
    </w:p>
    <w:p w14:paraId="5331A9D1">
      <w:pPr>
        <w:rPr>
          <w:rFonts w:hint="eastAsia"/>
        </w:rPr>
      </w:pPr>
      <w:r>
        <w:rPr>
          <w:rFonts w:hint="eastAsia"/>
          <w:b/>
          <w:bCs/>
        </w:rPr>
        <w:t>第四，记住了三条底线。</w:t>
      </w:r>
      <w:r>
        <w:rPr>
          <w:rFonts w:hint="eastAsia"/>
        </w:rPr>
        <w:t> 核实AI的输出、不泄露敏感信息、AI辅助不等于AI代替。这三条底线贯穿全书，后面每个项目都会用到。</w:t>
      </w:r>
    </w:p>
    <w:p w14:paraId="334C8D52">
      <w:pPr>
        <w:rPr>
          <w:rFonts w:hint="eastAsia"/>
        </w:rPr>
      </w:pPr>
      <w:r>
        <w:rPr>
          <w:rFonts w:hint="eastAsia"/>
        </w:rPr>
        <w:t>从下一个项目开始，就要把这些提示词技能用到具体的商贸工作任务中去了——先从最常见的"写商务文书"开始。</w:t>
      </w:r>
    </w:p>
    <w:p w14:paraId="1AD646D4">
      <w:pPr>
        <w:rPr>
          <w:rFonts w:hint="eastAsia"/>
        </w:rPr>
      </w:pPr>
      <w:r>
        <w:pict>
          <v:rect id="_x0000_i1105" o:spt="1" style="height:3pt;width:0pt;" fillcolor="#A0A0A0" filled="t" stroked="f" coordsize="21600,21600" o:hr="t" o:hrstd="t" o:hralign="center">
            <v:path/>
            <v:fill on="t" focussize="0,0"/>
            <v:stroke on="f"/>
            <v:imagedata o:title=""/>
            <o:lock v:ext="edit"/>
            <w10:wrap type="none"/>
            <w10:anchorlock/>
          </v:rect>
        </w:pict>
      </w:r>
    </w:p>
    <w:p w14:paraId="2967E3CC">
      <w:pPr>
        <w:rPr>
          <w:rFonts w:hint="eastAsia"/>
        </w:rPr>
      </w:pPr>
      <w:r>
        <w:rPr>
          <w:rFonts w:hint="eastAsia"/>
        </w:rPr>
        <w:t>本项目的知识关联总结如图2-5所示。</w:t>
      </w:r>
    </w:p>
    <w:p w14:paraId="119AC61B">
      <w:pPr>
        <w:rPr>
          <w:rFonts w:hint="eastAsia"/>
        </w:rPr>
      </w:pPr>
      <w:r>
        <w:drawing>
          <wp:inline distT="0" distB="0" distL="0" distR="0">
            <wp:extent cx="5274310" cy="3059430"/>
            <wp:effectExtent l="0" t="0" r="2540" b="7620"/>
            <wp:docPr id="662459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59748" name="图片 1"/>
                    <pic:cNvPicPr>
                      <a:picLocks noChangeAspect="1"/>
                    </pic:cNvPicPr>
                  </pic:nvPicPr>
                  <pic:blipFill>
                    <a:blip r:embed="rId14"/>
                    <a:stretch>
                      <a:fillRect/>
                    </a:stretch>
                  </pic:blipFill>
                  <pic:spPr>
                    <a:xfrm>
                      <a:off x="0" y="0"/>
                      <a:ext cx="5274310" cy="3059430"/>
                    </a:xfrm>
                    <a:prstGeom prst="rect">
                      <a:avLst/>
                    </a:prstGeom>
                  </pic:spPr>
                </pic:pic>
              </a:graphicData>
            </a:graphic>
          </wp:inline>
        </w:drawing>
      </w:r>
    </w:p>
    <w:p w14:paraId="79AEA7BD">
      <w:pPr>
        <w:jc w:val="center"/>
        <w:rPr>
          <w:rFonts w:hint="eastAsia"/>
        </w:rPr>
      </w:pPr>
      <w:r>
        <w:t>图2-5 项目二知识关联图</w:t>
      </w:r>
    </w:p>
    <w:p w14:paraId="3C65E4C3">
      <w:pPr>
        <w:rPr>
          <w:rFonts w:hint="eastAsia"/>
        </w:rPr>
      </w:pPr>
      <w:r>
        <w:pict>
          <v:rect id="_x0000_i1106" o:spt="1" style="height:3pt;width:0pt;" fillcolor="#A0A0A0" filled="t" stroked="f" coordsize="21600,21600" o:hr="t" o:hrstd="t" o:hralign="center">
            <v:path/>
            <v:fill on="t" focussize="0,0"/>
            <v:stroke on="f"/>
            <v:imagedata o:title=""/>
            <o:lock v:ext="edit"/>
            <w10:wrap type="none"/>
            <w10:anchorlock/>
          </v:rect>
        </w:pict>
      </w:r>
    </w:p>
    <w:p w14:paraId="2C05E448">
      <w:pPr>
        <w:rPr>
          <w:rFonts w:hint="eastAsia"/>
          <w:b/>
          <w:bCs/>
        </w:rPr>
      </w:pPr>
      <w:r>
        <w:rPr>
          <w:rFonts w:hint="eastAsia"/>
          <w:b/>
          <w:bCs/>
        </w:rPr>
        <w:t>项目考核</w:t>
      </w:r>
    </w:p>
    <w:p w14:paraId="79137705">
      <w:pPr>
        <w:rPr>
          <w:rFonts w:hint="eastAsia"/>
        </w:rPr>
      </w:pPr>
      <w:r>
        <w:rPr>
          <w:rFonts w:hint="eastAsia"/>
          <w:b/>
          <w:bCs/>
        </w:rPr>
        <w:t>一、判断题（对的打√，错的打×）</w:t>
      </w:r>
    </w:p>
    <w:p w14:paraId="7AC9E4FD">
      <w:pPr>
        <w:numPr>
          <w:ilvl w:val="0"/>
          <w:numId w:val="75"/>
        </w:numPr>
        <w:rPr>
          <w:rFonts w:hint="eastAsia"/>
        </w:rPr>
      </w:pPr>
      <w:r>
        <w:rPr>
          <w:rFonts w:hint="eastAsia"/>
        </w:rPr>
        <w:t>提示词就是一个关键词或一句简短的话。（　）</w:t>
      </w:r>
    </w:p>
    <w:p w14:paraId="2E62A696">
      <w:pPr>
        <w:numPr>
          <w:ilvl w:val="0"/>
          <w:numId w:val="75"/>
        </w:numPr>
        <w:rPr>
          <w:rFonts w:hint="eastAsia"/>
        </w:rPr>
      </w:pPr>
      <w:r>
        <w:rPr>
          <w:rFonts w:hint="eastAsia"/>
        </w:rPr>
        <w:t>给AI设定角色可以帮助AI从特定的专业角度来回答问题。（　）</w:t>
      </w:r>
    </w:p>
    <w:p w14:paraId="199D98E5">
      <w:pPr>
        <w:numPr>
          <w:ilvl w:val="0"/>
          <w:numId w:val="75"/>
        </w:numPr>
        <w:rPr>
          <w:rFonts w:hint="eastAsia"/>
        </w:rPr>
      </w:pPr>
      <w:r>
        <w:rPr>
          <w:rFonts w:hint="eastAsia"/>
        </w:rPr>
        <w:t>AI第一次回答不满意时，最好的做法是关掉对话重新开一个。（　）</w:t>
      </w:r>
    </w:p>
    <w:p w14:paraId="4DFF38D8">
      <w:pPr>
        <w:numPr>
          <w:ilvl w:val="0"/>
          <w:numId w:val="75"/>
        </w:numPr>
        <w:rPr>
          <w:rFonts w:hint="eastAsia"/>
        </w:rPr>
      </w:pPr>
      <w:r>
        <w:rPr>
          <w:rFonts w:hint="eastAsia"/>
        </w:rPr>
        <w:t>在提示词中给AI一个示例，可以帮助它更好地理解你想要的格式和风格。（　）</w:t>
      </w:r>
    </w:p>
    <w:p w14:paraId="5334A463">
      <w:pPr>
        <w:numPr>
          <w:ilvl w:val="0"/>
          <w:numId w:val="75"/>
        </w:numPr>
        <w:rPr>
          <w:rFonts w:hint="eastAsia"/>
        </w:rPr>
      </w:pPr>
      <w:r>
        <w:rPr>
          <w:rFonts w:hint="eastAsia"/>
        </w:rPr>
        <w:t>使用AI工具时，可以直接上传包含客户真实姓名和电话的数据文件。（　）</w:t>
      </w:r>
    </w:p>
    <w:p w14:paraId="259355B7">
      <w:pPr>
        <w:numPr>
          <w:ilvl w:val="0"/>
          <w:numId w:val="75"/>
        </w:numPr>
        <w:rPr>
          <w:rFonts w:hint="eastAsia"/>
        </w:rPr>
      </w:pPr>
      <w:r>
        <w:rPr>
          <w:rFonts w:hint="eastAsia"/>
        </w:rPr>
        <w:t>"思维链提示"的作用是让AI先展示推理过程，再给出结论。（　）</w:t>
      </w:r>
    </w:p>
    <w:p w14:paraId="204C089A">
      <w:pPr>
        <w:numPr>
          <w:ilvl w:val="0"/>
          <w:numId w:val="75"/>
        </w:numPr>
        <w:rPr>
          <w:rFonts w:hint="eastAsia"/>
        </w:rPr>
      </w:pPr>
      <w:r>
        <w:rPr>
          <w:rFonts w:hint="eastAsia"/>
        </w:rPr>
        <w:t>AI在不同的对话窗口之间可以共享记忆。（　）</w:t>
      </w:r>
    </w:p>
    <w:p w14:paraId="1FF2BB7D">
      <w:pPr>
        <w:rPr>
          <w:rFonts w:hint="eastAsia"/>
        </w:rPr>
      </w:pPr>
      <w:r>
        <w:rPr>
          <w:rFonts w:hint="eastAsia"/>
          <w:b/>
          <w:bCs/>
        </w:rPr>
        <w:t>二、选择题</w:t>
      </w:r>
    </w:p>
    <w:p w14:paraId="3E0F5F16">
      <w:pPr>
        <w:numPr>
          <w:ilvl w:val="0"/>
          <w:numId w:val="76"/>
        </w:numPr>
        <w:rPr>
          <w:rFonts w:hint="eastAsia"/>
        </w:rPr>
      </w:pPr>
      <w:r>
        <w:rPr>
          <w:rFonts w:hint="eastAsia"/>
        </w:rPr>
        <w:t>以下哪一项是一条好的提示词应该包含的核心要素？（　）</w:t>
      </w:r>
    </w:p>
    <w:p w14:paraId="6EBF9D11">
      <w:pPr>
        <w:rPr>
          <w:rFonts w:hint="eastAsia"/>
        </w:rPr>
      </w:pPr>
      <w:r>
        <w:rPr>
          <w:rFonts w:hint="eastAsia"/>
        </w:rPr>
        <w:t>A. 尽量多的专业术语</w:t>
      </w:r>
    </w:p>
    <w:p w14:paraId="47F9795B">
      <w:pPr>
        <w:rPr>
          <w:rFonts w:hint="eastAsia"/>
        </w:rPr>
      </w:pPr>
      <w:r>
        <w:rPr>
          <w:rFonts w:hint="eastAsia"/>
        </w:rPr>
        <w:t>B. 角色设定、任务描述和输出要求</w:t>
      </w:r>
    </w:p>
    <w:p w14:paraId="48B16C5A">
      <w:pPr>
        <w:rPr>
          <w:rFonts w:hint="eastAsia"/>
        </w:rPr>
      </w:pPr>
      <w:r>
        <w:rPr>
          <w:rFonts w:hint="eastAsia"/>
        </w:rPr>
        <w:t>C. 越短越好，最好一句话搞定</w:t>
      </w:r>
    </w:p>
    <w:p w14:paraId="59969FCC">
      <w:pPr>
        <w:rPr>
          <w:rFonts w:hint="eastAsia"/>
        </w:rPr>
      </w:pPr>
      <w:r>
        <w:rPr>
          <w:rFonts w:hint="eastAsia"/>
        </w:rPr>
        <w:t>D. 感谢和礼貌用语</w:t>
      </w:r>
    </w:p>
    <w:p w14:paraId="027D2C8E">
      <w:pPr>
        <w:numPr>
          <w:ilvl w:val="0"/>
          <w:numId w:val="76"/>
        </w:numPr>
        <w:rPr>
          <w:rFonts w:hint="eastAsia"/>
        </w:rPr>
      </w:pPr>
      <w:r>
        <w:rPr>
          <w:rFonts w:hint="eastAsia"/>
        </w:rPr>
        <w:t>你让AI帮忙写了一份营销方案，但AI生成的内容太长了，语气也偏正式。以下哪种做法最合理？（　）</w:t>
      </w:r>
    </w:p>
    <w:p w14:paraId="1722F617">
      <w:pPr>
        <w:rPr>
          <w:rFonts w:hint="eastAsia"/>
        </w:rPr>
      </w:pPr>
      <w:r>
        <w:rPr>
          <w:rFonts w:hint="eastAsia"/>
        </w:rPr>
        <w:t>A. 删掉这个对话，重新开一个，从头再来</w:t>
      </w:r>
    </w:p>
    <w:p w14:paraId="3347942B">
      <w:pPr>
        <w:rPr>
          <w:rFonts w:hint="eastAsia"/>
        </w:rPr>
      </w:pPr>
      <w:r>
        <w:rPr>
          <w:rFonts w:hint="eastAsia"/>
        </w:rPr>
        <w:t>B. 接受现状，直接用</w:t>
      </w:r>
    </w:p>
    <w:p w14:paraId="5C0C0EDC">
      <w:pPr>
        <w:rPr>
          <w:rFonts w:hint="eastAsia"/>
        </w:rPr>
      </w:pPr>
      <w:r>
        <w:rPr>
          <w:rFonts w:hint="eastAsia"/>
        </w:rPr>
        <w:t>C. 在当前对话中告诉AI"请压缩篇幅，语气改成轻松活泼"</w:t>
      </w:r>
    </w:p>
    <w:p w14:paraId="55A2F493">
      <w:pPr>
        <w:rPr>
          <w:rFonts w:hint="eastAsia"/>
        </w:rPr>
      </w:pPr>
      <w:r>
        <w:rPr>
          <w:rFonts w:hint="eastAsia"/>
        </w:rPr>
        <w:t>D. 换一个AI平台试试</w:t>
      </w:r>
    </w:p>
    <w:p w14:paraId="678D7F65">
      <w:pPr>
        <w:numPr>
          <w:ilvl w:val="0"/>
          <w:numId w:val="76"/>
        </w:numPr>
        <w:rPr>
          <w:rFonts w:hint="eastAsia"/>
        </w:rPr>
      </w:pPr>
      <w:r>
        <w:rPr>
          <w:rFonts w:hint="eastAsia"/>
        </w:rPr>
        <w:t>以下哪种情况最适合使用"少样本提示"技巧？（　）</w:t>
      </w:r>
    </w:p>
    <w:p w14:paraId="3A5D3749">
      <w:pPr>
        <w:rPr>
          <w:rFonts w:hint="eastAsia"/>
        </w:rPr>
      </w:pPr>
      <w:r>
        <w:rPr>
          <w:rFonts w:hint="eastAsia"/>
        </w:rPr>
        <w:t>A. 问AI一个简单的知识问题</w:t>
      </w:r>
    </w:p>
    <w:p w14:paraId="251EAD15">
      <w:pPr>
        <w:rPr>
          <w:rFonts w:hint="eastAsia"/>
        </w:rPr>
      </w:pPr>
      <w:r>
        <w:rPr>
          <w:rFonts w:hint="eastAsia"/>
        </w:rPr>
        <w:t>B. 需要AI按照特定格式整理信息</w:t>
      </w:r>
    </w:p>
    <w:p w14:paraId="24E2D5FF">
      <w:pPr>
        <w:rPr>
          <w:rFonts w:hint="eastAsia"/>
        </w:rPr>
      </w:pPr>
      <w:r>
        <w:rPr>
          <w:rFonts w:hint="eastAsia"/>
        </w:rPr>
        <w:t>C. 让AI帮忙翻译一句话</w:t>
      </w:r>
    </w:p>
    <w:p w14:paraId="2D386989">
      <w:pPr>
        <w:rPr>
          <w:rFonts w:hint="eastAsia"/>
        </w:rPr>
      </w:pPr>
      <w:r>
        <w:rPr>
          <w:rFonts w:hint="eastAsia"/>
        </w:rPr>
        <w:t>D. 让AI做一道数学题</w:t>
      </w:r>
    </w:p>
    <w:p w14:paraId="683574B3">
      <w:pPr>
        <w:numPr>
          <w:ilvl w:val="0"/>
          <w:numId w:val="76"/>
        </w:numPr>
        <w:rPr>
          <w:rFonts w:hint="eastAsia"/>
        </w:rPr>
      </w:pPr>
      <w:r>
        <w:rPr>
          <w:rFonts w:hint="eastAsia"/>
        </w:rPr>
        <w:t>关于使用AI工具时的信息安全，以下哪项做法是正确的？（　）</w:t>
      </w:r>
    </w:p>
    <w:p w14:paraId="65CADF40">
      <w:pPr>
        <w:rPr>
          <w:rFonts w:hint="eastAsia"/>
        </w:rPr>
      </w:pPr>
      <w:r>
        <w:rPr>
          <w:rFonts w:hint="eastAsia"/>
        </w:rPr>
        <w:t>A. 可以把公司完整的客户数据库上传给AI做分析</w:t>
      </w:r>
    </w:p>
    <w:p w14:paraId="32E38D7E">
      <w:pPr>
        <w:rPr>
          <w:rFonts w:hint="eastAsia"/>
        </w:rPr>
      </w:pPr>
      <w:r>
        <w:rPr>
          <w:rFonts w:hint="eastAsia"/>
        </w:rPr>
        <w:t>B. 在提示词中附上合同的全部原文让AI审查</w:t>
      </w:r>
    </w:p>
    <w:p w14:paraId="5EB7DC2F">
      <w:pPr>
        <w:rPr>
          <w:rFonts w:hint="eastAsia"/>
        </w:rPr>
      </w:pPr>
      <w:r>
        <w:rPr>
          <w:rFonts w:hint="eastAsia"/>
        </w:rPr>
        <w:t>C. 把数据中的真实姓名和电话替换为模拟信息后再上传</w:t>
      </w:r>
    </w:p>
    <w:p w14:paraId="4E86E6DE">
      <w:pPr>
        <w:rPr>
          <w:rFonts w:hint="eastAsia"/>
        </w:rPr>
      </w:pPr>
      <w:r>
        <w:rPr>
          <w:rFonts w:hint="eastAsia"/>
        </w:rPr>
        <w:t>D. AI平台承诺了保密，所以不用担心数据泄露</w:t>
      </w:r>
    </w:p>
    <w:p w14:paraId="2853ACCA">
      <w:pPr>
        <w:rPr>
          <w:rFonts w:hint="eastAsia"/>
        </w:rPr>
      </w:pPr>
      <w:r>
        <w:rPr>
          <w:rFonts w:hint="eastAsia"/>
          <w:b/>
          <w:bCs/>
        </w:rPr>
        <w:t>三、操作题</w:t>
      </w:r>
    </w:p>
    <w:p w14:paraId="2D188891">
      <w:pPr>
        <w:numPr>
          <w:ilvl w:val="0"/>
          <w:numId w:val="77"/>
        </w:numPr>
        <w:rPr>
          <w:rFonts w:hint="eastAsia"/>
        </w:rPr>
      </w:pPr>
      <w:r>
        <w:rPr>
          <w:rFonts w:hint="eastAsia"/>
        </w:rPr>
        <w:t>请针对以下场景，写一条包含"角色+任务+要求"的完整提示词，发给AI并截图保存回答：</w:t>
      </w:r>
    </w:p>
    <w:p w14:paraId="213BEB95">
      <w:pPr>
        <w:rPr>
          <w:rFonts w:hint="eastAsia"/>
        </w:rPr>
      </w:pPr>
      <w:r>
        <w:rPr>
          <w:rFonts w:hint="eastAsia"/>
        </w:rPr>
        <w:t>场景：你在一家电商公司实习，需要写5条适合挂在淘宝商品评价区的"买家秀"风格好评文案，商品是一款售价89元的保温杯，卖点是12小时保温、304不锈钢内胆、颜值高有五种颜色可选。</w:t>
      </w:r>
    </w:p>
    <w:p w14:paraId="12C982DB">
      <w:pPr>
        <w:numPr>
          <w:ilvl w:val="0"/>
          <w:numId w:val="77"/>
        </w:numPr>
        <w:rPr>
          <w:rFonts w:hint="eastAsia"/>
        </w:rPr>
      </w:pPr>
      <w:r>
        <w:rPr>
          <w:rFonts w:hint="eastAsia"/>
        </w:rPr>
        <w:t>请在完成第1题后，使用"追问修正"技巧对AI的回答进行至少一轮优化（例如调整语气、修改用词、增减内容等），截图保存追问过程和修改后的回答。</w:t>
      </w:r>
    </w:p>
    <w:p w14:paraId="57ADC939">
      <w:pPr>
        <w:rPr>
          <w:rFonts w:hint="eastAsia"/>
        </w:rPr>
      </w:pPr>
      <w:r>
        <w:rPr>
          <w:rFonts w:hint="eastAsia"/>
          <w:b/>
          <w:bCs/>
        </w:rPr>
        <w:t>四、思考题</w:t>
      </w:r>
    </w:p>
    <w:p w14:paraId="410D7C5A">
      <w:pPr>
        <w:numPr>
          <w:ilvl w:val="0"/>
          <w:numId w:val="78"/>
        </w:numPr>
        <w:rPr>
          <w:rFonts w:hint="eastAsia"/>
        </w:rPr>
      </w:pPr>
      <w:r>
        <w:rPr>
          <w:rFonts w:hint="eastAsia"/>
        </w:rPr>
        <w:t>有人说"学会写提示词就等于学会了一门新的职场语言"，你怎么理解这句话？</w:t>
      </w:r>
    </w:p>
    <w:p w14:paraId="3D687112">
      <w:pPr>
        <w:numPr>
          <w:ilvl w:val="0"/>
          <w:numId w:val="78"/>
        </w:numPr>
        <w:rPr>
          <w:rFonts w:hint="eastAsia"/>
        </w:rPr>
      </w:pPr>
      <w:r>
        <w:rPr>
          <w:rFonts w:hint="eastAsia"/>
        </w:rPr>
        <w:t>本项目讲了一条底线："AI辅助不等于AI代替。"结合你自己的学习经历，谈谈你觉得在使用AI辅助学习时，怎样做才能既利用AI提高效率，又不让自己的能力退化？</w:t>
      </w:r>
    </w:p>
    <w:p w14:paraId="6AC69A5A">
      <w:pPr>
        <w:rPr>
          <w:rFonts w:hint="eastAsia"/>
        </w:rPr>
      </w:pPr>
      <w:r>
        <w:pict>
          <v:rect id="_x0000_i1107" o:spt="1" style="height:3pt;width:0pt;" fillcolor="#A0A0A0" filled="t" stroked="f" coordsize="21600,21600" o:hr="t" o:hrstd="t" o:hralign="center">
            <v:path/>
            <v:fill on="t" focussize="0,0"/>
            <v:stroke on="f"/>
            <v:imagedata o:title=""/>
            <o:lock v:ext="edit"/>
            <w10:wrap type="none"/>
            <w10:anchorlock/>
          </v:rect>
        </w:pict>
      </w:r>
    </w:p>
    <w:p w14:paraId="601C4E3A">
      <w:pPr>
        <w:rPr>
          <w:rFonts w:hint="eastAsia"/>
        </w:rPr>
      </w:pPr>
      <w:r>
        <w:rPr>
          <w:rFonts w:hint="eastAsia"/>
          <w:b/>
          <w:bCs/>
        </w:rPr>
        <w:t>参考答案提示</w:t>
      </w:r>
    </w:p>
    <w:p w14:paraId="38F1F7B0">
      <w:pPr>
        <w:rPr>
          <w:rFonts w:hint="eastAsia"/>
        </w:rPr>
      </w:pPr>
      <w:r>
        <w:rPr>
          <w:rFonts w:hint="eastAsia"/>
        </w:rPr>
        <w:t>判断题：1.× 2.√ 3.× 4.√ 5.× 6.√ 7.×</w:t>
      </w:r>
    </w:p>
    <w:p w14:paraId="35B7F501">
      <w:pPr>
        <w:rPr>
          <w:rFonts w:hint="eastAsia"/>
        </w:rPr>
      </w:pPr>
      <w:r>
        <w:rPr>
          <w:rFonts w:hint="eastAsia"/>
        </w:rPr>
        <w:t>选择题：1.B 2.C 3.B 4.C</w:t>
      </w:r>
    </w:p>
    <w:p w14:paraId="6D3EE793">
      <w:pPr>
        <w:rPr>
          <w:rFonts w:hint="eastAsia"/>
        </w:rPr>
      </w:pPr>
      <w:r>
        <w:pict>
          <v:rect id="_x0000_i1108" o:spt="1" style="height:3pt;width:0pt;" fillcolor="#A0A0A0" filled="t" stroked="f" coordsize="21600,21600" o:hr="t" o:hrstd="t" o:hralign="center">
            <v:path/>
            <v:fill on="t" focussize="0,0"/>
            <v:stroke on="f"/>
            <v:imagedata o:title=""/>
            <o:lock v:ext="edit"/>
            <w10:wrap type="none"/>
            <w10:anchorlock/>
          </v:rect>
        </w:pict>
      </w:r>
    </w:p>
    <w:p w14:paraId="2146E5CB">
      <w:pPr>
        <w:rPr>
          <w:rFonts w:hint="eastAsia"/>
        </w:rPr>
      </w:pPr>
      <w:r>
        <w:rPr>
          <w:rFonts w:hint="eastAsia"/>
          <w:b/>
          <w:bCs/>
        </w:rPr>
        <w:t>【课后拓展】</w:t>
      </w:r>
    </w:p>
    <w:p w14:paraId="37EA6C19">
      <w:pPr>
        <w:numPr>
          <w:ilvl w:val="0"/>
          <w:numId w:val="79"/>
        </w:numPr>
        <w:rPr>
          <w:rFonts w:hint="eastAsia"/>
        </w:rPr>
      </w:pPr>
      <w:r>
        <w:rPr>
          <w:rFonts w:hint="eastAsia"/>
        </w:rPr>
        <w:t>建立自己的"提示词收藏夹"：从今天开始，每次写出一条效果好的提示词，就保存到一个文档里。注明使用场景、提示词内容和效果简评。积累一学期下来，这就是你自己的"AI使用秘籍"。</w:t>
      </w:r>
    </w:p>
    <w:p w14:paraId="3741BC45">
      <w:pPr>
        <w:numPr>
          <w:ilvl w:val="0"/>
          <w:numId w:val="79"/>
        </w:numPr>
        <w:rPr>
          <w:rFonts w:hint="eastAsia"/>
        </w:rPr>
      </w:pPr>
      <w:r>
        <w:rPr>
          <w:rFonts w:hint="eastAsia"/>
        </w:rPr>
        <w:t>跟同学互换提示词：选一个相同的任务，各自写一条提示词发给AI，然后交换看对方的提示词和AI回答。看看别人的写法有什么值得借鉴的。</w:t>
      </w:r>
    </w:p>
    <w:p w14:paraId="6FE07DF4">
      <w:pPr>
        <w:numPr>
          <w:ilvl w:val="0"/>
          <w:numId w:val="79"/>
        </w:numPr>
        <w:rPr>
          <w:rFonts w:hint="eastAsia"/>
        </w:rPr>
      </w:pPr>
      <w:r>
        <w:rPr>
          <w:rFonts w:hint="eastAsia"/>
        </w:rPr>
        <w:t>关注一些分享AI使用技巧的社区或公众号，看看别人是怎么写提示词的。注意学习思路和方法，而不是照搬别人的模板。</w:t>
      </w:r>
    </w:p>
    <w:p w14:paraId="124CE025">
      <w:pPr>
        <w:rPr>
          <w:rFonts w:hint="eastAsia"/>
        </w:rPr>
      </w:pPr>
      <w:r>
        <w:pict>
          <v:rect id="_x0000_i1109" o:spt="1" style="height:3pt;width:0pt;" fillcolor="#A0A0A0" filled="t" stroked="f" coordsize="21600,21600" o:hr="t" o:hrstd="t" o:hralign="center">
            <v:path/>
            <v:fill on="t" focussize="0,0"/>
            <v:stroke on="f"/>
            <v:imagedata o:title=""/>
            <o:lock v:ext="edit"/>
            <w10:wrap type="none"/>
            <w10:anchorlock/>
          </v:rect>
        </w:pict>
      </w:r>
    </w:p>
    <w:p w14:paraId="2A3FB180">
      <w:pPr>
        <w:rPr>
          <w:rFonts w:hint="eastAsia"/>
        </w:rPr>
      </w:pPr>
    </w:p>
    <w:p w14:paraId="35F4B9CA">
      <w:pPr>
        <w:rPr>
          <w:rFonts w:hint="eastAsia"/>
        </w:rPr>
      </w:pPr>
    </w:p>
    <w:p w14:paraId="216EBA81">
      <w:pPr>
        <w:widowControl/>
        <w:jc w:val="left"/>
        <w:rPr>
          <w:rFonts w:hint="eastAsia"/>
        </w:rPr>
      </w:pPr>
      <w:r>
        <w:rPr>
          <w:rFonts w:hint="eastAsia"/>
        </w:rPr>
        <w:br w:type="page"/>
      </w:r>
    </w:p>
    <w:p w14:paraId="0D3785C1">
      <w:pPr>
        <w:rPr>
          <w:b/>
          <w:bCs/>
        </w:rPr>
      </w:pPr>
      <w:r>
        <w:rPr>
          <w:rFonts w:hint="eastAsia"/>
          <w:b/>
          <w:bCs/>
        </w:rPr>
        <w:t>项目三 用AI写商务文书</w:t>
      </w:r>
    </w:p>
    <w:p w14:paraId="2612EF18">
      <w:pPr>
        <w:rPr>
          <w:rFonts w:hint="eastAsia"/>
        </w:rPr>
      </w:pPr>
      <w:r>
        <w:rPr>
          <w:rFonts w:hint="eastAsia"/>
        </w:rPr>
        <w:pict>
          <v:rect id="_x0000_i1110" o:spt="1" style="height:3pt;width:0pt;" fillcolor="#A0A0A0" filled="t" stroked="f" coordsize="21600,21600" o:hr="t" o:hrstd="t" o:hralign="center">
            <v:path/>
            <v:fill on="t" focussize="0,0"/>
            <v:stroke on="f"/>
            <v:imagedata o:title=""/>
            <o:lock v:ext="edit"/>
            <w10:wrap type="none"/>
            <w10:anchorlock/>
          </v:rect>
        </w:pict>
      </w:r>
    </w:p>
    <w:p w14:paraId="3F6B251D">
      <w:pPr>
        <w:rPr>
          <w:rFonts w:hint="eastAsia"/>
          <w:b/>
          <w:bCs/>
        </w:rPr>
      </w:pPr>
      <w:r>
        <w:rPr>
          <w:rFonts w:hint="eastAsia"/>
          <w:b/>
          <w:bCs/>
        </w:rPr>
        <w:t>【场景导入】</w:t>
      </w:r>
    </w:p>
    <w:p w14:paraId="0C7BA89F">
      <w:pPr>
        <w:rPr>
          <w:rFonts w:hint="eastAsia"/>
        </w:rPr>
      </w:pPr>
      <w:r>
        <w:rPr>
          <w:rFonts w:hint="eastAsia"/>
        </w:rPr>
        <w:t>大三学生小林去一家叫"恒远商贸"的公司实习，被分到了综合管理部。</w:t>
      </w:r>
    </w:p>
    <w:p w14:paraId="7F00A27E">
      <w:pPr>
        <w:rPr>
          <w:rFonts w:hint="eastAsia"/>
        </w:rPr>
      </w:pPr>
      <w:r>
        <w:rPr>
          <w:rFonts w:hint="eastAsia"/>
        </w:rPr>
        <w:t>报到第一天，主管就交给她一个任务："小林，帮我写个通知，告诉各部门下周五下午两点开月度经营分析会，要求各部门负责人参加，带上本月的业绩数据。"</w:t>
      </w:r>
    </w:p>
    <w:p w14:paraId="5666A798">
      <w:pPr>
        <w:rPr>
          <w:rFonts w:hint="eastAsia"/>
        </w:rPr>
      </w:pPr>
      <w:r>
        <w:rPr>
          <w:rFonts w:hint="eastAsia"/>
        </w:rPr>
        <w:t>小林心想，写个通知嘛，能有多难。打开电脑，新建文档，噼里啪啦打了一段：</w:t>
      </w:r>
    </w:p>
    <w:p w14:paraId="3B385ABF">
      <w:pPr>
        <w:rPr>
          <w:rFonts w:hint="eastAsia"/>
        </w:rPr>
      </w:pPr>
      <w:r>
        <w:rPr>
          <w:rFonts w:hint="eastAsia"/>
          <w:i/>
          <w:iCs/>
        </w:rPr>
        <w:t>"通知：下周五下午两点开会，请各部门负责人参加月度经营分析会，带上本月的数据。"</w:t>
      </w:r>
    </w:p>
    <w:p w14:paraId="7BFE13C5">
      <w:pPr>
        <w:rPr>
          <w:rFonts w:hint="eastAsia"/>
        </w:rPr>
      </w:pPr>
      <w:r>
        <w:rPr>
          <w:rFonts w:hint="eastAsia"/>
        </w:rPr>
        <w:t>她看了看，觉得太简单了，又加了几句话，结果改来改去越改越乱，格式也不知道该用什么样的。</w:t>
      </w:r>
    </w:p>
    <w:p w14:paraId="5D496A38">
      <w:pPr>
        <w:rPr>
          <w:rFonts w:hint="eastAsia"/>
        </w:rPr>
      </w:pPr>
      <w:r>
        <w:rPr>
          <w:rFonts w:hint="eastAsia"/>
        </w:rPr>
        <w:t>正犯愁，旁边的老员工瞥了一眼她的屏幕，说："用AI写啊。你把时间、地点、参会人员、需要准备什么材料这些信息告诉它，让它按公司通知的格式出一份，两分钟的事。"</w:t>
      </w:r>
    </w:p>
    <w:p w14:paraId="647CD7B5">
      <w:pPr>
        <w:rPr>
          <w:rFonts w:hint="eastAsia"/>
        </w:rPr>
      </w:pPr>
      <w:r>
        <w:rPr>
          <w:rFonts w:hint="eastAsia"/>
        </w:rPr>
        <w:t>小林打开DeepSeek，把这些信息一股脑输进去，附上了"请用正式的公司内部通知格式"的要求。AI很快生成了一份格式规范、措辞得当的会议通知——标题、发文部门、正文、落款日期，一项不缺。小林对照公司以前的通知模板微调了几个细节，打印出来递给主管。</w:t>
      </w:r>
    </w:p>
    <w:p w14:paraId="246C3424">
      <w:pPr>
        <w:rPr>
          <w:rFonts w:hint="eastAsia"/>
        </w:rPr>
      </w:pPr>
      <w:r>
        <w:rPr>
          <w:rFonts w:hint="eastAsia"/>
        </w:rPr>
        <w:t>主管看了一眼，点点头："不错，挺利索的。"</w:t>
      </w:r>
    </w:p>
    <w:p w14:paraId="66190671">
      <w:pPr>
        <w:rPr>
          <w:rFonts w:hint="eastAsia"/>
        </w:rPr>
      </w:pPr>
      <w:r>
        <w:rPr>
          <w:rFonts w:hint="eastAsia"/>
        </w:rPr>
        <w:t>第二天，主管又给了她一个活儿：写一封邮件给供应商催问上个月的对账单。第三天是写一份部门周工作计划。第四天是整理昨天开会的会议纪要……</w:t>
      </w:r>
    </w:p>
    <w:p w14:paraId="6919142F">
      <w:pPr>
        <w:rPr>
          <w:rFonts w:hint="eastAsia"/>
        </w:rPr>
      </w:pPr>
      <w:r>
        <w:rPr>
          <w:rFonts w:hint="eastAsia"/>
        </w:rPr>
        <w:t>小林渐渐发现：</w:t>
      </w:r>
      <w:r>
        <w:rPr>
          <w:rFonts w:hint="eastAsia"/>
          <w:b/>
          <w:bCs/>
        </w:rPr>
        <w:t>实习岗位上的日常工作，至少有一半是在"写东西"</w:t>
      </w:r>
      <w:r>
        <w:rPr>
          <w:rFonts w:hint="eastAsia"/>
        </w:rPr>
        <w:t>——写通知、写邮件、写计划、写总结、写报告、写方案。这些文书不需要什么高深知识，但要写得规范、写得快、写得好，确实需要点功夫。</w:t>
      </w:r>
    </w:p>
    <w:p w14:paraId="022847F0">
      <w:pPr>
        <w:rPr>
          <w:rFonts w:hint="eastAsia"/>
        </w:rPr>
      </w:pPr>
      <w:r>
        <w:rPr>
          <w:rFonts w:hint="eastAsia"/>
        </w:rPr>
        <w:t>而AI工具，恰恰最擅长干这个。</w:t>
      </w:r>
    </w:p>
    <w:p w14:paraId="5E5C7523">
      <w:pPr>
        <w:rPr>
          <w:rFonts w:hint="eastAsia"/>
        </w:rPr>
      </w:pPr>
      <w:r>
        <w:rPr>
          <w:rFonts w:hint="eastAsia"/>
          <w:b/>
          <w:bCs/>
        </w:rPr>
        <w:t>这个项目就来学习怎么用AI高效完成商贸岗位中最常见的各种文书写作任务。</w:t>
      </w:r>
    </w:p>
    <w:p w14:paraId="1C06AD57">
      <w:pPr>
        <w:rPr>
          <w:rFonts w:hint="eastAsia"/>
        </w:rPr>
      </w:pPr>
      <w:r>
        <w:rPr>
          <w:rFonts w:hint="eastAsia"/>
        </w:rPr>
        <w:pict>
          <v:rect id="_x0000_i1111" o:spt="1" style="height:3pt;width:0pt;" fillcolor="#A0A0A0" filled="t" stroked="f" coordsize="21600,21600" o:hr="t" o:hrstd="t" o:hralign="center">
            <v:path/>
            <v:fill on="t" focussize="0,0"/>
            <v:stroke on="f"/>
            <v:imagedata o:title=""/>
            <o:lock v:ext="edit"/>
            <w10:wrap type="none"/>
            <w10:anchorlock/>
          </v:rect>
        </w:pict>
      </w:r>
    </w:p>
    <w:p w14:paraId="4734A31E">
      <w:pPr>
        <w:rPr>
          <w:rFonts w:hint="eastAsia"/>
        </w:rPr>
      </w:pPr>
      <w:r>
        <w:rPr>
          <w:rFonts w:hint="eastAsia"/>
          <w:b/>
          <w:bCs/>
        </w:rPr>
        <w:t>【学习目标】</w:t>
      </w:r>
    </w:p>
    <w:tbl>
      <w:tblPr>
        <w:tblStyle w:val="17"/>
        <w:tblW w:w="7296" w:type="dxa"/>
        <w:tblInd w:w="0" w:type="dxa"/>
        <w:tblLayout w:type="autofit"/>
        <w:tblCellMar>
          <w:top w:w="15" w:type="dxa"/>
          <w:left w:w="15" w:type="dxa"/>
          <w:bottom w:w="15" w:type="dxa"/>
          <w:right w:w="15" w:type="dxa"/>
        </w:tblCellMar>
      </w:tblPr>
      <w:tblGrid>
        <w:gridCol w:w="794"/>
        <w:gridCol w:w="6502"/>
      </w:tblGrid>
      <w:tr w14:paraId="3CA2154B">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9629ECC">
            <w:pPr>
              <w:rPr>
                <w:rFonts w:hint="eastAsia"/>
                <w:b/>
                <w:bCs/>
              </w:rPr>
            </w:pPr>
            <w:r>
              <w:rPr>
                <w:b/>
                <w:bCs/>
              </w:rPr>
              <w:t>目标维度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72DD56">
            <w:pPr>
              <w:rPr>
                <w:b/>
                <w:bCs/>
              </w:rPr>
            </w:pPr>
            <w:r>
              <w:rPr>
                <w:b/>
                <w:bCs/>
              </w:rPr>
              <w:t>具体要求</w:t>
            </w:r>
          </w:p>
        </w:tc>
      </w:tr>
      <w:tr w14:paraId="36EA5B2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17AB0D">
            <w:r>
              <w:rPr>
                <w:b/>
                <w:bCs/>
              </w:rP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09CC2A">
            <w:r>
              <w:t>①了解商贸岗位常见的文书类型及其基本格式要求；②掌握不同文书类型对应的AI提示词写法；③了解AI辅助翻译、润色、改写的基本方法</w:t>
            </w:r>
          </w:p>
        </w:tc>
      </w:tr>
      <w:tr w14:paraId="293A798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7B880D3">
            <w:r>
              <w:rPr>
                <w:b/>
                <w:bCs/>
              </w:rP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C32F053">
            <w:r>
              <w:t>①能用AI高效完成工作邮件、通知、工作计划、工作总结等常见文书的撰写；②能用AI辅助完成策划方案、调研报告、会议纪要等进阶文书的撰写；③能用AI对已有文书进行润色、改写、翻译等二次加工</w:t>
            </w:r>
          </w:p>
        </w:tc>
      </w:tr>
      <w:tr w14:paraId="34302C5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35597B9">
            <w:r>
              <w:rPr>
                <w:b/>
                <w:bCs/>
              </w:rP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AA5FF6">
            <w:r>
              <w:t>①养成"AI出初稿、人工做把关"的严谨工作习惯；②树立"文书代表形象"的职业意识，重视商务文书的规范性和准确性；③认识到AI辅助写作不等于不劳而获，人的判断力和真实信息是不可替代的</w:t>
            </w:r>
          </w:p>
        </w:tc>
      </w:tr>
    </w:tbl>
    <w:p w14:paraId="37220CDA">
      <w:r>
        <w:rPr>
          <w:rFonts w:hint="eastAsia"/>
        </w:rPr>
        <w:pict>
          <v:rect id="_x0000_i1112" o:spt="1" style="height:3pt;width:0pt;" fillcolor="#A0A0A0" filled="t" stroked="f" coordsize="21600,21600" o:hr="t" o:hrstd="t" o:hralign="center">
            <v:path/>
            <v:fill on="t" focussize="0,0"/>
            <v:stroke on="f"/>
            <v:imagedata o:title=""/>
            <o:lock v:ext="edit"/>
            <w10:wrap type="none"/>
            <w10:anchorlock/>
          </v:rect>
        </w:pict>
      </w:r>
    </w:p>
    <w:p w14:paraId="3053DBB7">
      <w:pPr>
        <w:rPr>
          <w:rFonts w:hint="eastAsia"/>
        </w:rPr>
      </w:pPr>
      <w:r>
        <w:rPr>
          <w:rFonts w:hint="eastAsia"/>
        </w:rPr>
        <w:t>本项目的知识结构如图3-1所示。</w:t>
      </w:r>
    </w:p>
    <w:p w14:paraId="1C20D120">
      <w:r>
        <w:drawing>
          <wp:inline distT="0" distB="0" distL="0" distR="0">
            <wp:extent cx="5274310" cy="2121535"/>
            <wp:effectExtent l="0" t="0" r="2540" b="0"/>
            <wp:docPr id="483506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06309" name="图片 1"/>
                    <pic:cNvPicPr>
                      <a:picLocks noChangeAspect="1"/>
                    </pic:cNvPicPr>
                  </pic:nvPicPr>
                  <pic:blipFill>
                    <a:blip r:embed="rId15"/>
                    <a:stretch>
                      <a:fillRect/>
                    </a:stretch>
                  </pic:blipFill>
                  <pic:spPr>
                    <a:xfrm>
                      <a:off x="0" y="0"/>
                      <a:ext cx="5274310" cy="2121535"/>
                    </a:xfrm>
                    <a:prstGeom prst="rect">
                      <a:avLst/>
                    </a:prstGeom>
                  </pic:spPr>
                </pic:pic>
              </a:graphicData>
            </a:graphic>
          </wp:inline>
        </w:drawing>
      </w:r>
    </w:p>
    <w:p w14:paraId="40E68F3E">
      <w:pPr>
        <w:jc w:val="center"/>
        <w:rPr>
          <w:rFonts w:hint="eastAsia"/>
        </w:rPr>
      </w:pPr>
      <w:r>
        <w:t>图3-1 项目三知识结构图</w:t>
      </w:r>
    </w:p>
    <w:p w14:paraId="320383B4">
      <w:pPr>
        <w:rPr>
          <w:rFonts w:hint="eastAsia"/>
        </w:rPr>
      </w:pPr>
      <w:r>
        <w:rPr>
          <w:rFonts w:hint="eastAsia"/>
        </w:rPr>
        <w:pict>
          <v:rect id="_x0000_i1113" o:spt="1" style="height:3pt;width:0pt;" fillcolor="#A0A0A0" filled="t" stroked="f" coordsize="21600,21600" o:hr="t" o:hrstd="t" o:hralign="center">
            <v:path/>
            <v:fill on="t" focussize="0,0"/>
            <v:stroke on="f"/>
            <v:imagedata o:title=""/>
            <o:lock v:ext="edit"/>
            <w10:wrap type="none"/>
            <w10:anchorlock/>
          </v:rect>
        </w:pict>
      </w:r>
    </w:p>
    <w:p w14:paraId="4BE06A61">
      <w:pPr>
        <w:rPr>
          <w:rFonts w:hint="eastAsia"/>
          <w:b/>
          <w:bCs/>
        </w:rPr>
      </w:pPr>
      <w:r>
        <w:rPr>
          <w:rFonts w:hint="eastAsia"/>
          <w:b/>
          <w:bCs/>
        </w:rPr>
        <w:t>任务一 用AI写工作邮件和通知</w:t>
      </w:r>
    </w:p>
    <w:p w14:paraId="7B5DEAD8">
      <w:pPr>
        <w:rPr>
          <w:rFonts w:hint="eastAsia"/>
        </w:rPr>
      </w:pPr>
      <w:r>
        <w:rPr>
          <w:rFonts w:hint="eastAsia"/>
          <w:b/>
          <w:bCs/>
        </w:rPr>
        <w:t>【任务描述】</w:t>
      </w:r>
      <w:r>
        <w:rPr>
          <w:rFonts w:hint="eastAsia"/>
        </w:rPr>
        <w:t> 工作邮件和通知是商贸岗位上最基础、最高频的文书类型。几乎每天都会用到，但很多新人写起来要么措辞不当、要么格式不规范、要么效率太低。这个任务教你用AI快速搞定各类邮件和通知。</w:t>
      </w:r>
    </w:p>
    <w:p w14:paraId="5D0757FA">
      <w:pPr>
        <w:rPr>
          <w:rFonts w:hint="eastAsia"/>
        </w:rPr>
      </w:pPr>
      <w:r>
        <w:rPr>
          <w:rFonts w:hint="eastAsia"/>
        </w:rPr>
        <w:pict>
          <v:rect id="_x0000_i1114" o:spt="1" style="height:3pt;width:0pt;" fillcolor="#A0A0A0" filled="t" stroked="f" coordsize="21600,21600" o:hr="t" o:hrstd="t" o:hralign="center">
            <v:path/>
            <v:fill on="t" focussize="0,0"/>
            <v:stroke on="f"/>
            <v:imagedata o:title=""/>
            <o:lock v:ext="edit"/>
            <w10:wrap type="none"/>
            <w10:anchorlock/>
          </v:rect>
        </w:pict>
      </w:r>
    </w:p>
    <w:p w14:paraId="7DC7073B">
      <w:pPr>
        <w:rPr>
          <w:rFonts w:hint="eastAsia"/>
          <w:b/>
          <w:bCs/>
        </w:rPr>
      </w:pPr>
      <w:r>
        <w:rPr>
          <w:rFonts w:hint="eastAsia"/>
          <w:b/>
          <w:bCs/>
        </w:rPr>
        <w:t>一、商务邮件的常见场景与AI写作要点</w:t>
      </w:r>
    </w:p>
    <w:p w14:paraId="576D5479">
      <w:r>
        <w:rPr>
          <w:rFonts w:hint="eastAsia"/>
        </w:rPr>
        <w:t>在实际工作中，需要写邮件的场景比想象中要多得多。商贸岗位中常见的邮件类型见表3-1。</w:t>
      </w:r>
    </w:p>
    <w:p w14:paraId="1C562374">
      <w:pPr>
        <w:jc w:val="center"/>
        <w:rPr>
          <w:rFonts w:hint="eastAsia"/>
        </w:rPr>
      </w:pPr>
      <w:r>
        <w:rPr>
          <w:rFonts w:hint="eastAsia"/>
        </w:rPr>
        <w:t>表3-1 商贸岗位常见的邮件类型</w:t>
      </w:r>
    </w:p>
    <w:tbl>
      <w:tblPr>
        <w:tblStyle w:val="17"/>
        <w:tblW w:w="7296" w:type="dxa"/>
        <w:tblInd w:w="0" w:type="dxa"/>
        <w:tblLayout w:type="autofit"/>
        <w:tblCellMar>
          <w:top w:w="15" w:type="dxa"/>
          <w:left w:w="15" w:type="dxa"/>
          <w:bottom w:w="15" w:type="dxa"/>
          <w:right w:w="15" w:type="dxa"/>
        </w:tblCellMar>
      </w:tblPr>
      <w:tblGrid>
        <w:gridCol w:w="1444"/>
        <w:gridCol w:w="3318"/>
        <w:gridCol w:w="2534"/>
      </w:tblGrid>
      <w:tr w14:paraId="130B0A71">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4E917B">
            <w:pPr>
              <w:rPr>
                <w:rFonts w:hint="eastAsia"/>
                <w:b/>
                <w:bCs/>
              </w:rPr>
            </w:pPr>
            <w:r>
              <w:rPr>
                <w:b/>
                <w:bCs/>
              </w:rPr>
              <w:t>邮件类型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2FE843">
            <w:pPr>
              <w:rPr>
                <w:b/>
                <w:bCs/>
              </w:rPr>
            </w:pPr>
            <w:r>
              <w:rPr>
                <w:b/>
                <w:bCs/>
              </w:rPr>
              <w:t>典型场景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DEE1E3E">
            <w:pPr>
              <w:rPr>
                <w:b/>
                <w:bCs/>
              </w:rPr>
            </w:pPr>
            <w:r>
              <w:rPr>
                <w:b/>
                <w:bCs/>
              </w:rPr>
              <w:t>语气特点</w:t>
            </w:r>
          </w:p>
        </w:tc>
      </w:tr>
      <w:tr w14:paraId="5644071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99C4354">
            <w:r>
              <w:t>询价邮件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ACFC2C8">
            <w:r>
              <w:t>向供应商询问某产品的价格和供货条件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70679F">
            <w:r>
              <w:t>礼貌、专业、简洁</w:t>
            </w:r>
          </w:p>
        </w:tc>
      </w:tr>
      <w:tr w14:paraId="350D7E1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ACFFBE2">
            <w:r>
              <w:t>报价回复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FEC55F">
            <w:r>
              <w:t>回复客户的询价，提供报价单和合作条件</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3E6B729">
            <w:r>
              <w:t>热情、专业、有说服力</w:t>
            </w:r>
          </w:p>
        </w:tc>
      </w:tr>
      <w:tr w14:paraId="124020B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1AAAB77">
            <w:r>
              <w:t>催款邮件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B80EB24">
            <w:r>
              <w:t>提醒客户按约定时间支付货款</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C9A808">
            <w:r>
              <w:t>礼貌但坚定，措辞需要分寸</w:t>
            </w:r>
          </w:p>
        </w:tc>
      </w:tr>
      <w:tr w14:paraId="52E4B2A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134A05E">
            <w:r>
              <w:t>道歉邮件</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AF90859">
            <w:r>
              <w:t>因发货延迟、质量问题等向客户致歉</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EC1FBC6">
            <w:r>
              <w:t>诚恳、有担当、附带解决方案</w:t>
            </w:r>
          </w:p>
        </w:tc>
      </w:tr>
      <w:tr w14:paraId="0B4F983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A73EDC">
            <w:r>
              <w:t>感谢邮件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D23579C">
            <w:r>
              <w:t>感谢客户的合作、支持或反馈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E4E5C4">
            <w:r>
              <w:t>真诚、温暖、不过分客套</w:t>
            </w:r>
          </w:p>
        </w:tc>
      </w:tr>
      <w:tr w14:paraId="1506DA2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78EAA15">
            <w:r>
              <w:t>邀请邮件</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71F9B09">
            <w:r>
              <w:t>邀请客户参加展会、新品发布会等活动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28B4C9C">
            <w:r>
              <w:t>正式、热情、信息完整</w:t>
            </w:r>
          </w:p>
        </w:tc>
      </w:tr>
      <w:tr w14:paraId="29E15DB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ED0AED">
            <w:r>
              <w:t>内部工作邮件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C8F560">
            <w:r>
              <w:t>部门之间沟通工作安排、汇报进展等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7A1E19">
            <w:r>
              <w:t>简洁、清晰、重点突出</w:t>
            </w:r>
          </w:p>
        </w:tc>
      </w:tr>
      <w:tr w14:paraId="06A930E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D58EB3">
            <w:r>
              <w:t>求职/自荐邮件</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CD0329C">
            <w:r>
              <w:t>向招聘方投递简历时的附信</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A324C62">
            <w:r>
              <w:t>诚恳、自信但不自夸</w:t>
            </w:r>
          </w:p>
        </w:tc>
      </w:tr>
    </w:tbl>
    <w:p w14:paraId="23C5FDF0">
      <w:r>
        <w:rPr>
          <w:rFonts w:hint="eastAsia"/>
        </w:rPr>
        <w:t>观察表3-1会发现，不同类型的邮件在语气上差异很大。催款邮件太客气会显得没有力度，太强硬又可能得罪客户；道歉邮件光说"对不起"不够，还得附上具体的解决措施。这些微妙的分寸感，恰恰可以通过提示词中的语气要求来告诉AI。</w:t>
      </w:r>
    </w:p>
    <w:p w14:paraId="7DABA8DD">
      <w:pPr>
        <w:rPr>
          <w:rFonts w:hint="eastAsia"/>
        </w:rPr>
      </w:pPr>
      <w:r>
        <w:rPr>
          <w:rFonts w:hint="eastAsia"/>
          <w:b/>
          <w:bCs/>
        </w:rPr>
        <w:t>用AI写商务邮件的基本思路：</w:t>
      </w:r>
    </w:p>
    <w:p w14:paraId="3D7A2DD5">
      <w:pPr>
        <w:rPr>
          <w:rFonts w:hint="eastAsia"/>
        </w:rPr>
      </w:pPr>
      <w:r>
        <w:rPr>
          <w:rFonts w:hint="eastAsia"/>
        </w:rPr>
        <w:t>不管写什么类型的邮件，提示词中都应该包含以下几类信息，如图3-2所示。</w:t>
      </w:r>
    </w:p>
    <w:p w14:paraId="133D0E7C">
      <w:r>
        <w:drawing>
          <wp:inline distT="0" distB="0" distL="0" distR="0">
            <wp:extent cx="5274310" cy="888365"/>
            <wp:effectExtent l="0" t="0" r="2540" b="6985"/>
            <wp:docPr id="1530221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21676" name="图片 1"/>
                    <pic:cNvPicPr>
                      <a:picLocks noChangeAspect="1"/>
                    </pic:cNvPicPr>
                  </pic:nvPicPr>
                  <pic:blipFill>
                    <a:blip r:embed="rId16"/>
                    <a:stretch>
                      <a:fillRect/>
                    </a:stretch>
                  </pic:blipFill>
                  <pic:spPr>
                    <a:xfrm>
                      <a:off x="0" y="0"/>
                      <a:ext cx="5274310" cy="888365"/>
                    </a:xfrm>
                    <a:prstGeom prst="rect">
                      <a:avLst/>
                    </a:prstGeom>
                  </pic:spPr>
                </pic:pic>
              </a:graphicData>
            </a:graphic>
          </wp:inline>
        </w:drawing>
      </w:r>
    </w:p>
    <w:p w14:paraId="4FB53EDF">
      <w:pPr>
        <w:jc w:val="center"/>
        <w:rPr>
          <w:rFonts w:hint="eastAsia"/>
        </w:rPr>
      </w:pPr>
      <w:r>
        <w:t>图3-2 AI写商务邮件的提示词要素</w:t>
      </w:r>
    </w:p>
    <w:p w14:paraId="2861772D">
      <w:pPr>
        <w:rPr>
          <w:rFonts w:hint="eastAsia"/>
        </w:rPr>
      </w:pPr>
      <w:r>
        <w:rPr>
          <w:rFonts w:hint="eastAsia"/>
        </w:rPr>
        <w:pict>
          <v:rect id="_x0000_i1115" o:spt="1" style="height:3pt;width:0pt;" fillcolor="#A0A0A0" filled="t" stroked="f" coordsize="21600,21600" o:hr="t" o:hrstd="t" o:hralign="center">
            <v:path/>
            <v:fill on="t" focussize="0,0"/>
            <v:stroke on="f"/>
            <v:imagedata o:title=""/>
            <o:lock v:ext="edit"/>
            <w10:wrap type="none"/>
            <w10:anchorlock/>
          </v:rect>
        </w:pict>
      </w:r>
    </w:p>
    <w:p w14:paraId="3E25C1CE">
      <w:pPr>
        <w:rPr>
          <w:rFonts w:hint="eastAsia"/>
          <w:b/>
          <w:bCs/>
        </w:rPr>
      </w:pPr>
      <w:r>
        <w:rPr>
          <w:rFonts w:hint="eastAsia"/>
          <w:b/>
          <w:bCs/>
        </w:rPr>
        <w:t>二、各类商务邮件的提示词模板与实操</w:t>
      </w:r>
    </w:p>
    <w:p w14:paraId="4988C81D">
      <w:pPr>
        <w:rPr>
          <w:rFonts w:hint="eastAsia"/>
        </w:rPr>
      </w:pPr>
      <w:r>
        <w:rPr>
          <w:rFonts w:hint="eastAsia"/>
        </w:rPr>
        <w:t>下面通过几个实际场景来演示。</w:t>
      </w:r>
    </w:p>
    <w:p w14:paraId="1F71D6EE">
      <w:pPr>
        <w:rPr>
          <w:rFonts w:hint="eastAsia"/>
        </w:rPr>
      </w:pPr>
      <w:r>
        <w:rPr>
          <w:rFonts w:hint="eastAsia"/>
          <w:b/>
          <w:bCs/>
        </w:rPr>
        <w:t>场景一：向供应商催问对账单</w:t>
      </w:r>
    </w:p>
    <w:p w14:paraId="6D4F2C7E">
      <w:pPr>
        <w:rPr>
          <w:rFonts w:hint="eastAsia"/>
        </w:rPr>
      </w:pPr>
      <w:r>
        <w:rPr>
          <w:rFonts w:hint="eastAsia"/>
        </w:rPr>
        <w:t>某商贸公司的财务助理需要给一家长期合作的食品供应商发邮件，催问上个月的对账单，因为月底要做账了。</w:t>
      </w:r>
    </w:p>
    <w:p w14:paraId="116ADB48">
      <w:pPr>
        <w:rPr>
          <w:rFonts w:hint="eastAsia"/>
        </w:rPr>
      </w:pPr>
      <w:r>
        <w:rPr>
          <w:rFonts w:hint="eastAsia"/>
        </w:rPr>
        <w:t>提示词示例：</w:t>
      </w:r>
    </w:p>
    <w:p w14:paraId="4B6B1639">
      <w:r>
        <w:t>你是一家商贸公司的财务助理。请帮我写一封邮件，发给我们的一家</w:t>
      </w:r>
    </w:p>
    <w:p w14:paraId="664063F8">
      <w:r>
        <w:t>食品供应商的财务对接人，催问上个月（2025年5月）的对账单。</w:t>
      </w:r>
    </w:p>
    <w:p w14:paraId="4F480413"/>
    <w:p w14:paraId="18D124B9">
      <w:r>
        <w:t>背景信息：我们跟这家供应商合作了两年多，关系一直不错。按照惯例</w:t>
      </w:r>
    </w:p>
    <w:p w14:paraId="2A7A7C30">
      <w:r>
        <w:t>对账单应该在每月10日前发过来，但今天已经15号了还没收到。我们</w:t>
      </w:r>
    </w:p>
    <w:p w14:paraId="37FB1302">
      <w:r>
        <w:t>月底需要做账，所以比较着急。</w:t>
      </w:r>
    </w:p>
    <w:p w14:paraId="3614F7D6"/>
    <w:p w14:paraId="5D74AADA">
      <w:r>
        <w:t>要求：</w:t>
      </w:r>
    </w:p>
    <w:p w14:paraId="5FCB4C6D">
      <w:r>
        <w:t>1. 语气礼貌但明确，不要太卑微也不要太强硬</w:t>
      </w:r>
    </w:p>
    <w:p w14:paraId="153FECA2">
      <w:r>
        <w:t>2. 提到具体的时间节点（5月对账单、10日惯例、月底做账）</w:t>
      </w:r>
    </w:p>
    <w:p w14:paraId="5065C011">
      <w:r>
        <w:t>3. 请对方在收到邮件后两个工作日内回复</w:t>
      </w:r>
    </w:p>
    <w:p w14:paraId="6A86355F">
      <w:r>
        <w:t>4. 200字左右</w:t>
      </w:r>
    </w:p>
    <w:p w14:paraId="39BA7E9D">
      <w:r>
        <w:t>5. 包含邮件主题行</w:t>
      </w:r>
    </w:p>
    <w:p w14:paraId="4298259A">
      <w:pPr>
        <w:rPr>
          <w:rFonts w:hint="eastAsia"/>
        </w:rPr>
      </w:pPr>
      <w:r>
        <w:rPr>
          <w:rFonts w:hint="eastAsia"/>
          <w:b/>
          <w:bCs/>
        </w:rPr>
        <w:t>【试一试】</w:t>
      </w:r>
    </w:p>
    <w:p w14:paraId="61E7533E">
      <w:pPr>
        <w:rPr>
          <w:rFonts w:hint="eastAsia"/>
        </w:rPr>
      </w:pPr>
      <w:r>
        <w:rPr>
          <w:rFonts w:hint="eastAsia"/>
        </w:rPr>
        <w:t>把上面的提示词发给DeepSeek，看看生成的邮件质量如何。然后试着修改其中的一些要求——比如把"语气礼貌但明确"改成"语气非常正式和严肃"，对比两次回答在措辞上的变化。</w:t>
      </w:r>
    </w:p>
    <w:p w14:paraId="02716A9D">
      <w:pPr>
        <w:rPr>
          <w:rFonts w:hint="eastAsia"/>
        </w:rPr>
      </w:pPr>
      <w:r>
        <w:rPr>
          <w:rFonts w:hint="eastAsia"/>
          <w:b/>
          <w:bCs/>
        </w:rPr>
        <w:t>场景二：因发货延迟向客户道歉</w:t>
      </w:r>
    </w:p>
    <w:p w14:paraId="5413AA87">
      <w:pPr>
        <w:rPr>
          <w:rFonts w:hint="eastAsia"/>
        </w:rPr>
      </w:pPr>
      <w:r>
        <w:rPr>
          <w:rFonts w:hint="eastAsia"/>
        </w:rPr>
        <w:t>某电商公司的客服需要给一位下了大额订单的客户发邮件，解释因为仓库搬迁导致发货延迟三天，并提供补偿方案。</w:t>
      </w:r>
    </w:p>
    <w:p w14:paraId="1181DE4E">
      <w:pPr>
        <w:rPr>
          <w:rFonts w:hint="eastAsia"/>
        </w:rPr>
      </w:pPr>
      <w:r>
        <w:rPr>
          <w:rFonts w:hint="eastAsia"/>
        </w:rPr>
        <w:t>提示词示例：</w:t>
      </w:r>
    </w:p>
    <w:p w14:paraId="3E3A17F9">
      <w:r>
        <w:t>你是一家电商公司的客服主管。请写一封邮件，向一位重要客户道歉。</w:t>
      </w:r>
    </w:p>
    <w:p w14:paraId="55B689CA"/>
    <w:p w14:paraId="56D0FE85">
      <w:r>
        <w:t>情况说明：客户在5天前下了一笔金额较大的订单，按承诺应该在48小时</w:t>
      </w:r>
    </w:p>
    <w:p w14:paraId="2AC122FD">
      <w:r>
        <w:t>内发货，但由于我们的仓库正在搬迁，预计还需要3天才能发出。客户</w:t>
      </w:r>
    </w:p>
    <w:p w14:paraId="4E680240">
      <w:r>
        <w:t>已经打过一次电话催促了。</w:t>
      </w:r>
    </w:p>
    <w:p w14:paraId="072B2FE3"/>
    <w:p w14:paraId="1ED8DAC1">
      <w:r>
        <w:t>补偿方案：赠送一张满200减30的优惠券，并且本次订单升级为顺丰快递，</w:t>
      </w:r>
    </w:p>
    <w:p w14:paraId="004CD5F0">
      <w:r>
        <w:t>不需要客户承担额外费用。</w:t>
      </w:r>
    </w:p>
    <w:p w14:paraId="1EB81807"/>
    <w:p w14:paraId="177E9518">
      <w:r>
        <w:t>要求：</w:t>
      </w:r>
    </w:p>
    <w:p w14:paraId="6E2A85B2">
      <w:r>
        <w:t>1. 语气诚恳、有担当，不推卸责任</w:t>
      </w:r>
    </w:p>
    <w:p w14:paraId="7057DE8B">
      <w:r>
        <w:t>2. 先道歉，再解释原因，再给出补偿方案和预计发货时间</w:t>
      </w:r>
    </w:p>
    <w:p w14:paraId="76017573">
      <w:r>
        <w:t>3. 结尾表达珍惜合作关系的态度</w:t>
      </w:r>
    </w:p>
    <w:p w14:paraId="3103BFD4">
      <w:r>
        <w:t>4. 250字左右</w:t>
      </w:r>
    </w:p>
    <w:p w14:paraId="77E2F603">
      <w:r>
        <w:t>5. 包含邮件主题行</w:t>
      </w:r>
    </w:p>
    <w:p w14:paraId="5904D4AA">
      <w:pPr>
        <w:rPr>
          <w:rFonts w:hint="eastAsia"/>
        </w:rPr>
      </w:pPr>
      <w:r>
        <w:rPr>
          <w:rFonts w:hint="eastAsia"/>
          <w:b/>
          <w:bCs/>
        </w:rPr>
        <w:t>场景三：邀请客户参加年终答谢活动</w:t>
      </w:r>
    </w:p>
    <w:p w14:paraId="295F561A">
      <w:pPr>
        <w:rPr>
          <w:rFonts w:hint="eastAsia"/>
        </w:rPr>
      </w:pPr>
      <w:r>
        <w:rPr>
          <w:rFonts w:hint="eastAsia"/>
        </w:rPr>
        <w:t>提示词示例：</w:t>
      </w:r>
    </w:p>
    <w:p w14:paraId="4976DCD7">
      <w:r>
        <w:t>你是一家商贸公司的市场部专员。请写一封邮件，邀请公司的重要客户</w:t>
      </w:r>
    </w:p>
    <w:p w14:paraId="70030330">
      <w:r>
        <w:t>参加年终客户答谢晚宴。</w:t>
      </w:r>
    </w:p>
    <w:p w14:paraId="3E9E3589"/>
    <w:p w14:paraId="56788E3A">
      <w:r>
        <w:t>活动信息：</w:t>
      </w:r>
    </w:p>
    <w:p w14:paraId="69F52F85">
      <w:r>
        <w:t>- 时间：2026年1月15日（周四）晚上6:30</w:t>
      </w:r>
    </w:p>
    <w:p w14:paraId="7E2CE318">
      <w:r>
        <w:t>- 地点：某市国际饭店三楼宴会厅</w:t>
      </w:r>
    </w:p>
    <w:p w14:paraId="1B11117F">
      <w:r>
        <w:t>- 内容：年度合作回顾、新年度产品政策发布、抽奖互动、自助晚宴</w:t>
      </w:r>
    </w:p>
    <w:p w14:paraId="78D8FFB0">
      <w:r>
        <w:t>- 需要客户在1月8日前回复是否参加</w:t>
      </w:r>
    </w:p>
    <w:p w14:paraId="37D5F8E0"/>
    <w:p w14:paraId="26B97F9F">
      <w:r>
        <w:t>要求：</w:t>
      </w:r>
    </w:p>
    <w:p w14:paraId="3561ACDC">
      <w:r>
        <w:t>1. 语气热情大方，体现对客户的重视和感谢</w:t>
      </w:r>
    </w:p>
    <w:p w14:paraId="7F31534D">
      <w:r>
        <w:t>2. 活动信息要清晰完整，方便客户一眼看明白</w:t>
      </w:r>
    </w:p>
    <w:p w14:paraId="2255B9F2">
      <w:r>
        <w:t>3. 300字左右</w:t>
      </w:r>
    </w:p>
    <w:p w14:paraId="4DCB2DE3">
      <w:r>
        <w:t>4. 包含邮件主题行</w:t>
      </w:r>
    </w:p>
    <w:p w14:paraId="06AC476B">
      <w:pPr>
        <w:rPr>
          <w:rFonts w:hint="eastAsia"/>
        </w:rPr>
      </w:pPr>
      <w:r>
        <w:rPr>
          <w:rFonts w:hint="eastAsia"/>
          <w:b/>
          <w:bCs/>
        </w:rPr>
        <w:t>【想一想】</w:t>
      </w:r>
    </w:p>
    <w:p w14:paraId="1A3C8135">
      <w:pPr>
        <w:rPr>
          <w:rFonts w:hint="eastAsia"/>
        </w:rPr>
      </w:pPr>
      <w:r>
        <w:rPr>
          <w:rFonts w:hint="eastAsia"/>
        </w:rPr>
        <w:t>以上三个场景的提示词有一个共同特点：都把</w:t>
      </w:r>
      <w:r>
        <w:rPr>
          <w:rFonts w:hint="eastAsia"/>
          <w:b/>
          <w:bCs/>
        </w:rPr>
        <w:t>背景信息和具体细节</w:t>
      </w:r>
      <w:r>
        <w:rPr>
          <w:rFonts w:hint="eastAsia"/>
        </w:rPr>
        <w:t>交代得很清楚。如果把这些细节去掉，只说"帮我写一封催款邮件""帮我写一封道歉邮件"，AI生成的内容会有什么问题？——对，它会生成一封"放之四海而皆准"但跟你的实际情况毫无关系的空洞模板。</w:t>
      </w:r>
    </w:p>
    <w:p w14:paraId="1E357D9C">
      <w:pPr>
        <w:rPr>
          <w:rFonts w:hint="eastAsia"/>
        </w:rPr>
      </w:pPr>
      <w:r>
        <w:rPr>
          <w:rFonts w:hint="eastAsia"/>
        </w:rPr>
        <w:pict>
          <v:rect id="_x0000_i1116" o:spt="1" style="height:3pt;width:0pt;" fillcolor="#A0A0A0" filled="t" stroked="f" coordsize="21600,21600" o:hr="t" o:hrstd="t" o:hralign="center">
            <v:path/>
            <v:fill on="t" focussize="0,0"/>
            <v:stroke on="f"/>
            <v:imagedata o:title=""/>
            <o:lock v:ext="edit"/>
            <w10:wrap type="none"/>
            <w10:anchorlock/>
          </v:rect>
        </w:pict>
      </w:r>
    </w:p>
    <w:p w14:paraId="05209BB9">
      <w:pPr>
        <w:rPr>
          <w:rFonts w:hint="eastAsia"/>
          <w:b/>
          <w:bCs/>
        </w:rPr>
      </w:pPr>
      <w:r>
        <w:rPr>
          <w:rFonts w:hint="eastAsia"/>
          <w:b/>
          <w:bCs/>
        </w:rPr>
        <w:t>三、通知、公告的AI快速生成</w:t>
      </w:r>
    </w:p>
    <w:p w14:paraId="4F02B7B6">
      <w:pPr>
        <w:rPr>
          <w:rFonts w:hint="eastAsia"/>
        </w:rPr>
      </w:pPr>
      <w:r>
        <w:rPr>
          <w:rFonts w:hint="eastAsia"/>
        </w:rPr>
        <w:t>通知和公告是商贸企业内部最常用的公文形式。跟邮件相比，通知公告更讲究</w:t>
      </w:r>
      <w:r>
        <w:rPr>
          <w:rFonts w:hint="eastAsia"/>
          <w:b/>
          <w:bCs/>
        </w:rPr>
        <w:t>格式规范</w:t>
      </w:r>
      <w:r>
        <w:rPr>
          <w:rFonts w:hint="eastAsia"/>
        </w:rPr>
        <w:t>——标题、发文单位、正文、落款、日期，每一项都有约定俗成的写法。</w:t>
      </w:r>
    </w:p>
    <w:p w14:paraId="364EA11A">
      <w:pPr>
        <w:rPr>
          <w:rFonts w:hint="eastAsia"/>
        </w:rPr>
      </w:pPr>
      <w:r>
        <w:rPr>
          <w:rFonts w:hint="eastAsia"/>
        </w:rPr>
        <w:t>好消息是，AI对公文格式非常熟悉，只要在提示词里注明"请用正式的公司内部通知格式"，生成的格式通常不会有太大问题。</w:t>
      </w:r>
    </w:p>
    <w:p w14:paraId="01873013">
      <w:r>
        <w:rPr>
          <w:rFonts w:hint="eastAsia"/>
        </w:rPr>
        <w:t>商贸企业常见的通知类型及提示词要点见表3-2。</w:t>
      </w:r>
    </w:p>
    <w:p w14:paraId="189DA949">
      <w:pPr>
        <w:jc w:val="center"/>
        <w:rPr>
          <w:rFonts w:hint="eastAsia"/>
        </w:rPr>
      </w:pPr>
      <w:r>
        <w:t>表3-2 常见通知类型及提示词要点</w:t>
      </w:r>
    </w:p>
    <w:tbl>
      <w:tblPr>
        <w:tblStyle w:val="17"/>
        <w:tblW w:w="7296" w:type="dxa"/>
        <w:tblInd w:w="0" w:type="dxa"/>
        <w:tblLayout w:type="autofit"/>
        <w:tblCellMar>
          <w:top w:w="15" w:type="dxa"/>
          <w:left w:w="15" w:type="dxa"/>
          <w:bottom w:w="15" w:type="dxa"/>
          <w:right w:w="15" w:type="dxa"/>
        </w:tblCellMar>
      </w:tblPr>
      <w:tblGrid>
        <w:gridCol w:w="1548"/>
        <w:gridCol w:w="5748"/>
      </w:tblGrid>
      <w:tr w14:paraId="077E6B71">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4C0346">
            <w:pPr>
              <w:rPr>
                <w:rFonts w:hint="eastAsia"/>
                <w:b/>
                <w:bCs/>
              </w:rPr>
            </w:pPr>
            <w:r>
              <w:rPr>
                <w:b/>
                <w:bCs/>
              </w:rPr>
              <w:t>通知类型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265B04">
            <w:pPr>
              <w:rPr>
                <w:b/>
                <w:bCs/>
              </w:rPr>
            </w:pPr>
            <w:r>
              <w:rPr>
                <w:b/>
                <w:bCs/>
              </w:rPr>
              <w:t>提示词中需要包含的关键信息</w:t>
            </w:r>
          </w:p>
        </w:tc>
      </w:tr>
      <w:tr w14:paraId="4B55D13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EC905D">
            <w:r>
              <w:t>会议通知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6B101B">
            <w:r>
              <w:t>会议名称、时间、地点、参会人员范围、需携带的材料、联系人</w:t>
            </w:r>
          </w:p>
        </w:tc>
      </w:tr>
      <w:tr w14:paraId="0248C27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6484363">
            <w:r>
              <w:t>放假通知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D4DF1FA">
            <w:r>
              <w:t>放假原因（节日/调休）、起止日期、值班安排、注意事项</w:t>
            </w:r>
          </w:p>
        </w:tc>
      </w:tr>
      <w:tr w14:paraId="3FDAF54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C58FD03">
            <w:r>
              <w:t>制度发布通知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CEF3542">
            <w:r>
              <w:t>制度名称、生效日期、适用范围、主要变化点</w:t>
            </w:r>
          </w:p>
        </w:tc>
      </w:tr>
      <w:tr w14:paraId="5BEEB3E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E015A05">
            <w:r>
              <w:t>人事变动通知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4E763DC">
            <w:r>
              <w:t>人员姓名、原岗位、新岗位、生效日期</w:t>
            </w:r>
          </w:p>
        </w:tc>
      </w:tr>
      <w:tr w14:paraId="3689671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799676">
            <w:r>
              <w:t>活动通知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68E2760">
            <w:r>
              <w:t>活动名称、时间地点、参加人员、报名方式、截止日期</w:t>
            </w:r>
          </w:p>
        </w:tc>
      </w:tr>
      <w:tr w14:paraId="3555B88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045AA30">
            <w:r>
              <w:t>价格调整通知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9EC76F">
            <w:r>
              <w:t>调整原因、涉及产品/服务、调整幅度、生效日期</w:t>
            </w:r>
          </w:p>
        </w:tc>
      </w:tr>
    </w:tbl>
    <w:p w14:paraId="3495E126">
      <w:r>
        <w:rPr>
          <w:rFonts w:hint="eastAsia"/>
        </w:rPr>
        <w:t>来看一个具体示例。</w:t>
      </w:r>
    </w:p>
    <w:p w14:paraId="74EB462B">
      <w:pPr>
        <w:rPr>
          <w:rFonts w:hint="eastAsia"/>
        </w:rPr>
      </w:pPr>
      <w:r>
        <w:rPr>
          <w:rFonts w:hint="eastAsia"/>
          <w:b/>
          <w:bCs/>
        </w:rPr>
        <w:t>场景：公司内部放假通知</w:t>
      </w:r>
    </w:p>
    <w:p w14:paraId="00EFD7E3">
      <w:r>
        <w:t>请用正式的公司内部通知格式，写一份国庆节放假通知。</w:t>
      </w:r>
    </w:p>
    <w:p w14:paraId="0C39C11C"/>
    <w:p w14:paraId="1EB21801">
      <w:r>
        <w:t>信息如下：</w:t>
      </w:r>
    </w:p>
    <w:p w14:paraId="314FB29F">
      <w:r>
        <w:t>- 放假时间：2025年10月1日至10月7日，共7天</w:t>
      </w:r>
    </w:p>
    <w:p w14:paraId="59844E32">
      <w:r>
        <w:t>- 10月8日（周三）正常上班</w:t>
      </w:r>
    </w:p>
    <w:p w14:paraId="43B8C0D9">
      <w:r>
        <w:t>- 9月28日（周日）和10月11日（周六）需调休上班</w:t>
      </w:r>
    </w:p>
    <w:p w14:paraId="21CB1D8D">
      <w:r>
        <w:t>- 放假前各部门需要做好工作交接，确保客户服务不中断</w:t>
      </w:r>
    </w:p>
    <w:p w14:paraId="0839601A">
      <w:r>
        <w:t>- 值班人员安排由各部门负责人另行通知</w:t>
      </w:r>
    </w:p>
    <w:p w14:paraId="1C286990">
      <w:r>
        <w:t>- 注意假期期间的安全事项（防火防盗、离开前关好门窗水电）</w:t>
      </w:r>
    </w:p>
    <w:p w14:paraId="556681EB">
      <w:r>
        <w:t>- 发文单位：公司行政管理部</w:t>
      </w:r>
    </w:p>
    <w:p w14:paraId="5892EE95">
      <w:r>
        <w:t>- 发文日期：2025年9月25日</w:t>
      </w:r>
    </w:p>
    <w:p w14:paraId="17D7BEA5"/>
    <w:p w14:paraId="4AB984BA">
      <w:r>
        <w:t>要求：语气正式规范，条理清晰，300字以内。</w:t>
      </w:r>
    </w:p>
    <w:p w14:paraId="4A25A3AB">
      <w:pPr>
        <w:rPr>
          <w:rFonts w:hint="eastAsia"/>
        </w:rPr>
      </w:pPr>
      <w:r>
        <w:rPr>
          <w:rFonts w:hint="eastAsia"/>
          <w:b/>
          <w:bCs/>
        </w:rPr>
        <w:t>【试一试】</w:t>
      </w:r>
    </w:p>
    <w:p w14:paraId="2104B7A2">
      <w:pPr>
        <w:rPr>
          <w:rFonts w:hint="eastAsia"/>
        </w:rPr>
      </w:pPr>
      <w:r>
        <w:rPr>
          <w:rFonts w:hint="eastAsia"/>
        </w:rPr>
        <w:t>把上面的提示词发给AI，看看生成的通知在格式和内容上是否符合要求。然后尝试在提示词最后加一句"请同时附上一份简明的放假日历表"，看看AI会不会额外生成一个日历表格。</w:t>
      </w:r>
    </w:p>
    <w:p w14:paraId="4D057387">
      <w:pPr>
        <w:rPr>
          <w:rFonts w:hint="eastAsia"/>
        </w:rPr>
      </w:pPr>
      <w:r>
        <w:rPr>
          <w:rFonts w:hint="eastAsia"/>
        </w:rPr>
        <w:pict>
          <v:rect id="_x0000_i1117" o:spt="1" style="height:3pt;width:0pt;" fillcolor="#A0A0A0" filled="t" stroked="f" coordsize="21600,21600" o:hr="t" o:hrstd="t" o:hralign="center">
            <v:path/>
            <v:fill on="t" focussize="0,0"/>
            <v:stroke on="f"/>
            <v:imagedata o:title=""/>
            <o:lock v:ext="edit"/>
            <w10:wrap type="none"/>
            <w10:anchorlock/>
          </v:rect>
        </w:pict>
      </w:r>
    </w:p>
    <w:p w14:paraId="652DEC4A">
      <w:pPr>
        <w:rPr>
          <w:rFonts w:hint="eastAsia"/>
          <w:b/>
          <w:bCs/>
        </w:rPr>
      </w:pPr>
      <w:r>
        <w:rPr>
          <w:rFonts w:hint="eastAsia"/>
          <w:b/>
          <w:bCs/>
        </w:rPr>
        <w:t>四、用AI润色和检查已有的文书</w:t>
      </w:r>
    </w:p>
    <w:p w14:paraId="2DCEC274">
      <w:pPr>
        <w:rPr>
          <w:rFonts w:hint="eastAsia"/>
        </w:rPr>
      </w:pPr>
      <w:r>
        <w:rPr>
          <w:rFonts w:hint="eastAsia"/>
        </w:rPr>
        <w:t>除了"从头写"之外，AI还有一个非常实用的功能：</w:t>
      </w:r>
      <w:r>
        <w:rPr>
          <w:rFonts w:hint="eastAsia"/>
          <w:b/>
          <w:bCs/>
        </w:rPr>
        <w:t>帮你检查和修改已经写好的文书</w:t>
      </w:r>
      <w:r>
        <w:rPr>
          <w:rFonts w:hint="eastAsia"/>
        </w:rPr>
        <w:t>。</w:t>
      </w:r>
    </w:p>
    <w:p w14:paraId="7006A15F">
      <w:pPr>
        <w:rPr>
          <w:rFonts w:hint="eastAsia"/>
        </w:rPr>
      </w:pPr>
      <w:r>
        <w:rPr>
          <w:rFonts w:hint="eastAsia"/>
        </w:rPr>
        <w:t>这种场景在实际工作中很常见——你已经写了一份邮件或通知的草稿，但不确定措辞是否得当、有没有错别字、格式是否规范，这时候可以直接把草稿发给AI，让它帮你"把把关"。</w:t>
      </w:r>
    </w:p>
    <w:p w14:paraId="4969B36B">
      <w:r>
        <w:rPr>
          <w:rFonts w:hint="eastAsia"/>
        </w:rPr>
        <w:t>常用的润色检查提示词写法见表3-3。</w:t>
      </w:r>
    </w:p>
    <w:p w14:paraId="04899C10">
      <w:pPr>
        <w:jc w:val="center"/>
        <w:rPr>
          <w:rFonts w:hint="eastAsia"/>
        </w:rPr>
      </w:pPr>
      <w:r>
        <w:rPr>
          <w:rFonts w:hint="eastAsia"/>
        </w:rPr>
        <w:t>表3-3 AI润色检查的常用提示词写法</w:t>
      </w:r>
    </w:p>
    <w:tbl>
      <w:tblPr>
        <w:tblStyle w:val="17"/>
        <w:tblW w:w="7296" w:type="dxa"/>
        <w:tblInd w:w="0" w:type="dxa"/>
        <w:tblLayout w:type="autofit"/>
        <w:tblCellMar>
          <w:top w:w="15" w:type="dxa"/>
          <w:left w:w="15" w:type="dxa"/>
          <w:bottom w:w="15" w:type="dxa"/>
          <w:right w:w="15" w:type="dxa"/>
        </w:tblCellMar>
      </w:tblPr>
      <w:tblGrid>
        <w:gridCol w:w="1241"/>
        <w:gridCol w:w="6055"/>
      </w:tblGrid>
      <w:tr w14:paraId="5D65ED2E">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14FE16">
            <w:pPr>
              <w:rPr>
                <w:rFonts w:hint="eastAsia"/>
                <w:b/>
                <w:bCs/>
              </w:rPr>
            </w:pPr>
            <w:r>
              <w:rPr>
                <w:b/>
                <w:bCs/>
              </w:rPr>
              <w:t>需求</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B64999C">
            <w:pPr>
              <w:rPr>
                <w:b/>
                <w:bCs/>
              </w:rPr>
            </w:pPr>
            <w:r>
              <w:rPr>
                <w:b/>
                <w:bCs/>
              </w:rPr>
              <w:t>提示词写法示例</w:t>
            </w:r>
          </w:p>
        </w:tc>
      </w:tr>
      <w:tr w14:paraId="68941B5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48F320">
            <w:r>
              <w:t>检查错别字和语法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A3DE4D">
            <w:r>
              <w:t>"请检查以下文字中的错别字和语法错误，列出修改建议：[粘贴原文]"</w:t>
            </w:r>
          </w:p>
        </w:tc>
      </w:tr>
      <w:tr w14:paraId="62ED3C1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4E9E3FA">
            <w:r>
              <w:t>优化措辞</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BDB9B99">
            <w:r>
              <w:t>"以下是一封催款邮件的草稿，请在保持原意的前提下优化措辞，使其更加礼貌专业：[粘贴原文]"</w:t>
            </w:r>
          </w:p>
        </w:tc>
      </w:tr>
      <w:tr w14:paraId="60D5757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27DE01">
            <w:r>
              <w:t>检查格式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7CB26B">
            <w:r>
              <w:t>"以下是一份公司内部通知的草稿，请检查其格式是否符合规范，有不妥之处请指出并给出修改建议：[粘贴原文]"</w:t>
            </w:r>
          </w:p>
        </w:tc>
      </w:tr>
      <w:tr w14:paraId="13E00C6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808DBE0">
            <w:r>
              <w:t>综合诊断</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E82BAC">
            <w:r>
              <w:t>"以下是我写的一封商务邮件草稿，请从措辞、语气、格式、完整性四个方面帮我诊断，指出问题并给出修改后的完整版本：[粘贴原文]"</w:t>
            </w:r>
          </w:p>
        </w:tc>
      </w:tr>
    </w:tbl>
    <w:p w14:paraId="15477CC5">
      <w:r>
        <w:rPr>
          <w:rFonts w:hint="eastAsia"/>
          <w:b/>
          <w:bCs/>
        </w:rPr>
        <w:t>【翻车现场】AI润色后反而出了问题</w:t>
      </w:r>
    </w:p>
    <w:p w14:paraId="728A4663">
      <w:pPr>
        <w:rPr>
          <w:rFonts w:hint="eastAsia"/>
        </w:rPr>
      </w:pPr>
      <w:r>
        <w:rPr>
          <w:rFonts w:hint="eastAsia"/>
        </w:rPr>
        <w:t>一名实习生写了一封邮件通知客户产品价格调整，自己写的版本里明确写了"自2025年7月1日起，A类产品单价上调5%"。她让AI"帮忙润色一下，让语气更柔和"。AI在润色时把"上调5%"改成了"将有小幅调整"——听起来确实柔和了，但关键的数字信息没了，客户根本不知道到底涨了多少。</w:t>
      </w:r>
    </w:p>
    <w:p w14:paraId="3DBB4657">
      <w:pPr>
        <w:rPr>
          <w:rFonts w:hint="eastAsia"/>
        </w:rPr>
      </w:pPr>
      <w:r>
        <w:rPr>
          <w:rFonts w:hint="eastAsia"/>
        </w:rPr>
        <w:t>教训：让AI润色的时候，</w:t>
      </w:r>
      <w:r>
        <w:rPr>
          <w:rFonts w:hint="eastAsia"/>
          <w:b/>
          <w:bCs/>
        </w:rPr>
        <w:t>一定要回头对照原文检查——看看有没有关键信息被AI"润"掉了</w:t>
      </w:r>
      <w:r>
        <w:rPr>
          <w:rFonts w:hint="eastAsia"/>
        </w:rPr>
        <w:t>。尤其是数字、日期、金额、比例这些硬信息，一个字都不能错。</w:t>
      </w:r>
    </w:p>
    <w:p w14:paraId="5486538B">
      <w:pPr>
        <w:rPr>
          <w:rFonts w:hint="eastAsia"/>
        </w:rPr>
      </w:pPr>
      <w:r>
        <w:rPr>
          <w:rFonts w:hint="eastAsia"/>
        </w:rPr>
        <w:pict>
          <v:rect id="_x0000_i1118" o:spt="1" style="height:3pt;width:0pt;" fillcolor="#A0A0A0" filled="t" stroked="f" coordsize="21600,21600" o:hr="t" o:hrstd="t" o:hralign="center">
            <v:path/>
            <v:fill on="t" focussize="0,0"/>
            <v:stroke on="f"/>
            <v:imagedata o:title=""/>
            <o:lock v:ext="edit"/>
            <w10:wrap type="none"/>
            <w10:anchorlock/>
          </v:rect>
        </w:pict>
      </w:r>
    </w:p>
    <w:p w14:paraId="403FD077">
      <w:pPr>
        <w:rPr>
          <w:rFonts w:hint="eastAsia"/>
        </w:rPr>
      </w:pPr>
      <w:r>
        <w:rPr>
          <w:rFonts w:hint="eastAsia"/>
          <w:b/>
          <w:bCs/>
        </w:rPr>
        <w:t>【任务小结与自测】</w:t>
      </w:r>
    </w:p>
    <w:p w14:paraId="6B2D3E51">
      <w:pPr>
        <w:rPr>
          <w:rFonts w:hint="eastAsia"/>
        </w:rPr>
      </w:pPr>
      <w:r>
        <w:rPr>
          <w:rFonts w:hint="eastAsia"/>
        </w:rPr>
        <w:t>完成任务一后，检查一下：</w:t>
      </w:r>
    </w:p>
    <w:p w14:paraId="41BCA881">
      <w:pPr>
        <w:numPr>
          <w:ilvl w:val="0"/>
          <w:numId w:val="80"/>
        </w:numPr>
        <w:rPr>
          <w:rFonts w:hint="eastAsia"/>
        </w:rPr>
      </w:pPr>
      <w:r>
        <w:rPr>
          <w:rFonts w:hint="eastAsia"/>
        </w:rPr>
        <w:t>知道写邮件的提示词应该包含哪些关键信息（类型、收件人、内容、目的、语气）</w:t>
      </w:r>
    </w:p>
    <w:p w14:paraId="7D993919">
      <w:pPr>
        <w:numPr>
          <w:ilvl w:val="0"/>
          <w:numId w:val="80"/>
        </w:numPr>
        <w:rPr>
          <w:rFonts w:hint="eastAsia"/>
        </w:rPr>
      </w:pPr>
      <w:r>
        <w:rPr>
          <w:rFonts w:hint="eastAsia"/>
        </w:rPr>
        <w:t>能针对不同场景的邮件写出合适的提示词</w:t>
      </w:r>
    </w:p>
    <w:p w14:paraId="7A3064EC">
      <w:pPr>
        <w:numPr>
          <w:ilvl w:val="0"/>
          <w:numId w:val="80"/>
        </w:numPr>
        <w:rPr>
          <w:rFonts w:hint="eastAsia"/>
        </w:rPr>
      </w:pPr>
      <w:r>
        <w:rPr>
          <w:rFonts w:hint="eastAsia"/>
        </w:rPr>
        <w:t>能用AI快速生成格式规范的通知公告</w:t>
      </w:r>
    </w:p>
    <w:p w14:paraId="2D9CA0DB">
      <w:pPr>
        <w:numPr>
          <w:ilvl w:val="0"/>
          <w:numId w:val="80"/>
        </w:numPr>
        <w:rPr>
          <w:rFonts w:hint="eastAsia"/>
        </w:rPr>
      </w:pPr>
      <w:r>
        <w:rPr>
          <w:rFonts w:hint="eastAsia"/>
        </w:rPr>
        <w:t>知道怎么让AI帮忙润色和检查已有的文书，也知道润色后要人工复核</w:t>
      </w:r>
    </w:p>
    <w:p w14:paraId="6CD3B36B">
      <w:pPr>
        <w:rPr>
          <w:rFonts w:hint="eastAsia"/>
        </w:rPr>
      </w:pPr>
      <w:r>
        <w:rPr>
          <w:rFonts w:hint="eastAsia"/>
        </w:rPr>
        <w:pict>
          <v:rect id="_x0000_i1119" o:spt="1" style="height:3pt;width:0pt;" fillcolor="#A0A0A0" filled="t" stroked="f" coordsize="21600,21600" o:hr="t" o:hrstd="t" o:hralign="center">
            <v:path/>
            <v:fill on="t" focussize="0,0"/>
            <v:stroke on="f"/>
            <v:imagedata o:title=""/>
            <o:lock v:ext="edit"/>
            <w10:wrap type="none"/>
            <w10:anchorlock/>
          </v:rect>
        </w:pict>
      </w:r>
    </w:p>
    <w:p w14:paraId="1097031D">
      <w:pPr>
        <w:rPr>
          <w:rFonts w:hint="eastAsia"/>
          <w:b/>
          <w:bCs/>
        </w:rPr>
      </w:pPr>
      <w:r>
        <w:rPr>
          <w:rFonts w:hint="eastAsia"/>
          <w:b/>
          <w:bCs/>
        </w:rPr>
        <w:t>任务二 用AI写工作计划和工作总结</w:t>
      </w:r>
    </w:p>
    <w:p w14:paraId="0C5F311A">
      <w:pPr>
        <w:rPr>
          <w:rFonts w:hint="eastAsia"/>
        </w:rPr>
      </w:pPr>
      <w:r>
        <w:rPr>
          <w:rFonts w:hint="eastAsia"/>
          <w:b/>
          <w:bCs/>
        </w:rPr>
        <w:t>【任务描述】</w:t>
      </w:r>
      <w:r>
        <w:rPr>
          <w:rFonts w:hint="eastAsia"/>
        </w:rPr>
        <w:t> 工作计划和工作总结是职场中的"家常便饭"——周计划、月计划、年度计划、周总结、月总结、述职报告……写不完的。很多人觉得这类文书"就是走个形式"，但实际上写得好不好，直接影响领导对你工作能力的印象。AI可以帮你快速搭好框架、把语言理顺，但前提是你得提供真实的工作内容——这一点AI帮不了你。</w:t>
      </w:r>
    </w:p>
    <w:p w14:paraId="3AEB6373">
      <w:pPr>
        <w:rPr>
          <w:rFonts w:hint="eastAsia"/>
        </w:rPr>
      </w:pPr>
      <w:r>
        <w:rPr>
          <w:rFonts w:hint="eastAsia"/>
        </w:rPr>
        <w:pict>
          <v:rect id="_x0000_i1120" o:spt="1" style="height:3pt;width:0pt;" fillcolor="#A0A0A0" filled="t" stroked="f" coordsize="21600,21600" o:hr="t" o:hrstd="t" o:hralign="center">
            <v:path/>
            <v:fill on="t" focussize="0,0"/>
            <v:stroke on="f"/>
            <v:imagedata o:title=""/>
            <o:lock v:ext="edit"/>
            <w10:wrap type="none"/>
            <w10:anchorlock/>
          </v:rect>
        </w:pict>
      </w:r>
    </w:p>
    <w:p w14:paraId="735304AC">
      <w:pPr>
        <w:rPr>
          <w:rFonts w:hint="eastAsia"/>
          <w:b/>
          <w:bCs/>
        </w:rPr>
      </w:pPr>
      <w:r>
        <w:rPr>
          <w:rFonts w:hint="eastAsia"/>
          <w:b/>
          <w:bCs/>
        </w:rPr>
        <w:t>一、工作计划的AI辅助撰写</w:t>
      </w:r>
    </w:p>
    <w:p w14:paraId="52E728C7">
      <w:pPr>
        <w:rPr>
          <w:rFonts w:hint="eastAsia"/>
        </w:rPr>
      </w:pPr>
      <w:r>
        <w:rPr>
          <w:rFonts w:hint="eastAsia"/>
        </w:rPr>
        <w:t>工作计划的核心是：</w:t>
      </w:r>
      <w:r>
        <w:rPr>
          <w:rFonts w:hint="eastAsia"/>
          <w:b/>
          <w:bCs/>
        </w:rPr>
        <w:t>做什么、怎么做、什么时候完成</w:t>
      </w:r>
      <w:r>
        <w:rPr>
          <w:rFonts w:hint="eastAsia"/>
        </w:rPr>
        <w:t>。听起来简单，但很多人一到写计划的时候就犯难，不知道怎么组织结构、怎么把零散的想法整理成条理清晰的文档。</w:t>
      </w:r>
    </w:p>
    <w:p w14:paraId="09144286">
      <w:pPr>
        <w:rPr>
          <w:rFonts w:hint="eastAsia"/>
        </w:rPr>
      </w:pPr>
      <w:r>
        <w:rPr>
          <w:rFonts w:hint="eastAsia"/>
        </w:rPr>
        <w:t>AI在这个环节能帮上大忙——你只需要把"打算做的事情"用大白话告诉它，它能帮你整理成结构化的工作计划。</w:t>
      </w:r>
    </w:p>
    <w:p w14:paraId="6948B531">
      <w:pPr>
        <w:rPr>
          <w:rFonts w:hint="eastAsia"/>
        </w:rPr>
      </w:pPr>
      <w:r>
        <w:rPr>
          <w:rFonts w:hint="eastAsia"/>
          <w:b/>
          <w:bCs/>
        </w:rPr>
        <w:t>场景：实习生撰写周工作计划</w:t>
      </w:r>
    </w:p>
    <w:p w14:paraId="255C0094">
      <w:pPr>
        <w:rPr>
          <w:rFonts w:hint="eastAsia"/>
        </w:rPr>
      </w:pPr>
      <w:r>
        <w:rPr>
          <w:rFonts w:hint="eastAsia"/>
        </w:rPr>
        <w:t>假设你在某商贸公司市场部实习，主管让你写下周的工作计划。你脑子里大概知道下周要做几件事，但不知道怎么写成正式的计划格式。</w:t>
      </w:r>
    </w:p>
    <w:p w14:paraId="558EF732">
      <w:pPr>
        <w:rPr>
          <w:rFonts w:hint="eastAsia"/>
        </w:rPr>
      </w:pPr>
      <w:r>
        <w:rPr>
          <w:rFonts w:hint="eastAsia"/>
        </w:rPr>
        <w:t>可以这样跟AI对话：</w:t>
      </w:r>
    </w:p>
    <w:p w14:paraId="68AE134D">
      <w:r>
        <w:t>我是某商贸公司市场部的实习生，主管让我写一份下周的工作计划。</w:t>
      </w:r>
    </w:p>
    <w:p w14:paraId="79275E84"/>
    <w:p w14:paraId="7661DD38">
      <w:r>
        <w:t>下周大概要做的事情有：</w:t>
      </w:r>
    </w:p>
    <w:p w14:paraId="2370A382">
      <w:r>
        <w:t>- 继续整理上次客户满意度调查的问卷数据，还有大概100份没录入</w:t>
      </w:r>
    </w:p>
    <w:p w14:paraId="333D76F0">
      <w:r>
        <w:t>- 周二要跟着主管去拜访一个客户，我需要提前准备一份公司介绍的PPT</w:t>
      </w:r>
    </w:p>
    <w:p w14:paraId="58089E51">
      <w:r>
        <w:t>- 帮忙写两条公司公众号的推送文案，主题是夏季新品上市</w:t>
      </w:r>
    </w:p>
    <w:p w14:paraId="5DAE6E0E">
      <w:r>
        <w:t>- 周五之前要把5月份的市场推广费用明细整理成表格交给财务</w:t>
      </w:r>
    </w:p>
    <w:p w14:paraId="07C0E6C1"/>
    <w:p w14:paraId="0E614186">
      <w:r>
        <w:t>请帮我把这些内容整理成一份格式规范的周工作计划，包含工作内容、</w:t>
      </w:r>
    </w:p>
    <w:p w14:paraId="441B6920">
      <w:r>
        <w:t>预计完成时间和备注说明。用表格形式呈现，语气简洁明了。</w:t>
      </w:r>
    </w:p>
    <w:p w14:paraId="6A9CDA59">
      <w:pPr>
        <w:rPr>
          <w:rFonts w:hint="eastAsia"/>
        </w:rPr>
      </w:pPr>
      <w:r>
        <w:rPr>
          <w:rFonts w:hint="eastAsia"/>
        </w:rPr>
        <w:t>观察这个提示词——关键不在于语言多么精炼，而在于</w:t>
      </w:r>
      <w:r>
        <w:rPr>
          <w:rFonts w:hint="eastAsia"/>
          <w:b/>
          <w:bCs/>
        </w:rPr>
        <w:t>把自己真实要做的事情一条一条列出来了</w:t>
      </w:r>
      <w:r>
        <w:rPr>
          <w:rFonts w:hint="eastAsia"/>
        </w:rPr>
        <w:t>。AI做的事情只是帮你"理结构、调格式、顺语言"，你负责提供原材料。</w:t>
      </w:r>
    </w:p>
    <w:p w14:paraId="1E716D7D">
      <w:pPr>
        <w:rPr>
          <w:rFonts w:hint="eastAsia"/>
        </w:rPr>
      </w:pPr>
      <w:r>
        <w:rPr>
          <w:rFonts w:hint="eastAsia"/>
          <w:b/>
          <w:bCs/>
        </w:rPr>
        <w:t>如果换成月度或年度工作计划呢？</w:t>
      </w:r>
      <w:r>
        <w:rPr>
          <w:rFonts w:hint="eastAsia"/>
        </w:rPr>
        <w:t> 思路一样，只是内容维度更广。年度计划一般需要包含年度目标、重点任务、时间节点、保障措施等内容。可以先让AI出一个计划的框架，确认框架合理后，再逐项填充具体内容。</w:t>
      </w:r>
    </w:p>
    <w:p w14:paraId="00821022">
      <w:r>
        <w:rPr>
          <w:rFonts w:hint="eastAsia"/>
        </w:rPr>
        <w:t>一份完整工作计划的常见结构见表3-4。</w:t>
      </w:r>
    </w:p>
    <w:p w14:paraId="03DB7A47">
      <w:pPr>
        <w:jc w:val="center"/>
        <w:rPr>
          <w:rFonts w:hint="eastAsia"/>
        </w:rPr>
      </w:pPr>
      <w:r>
        <w:rPr>
          <w:rFonts w:hint="eastAsia"/>
        </w:rPr>
        <w:t>表3-4 不同时间维度工作计划的常见结构</w:t>
      </w:r>
    </w:p>
    <w:tbl>
      <w:tblPr>
        <w:tblStyle w:val="17"/>
        <w:tblW w:w="7296" w:type="dxa"/>
        <w:tblInd w:w="0" w:type="dxa"/>
        <w:tblLayout w:type="autofit"/>
        <w:tblCellMar>
          <w:top w:w="15" w:type="dxa"/>
          <w:left w:w="15" w:type="dxa"/>
          <w:bottom w:w="15" w:type="dxa"/>
          <w:right w:w="15" w:type="dxa"/>
        </w:tblCellMar>
      </w:tblPr>
      <w:tblGrid>
        <w:gridCol w:w="879"/>
        <w:gridCol w:w="2862"/>
        <w:gridCol w:w="2022"/>
        <w:gridCol w:w="1533"/>
      </w:tblGrid>
      <w:tr w14:paraId="0DFCA419">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B192EA">
            <w:pPr>
              <w:rPr>
                <w:rFonts w:hint="eastAsia"/>
                <w:b/>
                <w:bCs/>
              </w:rPr>
            </w:pPr>
            <w:r>
              <w:rPr>
                <w:b/>
                <w:bCs/>
              </w:rPr>
              <w:t>计划类型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5DD513">
            <w:pPr>
              <w:rPr>
                <w:b/>
                <w:bCs/>
              </w:rPr>
            </w:pPr>
            <w:r>
              <w:rPr>
                <w:b/>
                <w:bCs/>
              </w:rPr>
              <w:t>通常包含的内容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C43CD6">
            <w:pPr>
              <w:rPr>
                <w:b/>
                <w:bCs/>
              </w:rPr>
            </w:pPr>
            <w:r>
              <w:rPr>
                <w:b/>
                <w:bCs/>
              </w:rPr>
              <w:t>AI能帮的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5EDACC">
            <w:pPr>
              <w:rPr>
                <w:b/>
                <w:bCs/>
              </w:rPr>
            </w:pPr>
            <w:r>
              <w:rPr>
                <w:b/>
                <w:bCs/>
              </w:rPr>
              <w:t>AI帮不了的</w:t>
            </w:r>
          </w:p>
        </w:tc>
      </w:tr>
      <w:tr w14:paraId="19C4E8A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2FFA6C">
            <w:r>
              <w:t>周计划</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A6C293">
            <w:r>
              <w:t>本周重点任务、每日安排、备注事项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8343DE">
            <w:r>
              <w:t>整理格式、规范表达</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1CF538B">
            <w:r>
              <w:t>确定你到底要做什么事</w:t>
            </w:r>
          </w:p>
        </w:tc>
      </w:tr>
      <w:tr w14:paraId="12C40B7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21EB48D">
            <w:r>
              <w:t>月计划</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F014330">
            <w:r>
              <w:t>月度目标、重点工作、进度安排、配合事项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E7B6A98">
            <w:r>
              <w:t>搭建框架、润色语言</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FB5211B">
            <w:r>
              <w:t>设定合理的工作目标</w:t>
            </w:r>
          </w:p>
        </w:tc>
      </w:tr>
      <w:tr w14:paraId="6BAF20B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F9657F">
            <w:r>
              <w:t>年度计划</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B77D9F">
            <w:r>
              <w:t>年度目标、重点项目、季度分解、资源需求、风险应对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5B1759">
            <w:r>
              <w:t>生成框架模板、参考同类计划写法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9BA254">
            <w:r>
              <w:t>结合实际情况做目标分解</w:t>
            </w:r>
          </w:p>
        </w:tc>
      </w:tr>
    </w:tbl>
    <w:p w14:paraId="38861EA3">
      <w:r>
        <w:rPr>
          <w:rFonts w:hint="eastAsia"/>
        </w:rPr>
        <w:pict>
          <v:rect id="_x0000_i1121" o:spt="1" style="height:3pt;width:0pt;" fillcolor="#A0A0A0" filled="t" stroked="f" coordsize="21600,21600" o:hr="t" o:hrstd="t" o:hralign="center">
            <v:path/>
            <v:fill on="t" focussize="0,0"/>
            <v:stroke on="f"/>
            <v:imagedata o:title=""/>
            <o:lock v:ext="edit"/>
            <w10:wrap type="none"/>
            <w10:anchorlock/>
          </v:rect>
        </w:pict>
      </w:r>
    </w:p>
    <w:p w14:paraId="0C522245">
      <w:pPr>
        <w:rPr>
          <w:rFonts w:hint="eastAsia"/>
          <w:b/>
          <w:bCs/>
        </w:rPr>
      </w:pPr>
      <w:r>
        <w:rPr>
          <w:rFonts w:hint="eastAsia"/>
          <w:b/>
          <w:bCs/>
        </w:rPr>
        <w:t>二、工作总结和述职报告的AI辅助撰写</w:t>
      </w:r>
    </w:p>
    <w:p w14:paraId="45F95661">
      <w:pPr>
        <w:rPr>
          <w:rFonts w:hint="eastAsia"/>
        </w:rPr>
      </w:pPr>
      <w:r>
        <w:rPr>
          <w:rFonts w:hint="eastAsia"/>
        </w:rPr>
        <w:t>如果说写计划是"规划未来"，那写总结就是"回顾过去"。两者的共同点是：</w:t>
      </w:r>
      <w:r>
        <w:rPr>
          <w:rFonts w:hint="eastAsia"/>
          <w:b/>
          <w:bCs/>
        </w:rPr>
        <w:t>都需要你自己提供真实的工作内容，AI只负责帮你组织和表达。</w:t>
      </w:r>
    </w:p>
    <w:p w14:paraId="0973B29D">
      <w:pPr>
        <w:rPr>
          <w:rFonts w:hint="eastAsia"/>
        </w:rPr>
      </w:pPr>
      <w:r>
        <w:rPr>
          <w:rFonts w:hint="eastAsia"/>
        </w:rPr>
        <w:t>工作总结写得好不好，很多时候不在于文采多高，而在于能不能做到以下三点：</w:t>
      </w:r>
    </w:p>
    <w:p w14:paraId="3697EFAD">
      <w:pPr>
        <w:numPr>
          <w:ilvl w:val="0"/>
          <w:numId w:val="81"/>
        </w:numPr>
        <w:rPr>
          <w:rFonts w:hint="eastAsia"/>
        </w:rPr>
      </w:pPr>
      <w:r>
        <w:rPr>
          <w:rFonts w:hint="eastAsia"/>
          <w:b/>
          <w:bCs/>
        </w:rPr>
        <w:t>有条理</w:t>
      </w:r>
      <w:r>
        <w:rPr>
          <w:rFonts w:hint="eastAsia"/>
        </w:rPr>
        <w:t>——不是一锅粥地流水账，而是分板块、分层次地汇报</w:t>
      </w:r>
    </w:p>
    <w:p w14:paraId="7DD293FD">
      <w:pPr>
        <w:numPr>
          <w:ilvl w:val="0"/>
          <w:numId w:val="81"/>
        </w:numPr>
        <w:rPr>
          <w:rFonts w:hint="eastAsia"/>
        </w:rPr>
      </w:pPr>
      <w:r>
        <w:rPr>
          <w:rFonts w:hint="eastAsia"/>
          <w:b/>
          <w:bCs/>
        </w:rPr>
        <w:t>有数据</w:t>
      </w:r>
      <w:r>
        <w:rPr>
          <w:rFonts w:hint="eastAsia"/>
        </w:rPr>
        <w:t>——用具体的数字说明工作成果，比"做了很多工作"有说服力得多</w:t>
      </w:r>
    </w:p>
    <w:p w14:paraId="12845071">
      <w:pPr>
        <w:numPr>
          <w:ilvl w:val="0"/>
          <w:numId w:val="81"/>
        </w:numPr>
        <w:rPr>
          <w:rFonts w:hint="eastAsia"/>
        </w:rPr>
      </w:pPr>
      <w:r>
        <w:rPr>
          <w:rFonts w:hint="eastAsia"/>
          <w:b/>
          <w:bCs/>
        </w:rPr>
        <w:t>有反思</w:t>
      </w:r>
      <w:r>
        <w:rPr>
          <w:rFonts w:hint="eastAsia"/>
        </w:rPr>
        <w:t>——不光说做了什么，还要说哪些做得好、哪些有不足、下一步怎么改</w:t>
      </w:r>
    </w:p>
    <w:p w14:paraId="790EB885">
      <w:pPr>
        <w:rPr>
          <w:rFonts w:hint="eastAsia"/>
        </w:rPr>
      </w:pPr>
      <w:r>
        <w:rPr>
          <w:rFonts w:hint="eastAsia"/>
        </w:rPr>
        <w:t>AI特别擅长的是第一点——帮你把一堆零散的工作信息整理成条理清晰的总结框架。但第二点和第三点必须依赖你自己：数据需要你去查、去统计；反思需要你真正想过才写得出来。</w:t>
      </w:r>
    </w:p>
    <w:p w14:paraId="44C9AC5E">
      <w:pPr>
        <w:rPr>
          <w:rFonts w:hint="eastAsia"/>
        </w:rPr>
      </w:pPr>
      <w:r>
        <w:rPr>
          <w:rFonts w:hint="eastAsia"/>
          <w:b/>
          <w:bCs/>
        </w:rPr>
        <w:t>场景：实习生撰写月度工作总结</w:t>
      </w:r>
    </w:p>
    <w:p w14:paraId="07E67B47">
      <w:r>
        <w:t>我是某商贸公司客服部的实习生，实习了一个月，主管让我写月度工作总结。</w:t>
      </w:r>
    </w:p>
    <w:p w14:paraId="30140033"/>
    <w:p w14:paraId="0A588138">
      <w:r>
        <w:t>这个月我主要做了以下事情：</w:t>
      </w:r>
    </w:p>
    <w:p w14:paraId="0061E8E9">
      <w:r>
        <w:t>1. 负责接听客户咨询电话，一个月大概接了200多个</w:t>
      </w:r>
    </w:p>
    <w:p w14:paraId="4730E286">
      <w:r>
        <w:t>2. 处理了15个客户投诉，大部分是关于发货慢和包装破损的</w:t>
      </w:r>
    </w:p>
    <w:p w14:paraId="396F0B25">
      <w:r>
        <w:t>3. 帮忙整理和更新了客服知识库，新增了20个常见问题的标准回复</w:t>
      </w:r>
    </w:p>
    <w:p w14:paraId="740B51D8">
      <w:r>
        <w:t>4. 参加了公司组织的产品知识培训（两次）</w:t>
      </w:r>
    </w:p>
    <w:p w14:paraId="714FCFA4">
      <w:r>
        <w:t>5. 学会了使用公司的CRM客户管理系统</w:t>
      </w:r>
    </w:p>
    <w:p w14:paraId="1DDDB04E"/>
    <w:p w14:paraId="5CC15F33">
      <w:r>
        <w:t>做得比较好的地方：客户投诉处理的满意率是93%，主管说这个数字挺高的</w:t>
      </w:r>
    </w:p>
    <w:p w14:paraId="016E1095">
      <w:r>
        <w:t>不足的地方：刚开始接电话的时候比较紧张，有几次回答不够准确，后来慢慢好了</w:t>
      </w:r>
    </w:p>
    <w:p w14:paraId="767ECA90">
      <w:r>
        <w:t>下个月想改进的地方：加强产品知识学习，争取能独立处理更复杂的客户问题</w:t>
      </w:r>
    </w:p>
    <w:p w14:paraId="792DFD7B"/>
    <w:p w14:paraId="74625722">
      <w:r>
        <w:t>请帮我把以上内容整理成一份正式的月度工作总结，分为"工作内容回顾""</w:t>
      </w:r>
    </w:p>
    <w:p w14:paraId="7BB5B280">
      <w:r>
        <w:t>工作成果与亮点""存在的不足""下月工作计划"四个部分，500字左右，</w:t>
      </w:r>
    </w:p>
    <w:p w14:paraId="048DE226">
      <w:r>
        <w:t>语气务实朴素，不要过度美化。</w:t>
      </w:r>
    </w:p>
    <w:p w14:paraId="522972D7">
      <w:pPr>
        <w:rPr>
          <w:rFonts w:hint="eastAsia"/>
        </w:rPr>
      </w:pPr>
      <w:r>
        <w:rPr>
          <w:rFonts w:hint="eastAsia"/>
          <w:b/>
          <w:bCs/>
        </w:rPr>
        <w:t>【想一想】</w:t>
      </w:r>
    </w:p>
    <w:p w14:paraId="1B27944C">
      <w:pPr>
        <w:rPr>
          <w:rFonts w:hint="eastAsia"/>
        </w:rPr>
      </w:pPr>
      <w:r>
        <w:rPr>
          <w:rFonts w:hint="eastAsia"/>
        </w:rPr>
        <w:t>注意上面这个提示词最后一句——"不要过度美化"。为什么要特别强调这一点？因为AI的"默认模式"是把什么都往好了写。如果不加限制，它可能会把"接了200多个电话"写成"以饱满的工作热情投身一线服务"，把"有几次回答不够准确"美化成"在面对挑战时展现了积极的学习态度"。听起来好听，但懂行的人一看就知道是空话套话。</w:t>
      </w:r>
    </w:p>
    <w:p w14:paraId="5870FA8E">
      <w:pPr>
        <w:rPr>
          <w:rFonts w:hint="eastAsia"/>
        </w:rPr>
      </w:pPr>
      <w:r>
        <w:rPr>
          <w:rFonts w:hint="eastAsia"/>
        </w:rPr>
        <w:t>好的工作总结应该实事求是——做了什么就说什么，好就是好，不足就是不足。领导更看重的是你有没有真实的思考，而不是词藻有多漂亮。</w:t>
      </w:r>
    </w:p>
    <w:p w14:paraId="0148F65A">
      <w:pPr>
        <w:rPr>
          <w:rFonts w:hint="eastAsia"/>
        </w:rPr>
      </w:pPr>
      <w:r>
        <w:rPr>
          <w:rFonts w:hint="eastAsia"/>
        </w:rPr>
        <w:pict>
          <v:rect id="_x0000_i1122" o:spt="1" style="height:3pt;width:0pt;" fillcolor="#A0A0A0" filled="t" stroked="f" coordsize="21600,21600" o:hr="t" o:hrstd="t" o:hralign="center">
            <v:path/>
            <v:fill on="t" focussize="0,0"/>
            <v:stroke on="f"/>
            <v:imagedata o:title=""/>
            <o:lock v:ext="edit"/>
            <w10:wrap type="none"/>
            <w10:anchorlock/>
          </v:rect>
        </w:pict>
      </w:r>
    </w:p>
    <w:p w14:paraId="671F8939">
      <w:pPr>
        <w:rPr>
          <w:rFonts w:hint="eastAsia"/>
          <w:b/>
          <w:bCs/>
        </w:rPr>
      </w:pPr>
      <w:r>
        <w:rPr>
          <w:rFonts w:hint="eastAsia"/>
          <w:b/>
          <w:bCs/>
        </w:rPr>
        <w:t>三、怎么把自己的真实工作内容融入AI生成的框架</w:t>
      </w:r>
    </w:p>
    <w:p w14:paraId="3FE04831">
      <w:pPr>
        <w:rPr>
          <w:rFonts w:hint="eastAsia"/>
        </w:rPr>
      </w:pPr>
      <w:r>
        <w:rPr>
          <w:rFonts w:hint="eastAsia"/>
        </w:rPr>
        <w:t>这是AI辅助写工作总结和计划时</w:t>
      </w:r>
      <w:r>
        <w:rPr>
          <w:rFonts w:hint="eastAsia"/>
          <w:b/>
          <w:bCs/>
        </w:rPr>
        <w:t>最重要的一个环节</w:t>
      </w:r>
      <w:r>
        <w:rPr>
          <w:rFonts w:hint="eastAsia"/>
        </w:rPr>
        <w:t>，也是很多人容易偷懒的环节。</w:t>
      </w:r>
    </w:p>
    <w:p w14:paraId="1A3E681B">
      <w:pPr>
        <w:rPr>
          <w:rFonts w:hint="eastAsia"/>
        </w:rPr>
      </w:pPr>
      <w:r>
        <w:rPr>
          <w:rFonts w:hint="eastAsia"/>
        </w:rPr>
        <w:t>常见的错误做法是：让AI随便生成一份工作总结，然后直接交上去。结果里面的数据是AI编的，案例是AI编的，工作内容跟实际做的事情对不上号。一旦领导多问两句，立刻露馅。</w:t>
      </w:r>
    </w:p>
    <w:p w14:paraId="672C814A">
      <w:pPr>
        <w:rPr>
          <w:rFonts w:hint="eastAsia"/>
        </w:rPr>
      </w:pPr>
      <w:r>
        <w:rPr>
          <w:rFonts w:hint="eastAsia"/>
        </w:rPr>
        <w:t>正确的做法分三步，如图3-3所示。</w:t>
      </w:r>
    </w:p>
    <w:p w14:paraId="3168D78A">
      <w:pPr>
        <w:jc w:val="center"/>
      </w:pPr>
      <w:r>
        <w:drawing>
          <wp:inline distT="0" distB="0" distL="0" distR="0">
            <wp:extent cx="2301240" cy="3922395"/>
            <wp:effectExtent l="0" t="0" r="3810" b="1905"/>
            <wp:docPr id="1030029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29388" name="图片 1"/>
                    <pic:cNvPicPr>
                      <a:picLocks noChangeAspect="1"/>
                    </pic:cNvPicPr>
                  </pic:nvPicPr>
                  <pic:blipFill>
                    <a:blip r:embed="rId17"/>
                    <a:stretch>
                      <a:fillRect/>
                    </a:stretch>
                  </pic:blipFill>
                  <pic:spPr>
                    <a:xfrm>
                      <a:off x="0" y="0"/>
                      <a:ext cx="2310211" cy="3937230"/>
                    </a:xfrm>
                    <a:prstGeom prst="rect">
                      <a:avLst/>
                    </a:prstGeom>
                  </pic:spPr>
                </pic:pic>
              </a:graphicData>
            </a:graphic>
          </wp:inline>
        </w:drawing>
      </w:r>
    </w:p>
    <w:p w14:paraId="2DA89995">
      <w:pPr>
        <w:jc w:val="center"/>
        <w:rPr>
          <w:rFonts w:hint="eastAsia"/>
        </w:rPr>
      </w:pPr>
      <w:r>
        <w:rPr>
          <w:rFonts w:hint="eastAsia"/>
        </w:rPr>
        <w:t>图3-3 用AI写工作总结的正确三步法</w:t>
      </w:r>
    </w:p>
    <w:p w14:paraId="1E2192F1">
      <w:pPr>
        <w:rPr>
          <w:rFonts w:hint="eastAsia"/>
        </w:rPr>
      </w:pPr>
      <w:r>
        <w:rPr>
          <w:rFonts w:hint="eastAsia"/>
        </w:rPr>
        <w:t>核心原则就一句话：</w:t>
      </w:r>
      <w:r>
        <w:rPr>
          <w:rFonts w:hint="eastAsia"/>
          <w:b/>
          <w:bCs/>
        </w:rPr>
        <w:t>内容是你的，格式是AI的。</w:t>
      </w:r>
    </w:p>
    <w:p w14:paraId="090ED7CF">
      <w:pPr>
        <w:rPr>
          <w:rFonts w:hint="eastAsia"/>
        </w:rPr>
      </w:pPr>
      <w:r>
        <w:rPr>
          <w:rFonts w:hint="eastAsia"/>
        </w:rPr>
        <w:t>你提供真实的工作事项、数据、感受，AI帮你整理成结构清晰、语言通顺的文档。两者缺一不可——没有你的真实内容，AI只能生成一堆正确的废话；没有AI的整理能力，你可能要花几倍的时间自己排版措辞。</w:t>
      </w:r>
    </w:p>
    <w:p w14:paraId="1979D2C7">
      <w:pPr>
        <w:rPr>
          <w:rFonts w:hint="eastAsia"/>
        </w:rPr>
      </w:pPr>
      <w:r>
        <w:rPr>
          <w:rFonts w:hint="eastAsia"/>
          <w:b/>
          <w:bCs/>
        </w:rPr>
        <w:t>【实战案例】一份"有血有肉"的实习总结</w:t>
      </w:r>
    </w:p>
    <w:p w14:paraId="7197E712">
      <w:pPr>
        <w:rPr>
          <w:rFonts w:hint="eastAsia"/>
        </w:rPr>
      </w:pPr>
      <w:r>
        <w:rPr>
          <w:rFonts w:hint="eastAsia"/>
        </w:rPr>
        <w:t>会计专业的学生小周在某邮政网点实习了三个月，要写实习总结。她没有直接让AI"帮我写一份邮政网点的实习总结"，而是先花了半小时回忆自己这三个月干了什么，用手机备忘录记了一页碎碎念：</w:t>
      </w:r>
    </w:p>
    <w:p w14:paraId="6B888204">
      <w:pPr>
        <w:rPr>
          <w:rFonts w:hint="eastAsia"/>
        </w:rPr>
      </w:pPr>
      <w:r>
        <w:rPr>
          <w:rFonts w:hint="eastAsia"/>
          <w:i/>
          <w:iCs/>
        </w:rPr>
        <w:t>"第一个月主要在柜台学收寄包裹，刚开始连资费标准都记不住，后来慢慢熟了。第二个月开始接触理财产品代销，卖出去了3单，金额不大但挺有成就感。第三个月参与了网点的中秋节营销活动，负责在社区微信群里发宣传信息，活动期间网点包裹业务量比平时增长了大概20%。做得不好的地方是理财产品知识掌握得不够扎实，有一次客户问起收益计算方式我没答上来，挺尴尬的。"</w:t>
      </w:r>
    </w:p>
    <w:p w14:paraId="6EF0C39E">
      <w:pPr>
        <w:rPr>
          <w:rFonts w:hint="eastAsia"/>
        </w:rPr>
      </w:pPr>
      <w:r>
        <w:rPr>
          <w:rFonts w:hint="eastAsia"/>
        </w:rPr>
        <w:t>然后她把这段文字发给AI，要求"整理成一份2000字的实习总结，分为实习概况、主要工作内容、收获与成长、不足与改进四个部分"。AI生成的初稿结构非常清晰，语言也比她的碎碎念规范多了。她又花了二十分钟做了一轮修改——补上了网点的真实地址（AI里用了占位符）、修正了几个数字、删掉了AI自作主张添加的几句"抒情"，最终成稿。</w:t>
      </w:r>
    </w:p>
    <w:p w14:paraId="258D8175">
      <w:pPr>
        <w:rPr>
          <w:rFonts w:hint="eastAsia"/>
        </w:rPr>
      </w:pPr>
      <w:r>
        <w:rPr>
          <w:rFonts w:hint="eastAsia"/>
        </w:rPr>
        <w:t>这份总结读起来既有专业的框架结构，又有真实的工作细节，比那种通篇空话套话的实习总结好出一大截。</w:t>
      </w:r>
    </w:p>
    <w:p w14:paraId="40AC1F20">
      <w:pPr>
        <w:rPr>
          <w:rFonts w:hint="eastAsia"/>
        </w:rPr>
      </w:pPr>
      <w:r>
        <w:rPr>
          <w:rFonts w:hint="eastAsia"/>
        </w:rPr>
        <w:pict>
          <v:rect id="_x0000_i1123" o:spt="1" style="height:3pt;width:0pt;" fillcolor="#A0A0A0" filled="t" stroked="f" coordsize="21600,21600" o:hr="t" o:hrstd="t" o:hralign="center">
            <v:path/>
            <v:fill on="t" focussize="0,0"/>
            <v:stroke on="f"/>
            <v:imagedata o:title=""/>
            <o:lock v:ext="edit"/>
            <w10:wrap type="none"/>
            <w10:anchorlock/>
          </v:rect>
        </w:pict>
      </w:r>
    </w:p>
    <w:p w14:paraId="2632DC41">
      <w:pPr>
        <w:rPr>
          <w:rFonts w:hint="eastAsia"/>
        </w:rPr>
      </w:pPr>
      <w:r>
        <w:rPr>
          <w:rFonts w:hint="eastAsia"/>
          <w:b/>
          <w:bCs/>
        </w:rPr>
        <w:t>【职业素养】工作总结中的"真实"比"漂亮"重要</w:t>
      </w:r>
    </w:p>
    <w:p w14:paraId="083863FC">
      <w:pPr>
        <w:rPr>
          <w:rFonts w:hint="eastAsia"/>
        </w:rPr>
      </w:pPr>
      <w:r>
        <w:rPr>
          <w:rFonts w:hint="eastAsia"/>
        </w:rPr>
        <w:t>在职场上，工作总结是你向上级展示工作成果和能力的重要途径。一份好的总结需要真实、具体、有反思——用真实数据说话，用具体事例佐证，对不足之处诚实面对。</w:t>
      </w:r>
    </w:p>
    <w:p w14:paraId="76608120">
      <w:pPr>
        <w:rPr>
          <w:rFonts w:hint="eastAsia"/>
        </w:rPr>
      </w:pPr>
      <w:r>
        <w:rPr>
          <w:rFonts w:hint="eastAsia"/>
        </w:rPr>
        <w:t>AI可以帮你把话说得更漂亮，但说的是不是真话，只有你自己知道。那些为了好看而让AI编造工作数据和业绩的做法，一旦被识破，损害的是自己的职业信誉。在任何岗位上，</w:t>
      </w:r>
      <w:r>
        <w:rPr>
          <w:rFonts w:hint="eastAsia"/>
          <w:b/>
          <w:bCs/>
        </w:rPr>
        <w:t>诚实和靠谱永远比文笔好更值钱</w:t>
      </w:r>
      <w:r>
        <w:rPr>
          <w:rFonts w:hint="eastAsia"/>
        </w:rPr>
        <w:t>。</w:t>
      </w:r>
    </w:p>
    <w:p w14:paraId="6F46ACDF">
      <w:pPr>
        <w:rPr>
          <w:rFonts w:hint="eastAsia"/>
        </w:rPr>
      </w:pPr>
      <w:r>
        <w:rPr>
          <w:rFonts w:hint="eastAsia"/>
        </w:rPr>
        <w:pict>
          <v:rect id="_x0000_i1124" o:spt="1" style="height:3pt;width:0pt;" fillcolor="#A0A0A0" filled="t" stroked="f" coordsize="21600,21600" o:hr="t" o:hrstd="t" o:hralign="center">
            <v:path/>
            <v:fill on="t" focussize="0,0"/>
            <v:stroke on="f"/>
            <v:imagedata o:title=""/>
            <o:lock v:ext="edit"/>
            <w10:wrap type="none"/>
            <w10:anchorlock/>
          </v:rect>
        </w:pict>
      </w:r>
    </w:p>
    <w:p w14:paraId="0562D7C8">
      <w:pPr>
        <w:rPr>
          <w:rFonts w:hint="eastAsia"/>
        </w:rPr>
      </w:pPr>
      <w:r>
        <w:rPr>
          <w:rFonts w:hint="eastAsia"/>
          <w:b/>
          <w:bCs/>
        </w:rPr>
        <w:t>【任务小结与自测】</w:t>
      </w:r>
    </w:p>
    <w:p w14:paraId="3BFCD55E">
      <w:pPr>
        <w:rPr>
          <w:rFonts w:hint="eastAsia"/>
        </w:rPr>
      </w:pPr>
      <w:r>
        <w:rPr>
          <w:rFonts w:hint="eastAsia"/>
        </w:rPr>
        <w:t>完成任务二后，检查一下：</w:t>
      </w:r>
    </w:p>
    <w:p w14:paraId="6D925C73">
      <w:pPr>
        <w:numPr>
          <w:ilvl w:val="0"/>
          <w:numId w:val="82"/>
        </w:numPr>
        <w:rPr>
          <w:rFonts w:hint="eastAsia"/>
        </w:rPr>
      </w:pPr>
      <w:r>
        <w:rPr>
          <w:rFonts w:hint="eastAsia"/>
        </w:rPr>
        <w:t>知道工作计划和工作总结的基本结构</w:t>
      </w:r>
    </w:p>
    <w:p w14:paraId="22F197CC">
      <w:pPr>
        <w:numPr>
          <w:ilvl w:val="0"/>
          <w:numId w:val="82"/>
        </w:numPr>
        <w:rPr>
          <w:rFonts w:hint="eastAsia"/>
        </w:rPr>
      </w:pPr>
      <w:r>
        <w:rPr>
          <w:rFonts w:hint="eastAsia"/>
        </w:rPr>
        <w:t>能把自己的真实工作内容用提示词提供给AI，让它帮忙整理成规范文档</w:t>
      </w:r>
    </w:p>
    <w:p w14:paraId="295935DE">
      <w:pPr>
        <w:numPr>
          <w:ilvl w:val="0"/>
          <w:numId w:val="82"/>
        </w:numPr>
        <w:rPr>
          <w:rFonts w:hint="eastAsia"/>
        </w:rPr>
      </w:pPr>
      <w:r>
        <w:rPr>
          <w:rFonts w:hint="eastAsia"/>
        </w:rPr>
        <w:t>理解"内容是你的，格式是AI的"这个核心原则</w:t>
      </w:r>
    </w:p>
    <w:p w14:paraId="5E74476F">
      <w:pPr>
        <w:numPr>
          <w:ilvl w:val="0"/>
          <w:numId w:val="82"/>
        </w:numPr>
        <w:rPr>
          <w:rFonts w:hint="eastAsia"/>
        </w:rPr>
      </w:pPr>
      <w:r>
        <w:rPr>
          <w:rFonts w:hint="eastAsia"/>
        </w:rPr>
        <w:t>知道AI生成的总结需要人工核对数据、删掉空话套话</w:t>
      </w:r>
    </w:p>
    <w:p w14:paraId="2DE55999">
      <w:pPr>
        <w:rPr>
          <w:rFonts w:hint="eastAsia"/>
        </w:rPr>
      </w:pPr>
      <w:r>
        <w:rPr>
          <w:rFonts w:hint="eastAsia"/>
        </w:rPr>
        <w:pict>
          <v:rect id="_x0000_i1125" o:spt="1" style="height:3pt;width:0pt;" fillcolor="#A0A0A0" filled="t" stroked="f" coordsize="21600,21600" o:hr="t" o:hrstd="t" o:hralign="center">
            <v:path/>
            <v:fill on="t" focussize="0,0"/>
            <v:stroke on="f"/>
            <v:imagedata o:title=""/>
            <o:lock v:ext="edit"/>
            <w10:wrap type="none"/>
            <w10:anchorlock/>
          </v:rect>
        </w:pict>
      </w:r>
    </w:p>
    <w:p w14:paraId="55B1F9DF">
      <w:pPr>
        <w:rPr>
          <w:rFonts w:hint="eastAsia"/>
          <w:b/>
          <w:bCs/>
        </w:rPr>
      </w:pPr>
      <w:r>
        <w:rPr>
          <w:rFonts w:hint="eastAsia"/>
          <w:b/>
          <w:bCs/>
        </w:rPr>
        <w:t>任务三 用AI写方案和报告</w:t>
      </w:r>
    </w:p>
    <w:p w14:paraId="27CBC158">
      <w:pPr>
        <w:rPr>
          <w:rFonts w:hint="eastAsia"/>
        </w:rPr>
      </w:pPr>
      <w:r>
        <w:rPr>
          <w:rFonts w:hint="eastAsia"/>
          <w:b/>
          <w:bCs/>
        </w:rPr>
        <w:t>【任务描述】</w:t>
      </w:r>
      <w:r>
        <w:rPr>
          <w:rFonts w:hint="eastAsia"/>
        </w:rPr>
        <w:t> 方案和报告比邮件、通知、总结都要复杂，往往需要更长的篇幅、更清晰的逻辑和更丰富的内容。但只要掌握"先让AI出框架、再分段填充、最后人工完善"的方法，写起来也不会太难。</w:t>
      </w:r>
    </w:p>
    <w:p w14:paraId="4EC524EF">
      <w:pPr>
        <w:rPr>
          <w:rFonts w:hint="eastAsia"/>
        </w:rPr>
      </w:pPr>
      <w:r>
        <w:rPr>
          <w:rFonts w:hint="eastAsia"/>
        </w:rPr>
        <w:pict>
          <v:rect id="_x0000_i1126" o:spt="1" style="height:3pt;width:0pt;" fillcolor="#A0A0A0" filled="t" stroked="f" coordsize="21600,21600" o:hr="t" o:hrstd="t" o:hralign="center">
            <v:path/>
            <v:fill on="t" focussize="0,0"/>
            <v:stroke on="f"/>
            <v:imagedata o:title=""/>
            <o:lock v:ext="edit"/>
            <w10:wrap type="none"/>
            <w10:anchorlock/>
          </v:rect>
        </w:pict>
      </w:r>
    </w:p>
    <w:p w14:paraId="7C26C81A">
      <w:pPr>
        <w:rPr>
          <w:rFonts w:hint="eastAsia"/>
          <w:b/>
          <w:bCs/>
        </w:rPr>
      </w:pPr>
      <w:r>
        <w:rPr>
          <w:rFonts w:hint="eastAsia"/>
          <w:b/>
          <w:bCs/>
        </w:rPr>
        <w:t>一、活动策划方案的AI辅助撰写</w:t>
      </w:r>
    </w:p>
    <w:p w14:paraId="76D78122">
      <w:r>
        <w:rPr>
          <w:rFonts w:hint="eastAsia"/>
        </w:rPr>
        <w:t>商贸企业经常需要策划各种活动——促销活动、客户答谢、新品推广、节日营销等。活动策划方案通常需要包含的内容见表3-5。</w:t>
      </w:r>
    </w:p>
    <w:p w14:paraId="0679D1E9">
      <w:pPr>
        <w:jc w:val="center"/>
        <w:rPr>
          <w:rFonts w:hint="eastAsia"/>
        </w:rPr>
      </w:pPr>
      <w:r>
        <w:t>表3-5 活动策划方案的常见结构</w:t>
      </w:r>
    </w:p>
    <w:tbl>
      <w:tblPr>
        <w:tblStyle w:val="17"/>
        <w:tblW w:w="7296" w:type="dxa"/>
        <w:tblInd w:w="0" w:type="dxa"/>
        <w:tblLayout w:type="autofit"/>
        <w:tblCellMar>
          <w:top w:w="15" w:type="dxa"/>
          <w:left w:w="15" w:type="dxa"/>
          <w:bottom w:w="15" w:type="dxa"/>
          <w:right w:w="15" w:type="dxa"/>
        </w:tblCellMar>
      </w:tblPr>
      <w:tblGrid>
        <w:gridCol w:w="1664"/>
        <w:gridCol w:w="5632"/>
      </w:tblGrid>
      <w:tr w14:paraId="70193DD9">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81E093">
            <w:pPr>
              <w:rPr>
                <w:rFonts w:hint="eastAsia"/>
                <w:b/>
                <w:bCs/>
              </w:rPr>
            </w:pPr>
            <w:r>
              <w:rPr>
                <w:b/>
                <w:bCs/>
              </w:rPr>
              <w:t>组成部分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913E8B">
            <w:pPr>
              <w:rPr>
                <w:b/>
                <w:bCs/>
              </w:rPr>
            </w:pPr>
            <w:r>
              <w:rPr>
                <w:b/>
                <w:bCs/>
              </w:rPr>
              <w:t>主要内容</w:t>
            </w:r>
          </w:p>
        </w:tc>
      </w:tr>
      <w:tr w14:paraId="054F1AE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366A87E">
            <w:r>
              <w:t>活动主题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5AAA96">
            <w:r>
              <w:t>一句话概括活动的核心卖点或创意</w:t>
            </w:r>
          </w:p>
        </w:tc>
      </w:tr>
      <w:tr w14:paraId="67692FA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6C7E4A9">
            <w:r>
              <w:t>活动目的</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D9C11F0">
            <w:r>
              <w:t>这个活动要达成什么目标（提升销量？拉新客户？回馈老客户？）</w:t>
            </w:r>
          </w:p>
        </w:tc>
      </w:tr>
      <w:tr w14:paraId="0B1279D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9550EAD">
            <w:r>
              <w:t>活动时间和地点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20DEDC">
            <w:r>
              <w:t>具体的起止时间、举办地点或线上平台</w:t>
            </w:r>
          </w:p>
        </w:tc>
      </w:tr>
      <w:tr w14:paraId="312BB01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ED9C1E4">
            <w:r>
              <w:t>目标人群</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2F020EB">
            <w:r>
              <w:t>活动主要面向谁</w:t>
            </w:r>
          </w:p>
        </w:tc>
      </w:tr>
      <w:tr w14:paraId="54832EC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0F183A">
            <w:r>
              <w:t>活动内容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2159EB">
            <w:r>
              <w:t>具体怎么做，有哪些环节和玩法</w:t>
            </w:r>
          </w:p>
        </w:tc>
      </w:tr>
      <w:tr w14:paraId="65F50CE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7A5D6FE">
            <w:r>
              <w:t>宣传推广计划</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035AB2F">
            <w:r>
              <w:t>通过什么渠道、什么方式来宣传</w:t>
            </w:r>
          </w:p>
        </w:tc>
      </w:tr>
      <w:tr w14:paraId="7CA8B78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FCEA2A">
            <w:r>
              <w:t>预算估算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B0047A">
            <w:r>
              <w:t>预计花多少钱，花在哪里</w:t>
            </w:r>
          </w:p>
        </w:tc>
      </w:tr>
      <w:tr w14:paraId="663D7C9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F949B04">
            <w:r>
              <w:t>人员分工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30BC97D">
            <w:r>
              <w:t>谁负责什么</w:t>
            </w:r>
          </w:p>
        </w:tc>
      </w:tr>
      <w:tr w14:paraId="7E972E8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E10E22">
            <w:r>
              <w:t>预期效果</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E81C6C">
            <w:r>
              <w:t>预估能带来什么成果</w:t>
            </w:r>
          </w:p>
        </w:tc>
      </w:tr>
      <w:tr w14:paraId="7454BB3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8E1D6D4">
            <w:r>
              <w:t>风险应对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AFB4361">
            <w:r>
              <w:t>可能出什么问题，怎么应对</w:t>
            </w:r>
          </w:p>
        </w:tc>
      </w:tr>
    </w:tbl>
    <w:p w14:paraId="719E80FF">
      <w:r>
        <w:rPr>
          <w:rFonts w:hint="eastAsia"/>
        </w:rPr>
        <w:t>写策划方案的时候，</w:t>
      </w:r>
      <w:r>
        <w:rPr>
          <w:rFonts w:hint="eastAsia"/>
          <w:b/>
          <w:bCs/>
        </w:rPr>
        <w:t>最忌讳的是一上来就让AI"帮我写一份活动策划方案"然后什么信息都不给</w:t>
      </w:r>
      <w:r>
        <w:rPr>
          <w:rFonts w:hint="eastAsia"/>
        </w:rPr>
        <w:t>。那样生成的方案跟你的实际情况完全脱节，等于白写。</w:t>
      </w:r>
    </w:p>
    <w:p w14:paraId="68C79F02">
      <w:pPr>
        <w:rPr>
          <w:rFonts w:hint="eastAsia"/>
        </w:rPr>
      </w:pPr>
      <w:r>
        <w:rPr>
          <w:rFonts w:hint="eastAsia"/>
        </w:rPr>
        <w:t>正确的做法是</w:t>
      </w:r>
      <w:r>
        <w:rPr>
          <w:rFonts w:hint="eastAsia"/>
          <w:b/>
          <w:bCs/>
        </w:rPr>
        <w:t>分两步走</w:t>
      </w:r>
      <w:r>
        <w:rPr>
          <w:rFonts w:hint="eastAsia"/>
        </w:rPr>
        <w:t>：</w:t>
      </w:r>
    </w:p>
    <w:p w14:paraId="4D2C10FA">
      <w:pPr>
        <w:rPr>
          <w:rFonts w:hint="eastAsia"/>
        </w:rPr>
      </w:pPr>
      <w:r>
        <w:rPr>
          <w:rFonts w:hint="eastAsia"/>
          <w:b/>
          <w:bCs/>
        </w:rPr>
        <w:t>第一步：让AI帮你搭框架。</w:t>
      </w:r>
    </w:p>
    <w:p w14:paraId="2E942D53">
      <w:r>
        <w:t>我需要为某商贸公司策划一场中秋节期间的促销活动，活动形式是线下</w:t>
      </w:r>
    </w:p>
    <w:p w14:paraId="059B8F37">
      <w:r>
        <w:t>门店促销+线上公众号推广，目标是提升9月份的销售额并吸引新客户。</w:t>
      </w:r>
    </w:p>
    <w:p w14:paraId="3BD1DE16">
      <w:r>
        <w:t>请先帮我列一个策划方案的大纲框架，不需要填写具体内容，只列出</w:t>
      </w:r>
    </w:p>
    <w:p w14:paraId="7D41D92A">
      <w:r>
        <w:t>需要包含哪些部分。</w:t>
      </w:r>
    </w:p>
    <w:p w14:paraId="62352507">
      <w:pPr>
        <w:rPr>
          <w:rFonts w:hint="eastAsia"/>
        </w:rPr>
      </w:pPr>
      <w:r>
        <w:rPr>
          <w:rFonts w:hint="eastAsia"/>
          <w:b/>
          <w:bCs/>
        </w:rPr>
        <w:t>第二步：确认框架后，逐段填充。</w:t>
      </w:r>
    </w:p>
    <w:p w14:paraId="2BDA78A7">
      <w:r>
        <w:t>框架很好。现在请帮我写第三部分"活动内容设计"。以下是活动的基本信息：</w:t>
      </w:r>
    </w:p>
    <w:p w14:paraId="775362DA">
      <w:r>
        <w:t>- 活动时间：9月10日至9月17日</w:t>
      </w:r>
    </w:p>
    <w:p w14:paraId="55042A46">
      <w:r>
        <w:t>- 线下门店：全场满200减30，购物满500送定制月饼礼盒一份</w:t>
      </w:r>
    </w:p>
    <w:p w14:paraId="1BD69A9F">
      <w:r>
        <w:t>- 线上公众号：发起"晒中秋团圆照"征集活动，点赞前10名各获100元购物卡</w:t>
      </w:r>
    </w:p>
    <w:p w14:paraId="12F67B6A">
      <w:r>
        <w:t>- 活动期间每天下午3点限量发放50张满100减15的优惠券</w:t>
      </w:r>
    </w:p>
    <w:p w14:paraId="14E94716"/>
    <w:p w14:paraId="5458C599">
      <w:r>
        <w:t>请把以上信息写成正式的策划方案文字，条理清晰，300字左右。</w:t>
      </w:r>
    </w:p>
    <w:p w14:paraId="6CA157AB">
      <w:pPr>
        <w:rPr>
          <w:rFonts w:hint="eastAsia"/>
        </w:rPr>
      </w:pPr>
      <w:r>
        <w:rPr>
          <w:rFonts w:hint="eastAsia"/>
        </w:rPr>
        <w:t>这种"先出框架，再分段写"的方式，比一次性让AI"写完整份方案"效果好得多。原因是：一次性写长文，AI容易在中间部分"注水"或者编造细节；分段写的话，每一段你都能及时检查和控制。</w:t>
      </w:r>
    </w:p>
    <w:p w14:paraId="04AD3A34">
      <w:pPr>
        <w:rPr>
          <w:rFonts w:hint="eastAsia"/>
        </w:rPr>
      </w:pPr>
      <w:r>
        <w:rPr>
          <w:rFonts w:hint="eastAsia"/>
          <w:b/>
          <w:bCs/>
        </w:rPr>
        <w:t>【试一试】</w:t>
      </w:r>
    </w:p>
    <w:p w14:paraId="049E92C5">
      <w:pPr>
        <w:rPr>
          <w:rFonts w:hint="eastAsia"/>
        </w:rPr>
      </w:pPr>
      <w:r>
        <w:rPr>
          <w:rFonts w:hint="eastAsia"/>
        </w:rPr>
        <w:t>选一个你感兴趣的活动场景（比如校园跳蚤市场、社区年货节、线上直播促销等），按照"先出框架，再分段写"的方法，用AI写出策划方案的前两个部分（活动主题和活动目的）。</w:t>
      </w:r>
    </w:p>
    <w:p w14:paraId="527133AE">
      <w:pPr>
        <w:rPr>
          <w:rFonts w:hint="eastAsia"/>
        </w:rPr>
      </w:pPr>
      <w:r>
        <w:rPr>
          <w:rFonts w:hint="eastAsia"/>
        </w:rPr>
        <w:pict>
          <v:rect id="_x0000_i1127" o:spt="1" style="height:3pt;width:0pt;" fillcolor="#A0A0A0" filled="t" stroked="f" coordsize="21600,21600" o:hr="t" o:hrstd="t" o:hralign="center">
            <v:path/>
            <v:fill on="t" focussize="0,0"/>
            <v:stroke on="f"/>
            <v:imagedata o:title=""/>
            <o:lock v:ext="edit"/>
            <w10:wrap type="none"/>
            <w10:anchorlock/>
          </v:rect>
        </w:pict>
      </w:r>
    </w:p>
    <w:p w14:paraId="5BD8892E">
      <w:pPr>
        <w:rPr>
          <w:rFonts w:hint="eastAsia"/>
          <w:b/>
          <w:bCs/>
        </w:rPr>
      </w:pPr>
      <w:r>
        <w:rPr>
          <w:rFonts w:hint="eastAsia"/>
          <w:b/>
          <w:bCs/>
        </w:rPr>
        <w:t>二、调研报告和分析报告的AI辅助撰写</w:t>
      </w:r>
    </w:p>
    <w:p w14:paraId="1D1383ED">
      <w:pPr>
        <w:rPr>
          <w:rFonts w:hint="eastAsia"/>
        </w:rPr>
      </w:pPr>
      <w:r>
        <w:rPr>
          <w:rFonts w:hint="eastAsia"/>
        </w:rPr>
        <w:t>调研报告和分析报告比策划方案更强调</w:t>
      </w:r>
      <w:r>
        <w:rPr>
          <w:rFonts w:hint="eastAsia"/>
          <w:b/>
          <w:bCs/>
        </w:rPr>
        <w:t>逻辑性和数据支撑</w:t>
      </w:r>
      <w:r>
        <w:rPr>
          <w:rFonts w:hint="eastAsia"/>
        </w:rPr>
        <w:t>。AI在这类文书中的作用主要体现在三个方面：</w:t>
      </w:r>
    </w:p>
    <w:p w14:paraId="10B8E940">
      <w:pPr>
        <w:numPr>
          <w:ilvl w:val="0"/>
          <w:numId w:val="83"/>
        </w:numPr>
        <w:rPr>
          <w:rFonts w:hint="eastAsia"/>
        </w:rPr>
      </w:pPr>
      <w:r>
        <w:rPr>
          <w:rFonts w:hint="eastAsia"/>
          <w:b/>
          <w:bCs/>
        </w:rPr>
        <w:t>帮你搭建报告的逻辑框架</w:t>
      </w:r>
      <w:r>
        <w:rPr>
          <w:rFonts w:hint="eastAsia"/>
        </w:rPr>
        <w:t>——调研报告应该先写什么、后写什么、怎么过渡</w:t>
      </w:r>
    </w:p>
    <w:p w14:paraId="20D90109">
      <w:pPr>
        <w:numPr>
          <w:ilvl w:val="0"/>
          <w:numId w:val="83"/>
        </w:numPr>
        <w:rPr>
          <w:rFonts w:hint="eastAsia"/>
        </w:rPr>
      </w:pPr>
      <w:r>
        <w:rPr>
          <w:rFonts w:hint="eastAsia"/>
          <w:b/>
          <w:bCs/>
        </w:rPr>
        <w:t>帮你组织语言</w:t>
      </w:r>
      <w:r>
        <w:rPr>
          <w:rFonts w:hint="eastAsia"/>
        </w:rPr>
        <w:t>——把零散的调研发现整理成通顺的段落</w:t>
      </w:r>
    </w:p>
    <w:p w14:paraId="4009865E">
      <w:pPr>
        <w:numPr>
          <w:ilvl w:val="0"/>
          <w:numId w:val="83"/>
        </w:numPr>
        <w:rPr>
          <w:rFonts w:hint="eastAsia"/>
        </w:rPr>
      </w:pPr>
      <w:r>
        <w:rPr>
          <w:rFonts w:hint="eastAsia"/>
          <w:b/>
          <w:bCs/>
        </w:rPr>
        <w:t>帮你写分析结论和建议</w:t>
      </w:r>
      <w:r>
        <w:rPr>
          <w:rFonts w:hint="eastAsia"/>
        </w:rPr>
        <w:t>——当然，结论和建议必须基于你提供的真实数据</w:t>
      </w:r>
    </w:p>
    <w:p w14:paraId="4874A4A8">
      <w:pPr>
        <w:rPr>
          <w:rFonts w:hint="eastAsia"/>
        </w:rPr>
      </w:pPr>
      <w:r>
        <w:rPr>
          <w:rFonts w:hint="eastAsia"/>
          <w:b/>
          <w:bCs/>
        </w:rPr>
        <w:t>【翻车现场】空中楼阁式的调研报告</w:t>
      </w:r>
    </w:p>
    <w:p w14:paraId="3DDD9913">
      <w:pPr>
        <w:rPr>
          <w:rFonts w:hint="eastAsia"/>
        </w:rPr>
      </w:pPr>
      <w:r>
        <w:rPr>
          <w:rFonts w:hint="eastAsia"/>
        </w:rPr>
        <w:t>有学生直接让AI"帮我写一份关于大学生网购行为的调研报告"，AI洋洋洒洒写了3000字，里面有详细的数据（"调查显示，78.3%的大学生每月网购次数在3次以上"）、有图表描述、有分析结论。</w:t>
      </w:r>
    </w:p>
    <w:p w14:paraId="794631C9">
      <w:pPr>
        <w:rPr>
          <w:rFonts w:hint="eastAsia"/>
        </w:rPr>
      </w:pPr>
      <w:r>
        <w:rPr>
          <w:rFonts w:hint="eastAsia"/>
        </w:rPr>
        <w:t>问题是——这个78.3%是AI编的。这份报告根本没有基于任何真实的调研数据。如果拿这种报告去交差，稍微一追问"数据来源是什么"就穿帮了。</w:t>
      </w:r>
    </w:p>
    <w:p w14:paraId="14F0DB97">
      <w:pPr>
        <w:rPr>
          <w:rFonts w:hint="eastAsia"/>
        </w:rPr>
      </w:pPr>
      <w:r>
        <w:rPr>
          <w:rFonts w:hint="eastAsia"/>
        </w:rPr>
        <w:t>调研报告的灵魂是</w:t>
      </w:r>
      <w:r>
        <w:rPr>
          <w:rFonts w:hint="eastAsia"/>
          <w:b/>
          <w:bCs/>
        </w:rPr>
        <w:t>真实数据</w:t>
      </w:r>
      <w:r>
        <w:rPr>
          <w:rFonts w:hint="eastAsia"/>
        </w:rPr>
        <w:t>，AI只能帮你在真实数据的基础上组织语言和逻辑。没有真实数据的调研报告，写得再漂亮也是空中楼阁。</w:t>
      </w:r>
    </w:p>
    <w:p w14:paraId="7724F529">
      <w:pPr>
        <w:rPr>
          <w:rFonts w:hint="eastAsia"/>
        </w:rPr>
      </w:pPr>
      <w:r>
        <w:rPr>
          <w:rFonts w:hint="eastAsia"/>
        </w:rPr>
        <w:t>写调研报告的正确流程如图3-4所示。</w:t>
      </w:r>
    </w:p>
    <w:p w14:paraId="5FDE26C5">
      <w:pPr>
        <w:jc w:val="center"/>
      </w:pPr>
      <w:r>
        <w:drawing>
          <wp:inline distT="0" distB="0" distL="0" distR="0">
            <wp:extent cx="1858010" cy="6983730"/>
            <wp:effectExtent l="0" t="0" r="8890" b="7620"/>
            <wp:docPr id="300637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37052" name="图片 1"/>
                    <pic:cNvPicPr>
                      <a:picLocks noChangeAspect="1"/>
                    </pic:cNvPicPr>
                  </pic:nvPicPr>
                  <pic:blipFill>
                    <a:blip r:embed="rId18"/>
                    <a:stretch>
                      <a:fillRect/>
                    </a:stretch>
                  </pic:blipFill>
                  <pic:spPr>
                    <a:xfrm>
                      <a:off x="0" y="0"/>
                      <a:ext cx="1861229" cy="6994893"/>
                    </a:xfrm>
                    <a:prstGeom prst="rect">
                      <a:avLst/>
                    </a:prstGeom>
                  </pic:spPr>
                </pic:pic>
              </a:graphicData>
            </a:graphic>
          </wp:inline>
        </w:drawing>
      </w:r>
    </w:p>
    <w:p w14:paraId="69E2A05E">
      <w:pPr>
        <w:jc w:val="center"/>
        <w:rPr>
          <w:rFonts w:hint="eastAsia"/>
        </w:rPr>
      </w:pPr>
      <w:r>
        <w:rPr>
          <w:rFonts w:hint="eastAsia"/>
        </w:rPr>
        <w:t>图3-4 AI辅助撰写调研报告的正确流程</w:t>
      </w:r>
    </w:p>
    <w:p w14:paraId="68823D96">
      <w:pPr>
        <w:rPr>
          <w:rFonts w:hint="eastAsia"/>
        </w:rPr>
      </w:pPr>
      <w:r>
        <w:rPr>
          <w:rFonts w:hint="eastAsia"/>
        </w:rPr>
        <w:pict>
          <v:rect id="_x0000_i1128" o:spt="1" style="height:3pt;width:0pt;" fillcolor="#A0A0A0" filled="t" stroked="f" coordsize="21600,21600" o:hr="t" o:hrstd="t" o:hralign="center">
            <v:path/>
            <v:fill on="t" focussize="0,0"/>
            <v:stroke on="f"/>
            <v:imagedata o:title=""/>
            <o:lock v:ext="edit"/>
            <w10:wrap type="none"/>
            <w10:anchorlock/>
          </v:rect>
        </w:pict>
      </w:r>
    </w:p>
    <w:p w14:paraId="6781A484">
      <w:pPr>
        <w:rPr>
          <w:rFonts w:hint="eastAsia"/>
          <w:b/>
          <w:bCs/>
        </w:rPr>
      </w:pPr>
      <w:r>
        <w:rPr>
          <w:rFonts w:hint="eastAsia"/>
          <w:b/>
          <w:bCs/>
        </w:rPr>
        <w:t>三、会议纪要的AI辅助整理</w:t>
      </w:r>
    </w:p>
    <w:p w14:paraId="739153E9">
      <w:pPr>
        <w:rPr>
          <w:rFonts w:hint="eastAsia"/>
        </w:rPr>
      </w:pPr>
      <w:r>
        <w:rPr>
          <w:rFonts w:hint="eastAsia"/>
        </w:rPr>
        <w:t>会议纪要是一种看似简单但实际上很考验功力的文书——它不是把开会说的话一字不差地记下来（那是会议记录），而是要</w:t>
      </w:r>
      <w:r>
        <w:rPr>
          <w:rFonts w:hint="eastAsia"/>
          <w:b/>
          <w:bCs/>
        </w:rPr>
        <w:t>提炼要点、归纳结论、明确分工</w:t>
      </w:r>
      <w:r>
        <w:rPr>
          <w:rFonts w:hint="eastAsia"/>
        </w:rPr>
        <w:t>。</w:t>
      </w:r>
    </w:p>
    <w:p w14:paraId="294D0A6E">
      <w:pPr>
        <w:rPr>
          <w:rFonts w:hint="eastAsia"/>
        </w:rPr>
      </w:pPr>
      <w:r>
        <w:rPr>
          <w:rFonts w:hint="eastAsia"/>
        </w:rPr>
        <w:t>AI在整理会议纪要方面特别好用。常见的用法有两种：</w:t>
      </w:r>
    </w:p>
    <w:p w14:paraId="0B95F050">
      <w:pPr>
        <w:rPr>
          <w:rFonts w:hint="eastAsia"/>
        </w:rPr>
      </w:pPr>
      <w:r>
        <w:rPr>
          <w:rFonts w:hint="eastAsia"/>
          <w:b/>
          <w:bCs/>
        </w:rPr>
        <w:t>用法一：把会议录音的文字转写稿交给AI整理。</w:t>
      </w:r>
    </w:p>
    <w:p w14:paraId="1230D215">
      <w:pPr>
        <w:rPr>
          <w:rFonts w:hint="eastAsia"/>
        </w:rPr>
      </w:pPr>
      <w:r>
        <w:rPr>
          <w:rFonts w:hint="eastAsia"/>
        </w:rPr>
        <w:t>现在很多手机都自带语音转文字功能，也有专门的会议转写工具（如讯飞听见、飞书妙记等）。先把会议录音转成文字，然后把文字稿发给AI，让它提炼出会议纪要。</w:t>
      </w:r>
    </w:p>
    <w:p w14:paraId="75F818C3">
      <w:r>
        <w:t>以下是一次部门周会的语音转写文字（比较口语化，有重复和跑题的内容）。</w:t>
      </w:r>
    </w:p>
    <w:p w14:paraId="49DAE654">
      <w:r>
        <w:t>请帮我整理成一份正式的会议纪要，包含以下几个部分：</w:t>
      </w:r>
    </w:p>
    <w:p w14:paraId="6DC2F729">
      <w:r>
        <w:t>1. 会议基本信息（时间、地点、参会人员、主持人）</w:t>
      </w:r>
    </w:p>
    <w:p w14:paraId="6B90C725">
      <w:r>
        <w:t>2. 议题讨论要点（按议题分条整理）</w:t>
      </w:r>
    </w:p>
    <w:p w14:paraId="2C34BBF9">
      <w:r>
        <w:t>3. 形成的决议和结论</w:t>
      </w:r>
    </w:p>
    <w:p w14:paraId="7E1BF7BA">
      <w:r>
        <w:t>4. 后续工作安排（负责人+完成时间）</w:t>
      </w:r>
    </w:p>
    <w:p w14:paraId="11FB8439"/>
    <w:p w14:paraId="790C36AD">
      <w:r>
        <w:t>语气正式简洁，突出结论和行动项，忽略讨论过程中的闲聊和重复内容。</w:t>
      </w:r>
    </w:p>
    <w:p w14:paraId="649A7EFC"/>
    <w:p w14:paraId="1606785E">
      <w:r>
        <w:t>[在此粘贴转写文字]</w:t>
      </w:r>
    </w:p>
    <w:p w14:paraId="11447A6E">
      <w:pPr>
        <w:rPr>
          <w:rFonts w:hint="eastAsia"/>
        </w:rPr>
      </w:pPr>
      <w:r>
        <w:rPr>
          <w:rFonts w:hint="eastAsia"/>
          <w:b/>
          <w:bCs/>
        </w:rPr>
        <w:t>用法二：根据自己的手写笔记让AI整理。</w:t>
      </w:r>
    </w:p>
    <w:p w14:paraId="0B197DFE">
      <w:pPr>
        <w:rPr>
          <w:rFonts w:hint="eastAsia"/>
        </w:rPr>
      </w:pPr>
      <w:r>
        <w:rPr>
          <w:rFonts w:hint="eastAsia"/>
        </w:rPr>
        <w:t>如果没有录音，可以根据自己在会上记的简单笔记来让AI整理。</w:t>
      </w:r>
    </w:p>
    <w:p w14:paraId="6C033D4E">
      <w:r>
        <w:t>以下是我在部门会议上记的简要笔记，比较零散。请帮我整理成一份</w:t>
      </w:r>
    </w:p>
    <w:p w14:paraId="5353D6D7">
      <w:r>
        <w:t>正式的会议纪要。</w:t>
      </w:r>
    </w:p>
    <w:p w14:paraId="5265D989"/>
    <w:p w14:paraId="28573809">
      <w:r>
        <w:t>我的笔记：</w:t>
      </w:r>
    </w:p>
    <w:p w14:paraId="350D6DE3">
      <w:r>
        <w:t>- 讨论了下季度的销售目标，定了比上季度增长10%</w:t>
      </w:r>
    </w:p>
    <w:p w14:paraId="5F3D7547">
      <w:r>
        <w:t>- 老张说华东区最近竞争对手降价了，要注意</w:t>
      </w:r>
    </w:p>
    <w:p w14:paraId="53C92080">
      <w:r>
        <w:t>- 决定下个月搞一次大促活动，小刘负责策划，月底前出方案</w:t>
      </w:r>
    </w:p>
    <w:p w14:paraId="65F0A411">
      <w:r>
        <w:t>- 仓库那边说库存有点多，特别是B类产品，要加快清理</w:t>
      </w:r>
    </w:p>
    <w:p w14:paraId="5BD30AA6">
      <w:r>
        <w:t>- 会议是周一上午十点在三楼会议室开的，部门全员参加</w:t>
      </w:r>
    </w:p>
    <w:p w14:paraId="4A4C606A"/>
    <w:p w14:paraId="6F1BA1BD">
      <w:r>
        <w:t>[根据笔记帮我整理，适当补充必要的过渡语句，但不要编造任何我没有</w:t>
      </w:r>
    </w:p>
    <w:p w14:paraId="1218CAB2">
      <w:r>
        <w:t>提到的内容]</w:t>
      </w:r>
    </w:p>
    <w:p w14:paraId="5C24CC07">
      <w:pPr>
        <w:rPr>
          <w:rFonts w:hint="eastAsia"/>
        </w:rPr>
      </w:pPr>
      <w:r>
        <w:rPr>
          <w:rFonts w:hint="eastAsia"/>
        </w:rPr>
        <w:t>注意最后一句话——"不要编造任何我没有提到的内容"。这一句很重要。会议纪要跟文学创作不同，必须忠于事实，AI不能自作主张添加会议上根本没讨论过的内容。</w:t>
      </w:r>
    </w:p>
    <w:p w14:paraId="0AB41FAF">
      <w:pPr>
        <w:rPr>
          <w:rFonts w:hint="eastAsia"/>
        </w:rPr>
      </w:pPr>
      <w:r>
        <w:rPr>
          <w:rFonts w:hint="eastAsia"/>
        </w:rPr>
        <w:pict>
          <v:rect id="_x0000_i1129" o:spt="1" style="height:3pt;width:0pt;" fillcolor="#A0A0A0" filled="t" stroked="f" coordsize="21600,21600" o:hr="t" o:hrstd="t" o:hralign="center">
            <v:path/>
            <v:fill on="t" focussize="0,0"/>
            <v:stroke on="f"/>
            <v:imagedata o:title=""/>
            <o:lock v:ext="edit"/>
            <w10:wrap type="none"/>
            <w10:anchorlock/>
          </v:rect>
        </w:pict>
      </w:r>
    </w:p>
    <w:p w14:paraId="3B3028B5">
      <w:pPr>
        <w:rPr>
          <w:rFonts w:hint="eastAsia"/>
          <w:b/>
          <w:bCs/>
        </w:rPr>
      </w:pPr>
      <w:r>
        <w:rPr>
          <w:rFonts w:hint="eastAsia"/>
          <w:b/>
          <w:bCs/>
        </w:rPr>
        <w:t>四、商业计划书框架的AI快速搭建</w:t>
      </w:r>
    </w:p>
    <w:p w14:paraId="41968112">
      <w:pPr>
        <w:rPr>
          <w:rFonts w:hint="eastAsia"/>
        </w:rPr>
      </w:pPr>
      <w:r>
        <w:rPr>
          <w:rFonts w:hint="eastAsia"/>
        </w:rPr>
        <w:t>商业计划书是创业类课程和创新创业比赛中经常要写的文书。它篇幅较长、结构复杂，从零开始写很让人头疼。</w:t>
      </w:r>
    </w:p>
    <w:p w14:paraId="45E256CC">
      <w:pPr>
        <w:rPr>
          <w:rFonts w:hint="eastAsia"/>
        </w:rPr>
      </w:pPr>
      <w:r>
        <w:rPr>
          <w:rFonts w:hint="eastAsia"/>
        </w:rPr>
        <w:t>AI在这个场景中最有价值的用法不是让它一口气写完整份商业计划书（那样质量很难保证），而是</w:t>
      </w:r>
      <w:r>
        <w:rPr>
          <w:rFonts w:hint="eastAsia"/>
          <w:b/>
          <w:bCs/>
        </w:rPr>
        <w:t>先帮你搭好框架，把"从哪里开始写"的问题解决掉</w:t>
      </w:r>
      <w:r>
        <w:rPr>
          <w:rFonts w:hint="eastAsia"/>
        </w:rPr>
        <w:t>。</w:t>
      </w:r>
    </w:p>
    <w:p w14:paraId="17289FFC">
      <w:r>
        <w:t>我想为一个校园快递代收服务的创业项目写一份商业计划书。</w:t>
      </w:r>
    </w:p>
    <w:p w14:paraId="0C8E5227">
      <w:r>
        <w:t>请先帮我列出商业计划书的完整框架目录，包含每个章节下应该覆盖的</w:t>
      </w:r>
    </w:p>
    <w:p w14:paraId="4AF26035">
      <w:r>
        <w:t>主要内容要点，不需要展开写正文。</w:t>
      </w:r>
    </w:p>
    <w:p w14:paraId="4F61BA61">
      <w:pPr>
        <w:rPr>
          <w:rFonts w:hint="eastAsia"/>
        </w:rPr>
      </w:pPr>
      <w:r>
        <w:rPr>
          <w:rFonts w:hint="eastAsia"/>
        </w:rPr>
        <w:t>AI会生成一个包含项目概述、市场分析、产品服务、商业模式、营销策略、团队介绍、财务预测、风险分析等章节的框架。确认框架之后，再逐章逐节地告诉AI具体信息、让它帮忙填充。这种写法在项目十一（创新创业）中会有更详细的讲解。</w:t>
      </w:r>
    </w:p>
    <w:p w14:paraId="7337EF01">
      <w:pPr>
        <w:rPr>
          <w:rFonts w:hint="eastAsia"/>
        </w:rPr>
      </w:pPr>
      <w:r>
        <w:rPr>
          <w:rFonts w:hint="eastAsia"/>
        </w:rPr>
        <w:pict>
          <v:rect id="_x0000_i1130" o:spt="1" style="height:3pt;width:0pt;" fillcolor="#A0A0A0" filled="t" stroked="f" coordsize="21600,21600" o:hr="t" o:hrstd="t" o:hralign="center">
            <v:path/>
            <v:fill on="t" focussize="0,0"/>
            <v:stroke on="f"/>
            <v:imagedata o:title=""/>
            <o:lock v:ext="edit"/>
            <w10:wrap type="none"/>
            <w10:anchorlock/>
          </v:rect>
        </w:pict>
      </w:r>
    </w:p>
    <w:p w14:paraId="43D8FC6A">
      <w:pPr>
        <w:rPr>
          <w:rFonts w:hint="eastAsia"/>
        </w:rPr>
      </w:pPr>
      <w:r>
        <w:rPr>
          <w:rFonts w:hint="eastAsia"/>
          <w:b/>
          <w:bCs/>
        </w:rPr>
        <w:t>【任务小结与自测】</w:t>
      </w:r>
    </w:p>
    <w:p w14:paraId="76583C81">
      <w:pPr>
        <w:rPr>
          <w:rFonts w:hint="eastAsia"/>
        </w:rPr>
      </w:pPr>
      <w:r>
        <w:rPr>
          <w:rFonts w:hint="eastAsia"/>
        </w:rPr>
        <w:t>完成任务三后，检查一下：</w:t>
      </w:r>
    </w:p>
    <w:p w14:paraId="32162470">
      <w:pPr>
        <w:numPr>
          <w:ilvl w:val="0"/>
          <w:numId w:val="84"/>
        </w:numPr>
        <w:rPr>
          <w:rFonts w:hint="eastAsia"/>
        </w:rPr>
      </w:pPr>
      <w:r>
        <w:rPr>
          <w:rFonts w:hint="eastAsia"/>
        </w:rPr>
        <w:t>掌握了"先出框架、再分段写"的长文档撰写方法</w:t>
      </w:r>
    </w:p>
    <w:p w14:paraId="1680B508">
      <w:pPr>
        <w:numPr>
          <w:ilvl w:val="0"/>
          <w:numId w:val="84"/>
        </w:numPr>
        <w:rPr>
          <w:rFonts w:hint="eastAsia"/>
        </w:rPr>
      </w:pPr>
      <w:r>
        <w:rPr>
          <w:rFonts w:hint="eastAsia"/>
        </w:rPr>
        <w:t>知道调研报告必须基于真实数据，AI不能替代调研过程</w:t>
      </w:r>
    </w:p>
    <w:p w14:paraId="62ADAD4D">
      <w:pPr>
        <w:numPr>
          <w:ilvl w:val="0"/>
          <w:numId w:val="84"/>
        </w:numPr>
        <w:rPr>
          <w:rFonts w:hint="eastAsia"/>
        </w:rPr>
      </w:pPr>
      <w:r>
        <w:rPr>
          <w:rFonts w:hint="eastAsia"/>
        </w:rPr>
        <w:t>能用AI整理会议纪要（基于转写稿或手写笔记）</w:t>
      </w:r>
    </w:p>
    <w:p w14:paraId="3BDE420F">
      <w:pPr>
        <w:numPr>
          <w:ilvl w:val="0"/>
          <w:numId w:val="84"/>
        </w:numPr>
        <w:rPr>
          <w:rFonts w:hint="eastAsia"/>
        </w:rPr>
      </w:pPr>
      <w:r>
        <w:rPr>
          <w:rFonts w:hint="eastAsia"/>
        </w:rPr>
        <w:t>知道AI在写商业计划书时主要是帮忙搭框架，具体内容还得自己提供</w:t>
      </w:r>
    </w:p>
    <w:p w14:paraId="5899002E">
      <w:pPr>
        <w:rPr>
          <w:rFonts w:hint="eastAsia"/>
        </w:rPr>
      </w:pPr>
      <w:r>
        <w:rPr>
          <w:rFonts w:hint="eastAsia"/>
        </w:rPr>
        <w:pict>
          <v:rect id="_x0000_i1131" o:spt="1" style="height:3pt;width:0pt;" fillcolor="#A0A0A0" filled="t" stroked="f" coordsize="21600,21600" o:hr="t" o:hrstd="t" o:hralign="center">
            <v:path/>
            <v:fill on="t" focussize="0,0"/>
            <v:stroke on="f"/>
            <v:imagedata o:title=""/>
            <o:lock v:ext="edit"/>
            <w10:wrap type="none"/>
            <w10:anchorlock/>
          </v:rect>
        </w:pict>
      </w:r>
    </w:p>
    <w:p w14:paraId="00A8D089">
      <w:pPr>
        <w:rPr>
          <w:rFonts w:hint="eastAsia"/>
          <w:b/>
          <w:bCs/>
        </w:rPr>
      </w:pPr>
      <w:r>
        <w:rPr>
          <w:rFonts w:hint="eastAsia"/>
          <w:b/>
          <w:bCs/>
        </w:rPr>
        <w:t>任务四 用AI润色、改写和翻译</w:t>
      </w:r>
    </w:p>
    <w:p w14:paraId="6754D9DB">
      <w:pPr>
        <w:rPr>
          <w:rFonts w:hint="eastAsia"/>
        </w:rPr>
      </w:pPr>
      <w:r>
        <w:rPr>
          <w:rFonts w:hint="eastAsia"/>
          <w:b/>
          <w:bCs/>
        </w:rPr>
        <w:t>【任务描述】</w:t>
      </w:r>
      <w:r>
        <w:rPr>
          <w:rFonts w:hint="eastAsia"/>
        </w:rPr>
        <w:t> 前面三个任务讲的都是"让AI从零生成文书"。这个任务换个方向——你已经有了一份文稿，但需要修改润色、调整风格、缩写扩写或者翻译成外语。这些"二次加工"的活儿，AI干得又快又好。</w:t>
      </w:r>
    </w:p>
    <w:p w14:paraId="3D368857">
      <w:pPr>
        <w:rPr>
          <w:rFonts w:hint="eastAsia"/>
        </w:rPr>
      </w:pPr>
      <w:r>
        <w:rPr>
          <w:rFonts w:hint="eastAsia"/>
        </w:rPr>
        <w:pict>
          <v:rect id="_x0000_i1132" o:spt="1" style="height:3pt;width:0pt;" fillcolor="#A0A0A0" filled="t" stroked="f" coordsize="21600,21600" o:hr="t" o:hrstd="t" o:hralign="center">
            <v:path/>
            <v:fill on="t" focussize="0,0"/>
            <v:stroke on="f"/>
            <v:imagedata o:title=""/>
            <o:lock v:ext="edit"/>
            <w10:wrap type="none"/>
            <w10:anchorlock/>
          </v:rect>
        </w:pict>
      </w:r>
    </w:p>
    <w:p w14:paraId="7019587B">
      <w:pPr>
        <w:rPr>
          <w:rFonts w:hint="eastAsia"/>
          <w:b/>
          <w:bCs/>
        </w:rPr>
      </w:pPr>
      <w:r>
        <w:rPr>
          <w:rFonts w:hint="eastAsia"/>
          <w:b/>
          <w:bCs/>
        </w:rPr>
        <w:t>一、让AI修改语法错误和优化措辞</w:t>
      </w:r>
    </w:p>
    <w:p w14:paraId="17644F96">
      <w:pPr>
        <w:rPr>
          <w:rFonts w:hint="eastAsia"/>
        </w:rPr>
      </w:pPr>
      <w:r>
        <w:rPr>
          <w:rFonts w:hint="eastAsia"/>
        </w:rPr>
        <w:t>这是最基础的用法。把你写好的文字交给AI，让它帮忙检查和修改。</w:t>
      </w:r>
    </w:p>
    <w:p w14:paraId="7E4DEC5B">
      <w:r>
        <w:t>请检查以下段落中的语法错误、错别字和不通顺的表达，给出修改建议</w:t>
      </w:r>
    </w:p>
    <w:p w14:paraId="0E71481D">
      <w:r>
        <w:t>并提供修改后的完整版本：</w:t>
      </w:r>
    </w:p>
    <w:p w14:paraId="2AE82720"/>
    <w:p w14:paraId="2731BF02">
      <w:r>
        <w:t>[粘贴你的文字]</w:t>
      </w:r>
    </w:p>
    <w:p w14:paraId="3A797509">
      <w:pPr>
        <w:rPr>
          <w:rFonts w:hint="eastAsia"/>
        </w:rPr>
      </w:pPr>
      <w:r>
        <w:rPr>
          <w:rFonts w:hint="eastAsia"/>
        </w:rPr>
        <w:t>如果不只是想纠错，还想让AI帮忙优化用词和句式，可以这样说：</w:t>
      </w:r>
    </w:p>
    <w:p w14:paraId="608BB4C8">
      <w:r>
        <w:t>以下是我写的一段产品介绍文字。请在保持原意不变的前提下，优化用词</w:t>
      </w:r>
    </w:p>
    <w:p w14:paraId="6AA346AD">
      <w:r>
        <w:t>和句式，使其更加专业流畅。修改后请在变动的地方用括号标注原来的写法，</w:t>
      </w:r>
    </w:p>
    <w:p w14:paraId="14DB5BE1">
      <w:r>
        <w:t>方便我对比。</w:t>
      </w:r>
    </w:p>
    <w:p w14:paraId="3E6071F9"/>
    <w:p w14:paraId="15012FE2">
      <w:r>
        <w:t>[粘贴你的文字]</w:t>
      </w:r>
    </w:p>
    <w:p w14:paraId="69969D15">
      <w:pPr>
        <w:rPr>
          <w:rFonts w:hint="eastAsia"/>
        </w:rPr>
      </w:pPr>
      <w:r>
        <w:rPr>
          <w:rFonts w:hint="eastAsia"/>
        </w:rPr>
        <w:t>最后那句"用括号标注原来的写法"是个小技巧——让AI把改了哪里标出来，你就能快速看到它动了哪些地方，判断改得是否合适。</w:t>
      </w:r>
    </w:p>
    <w:p w14:paraId="5215205F">
      <w:pPr>
        <w:rPr>
          <w:rFonts w:hint="eastAsia"/>
        </w:rPr>
      </w:pPr>
      <w:r>
        <w:rPr>
          <w:rFonts w:hint="eastAsia"/>
        </w:rPr>
        <w:pict>
          <v:rect id="_x0000_i1133" o:spt="1" style="height:3pt;width:0pt;" fillcolor="#A0A0A0" filled="t" stroked="f" coordsize="21600,21600" o:hr="t" o:hrstd="t" o:hralign="center">
            <v:path/>
            <v:fill on="t" focussize="0,0"/>
            <v:stroke on="f"/>
            <v:imagedata o:title=""/>
            <o:lock v:ext="edit"/>
            <w10:wrap type="none"/>
            <w10:anchorlock/>
          </v:rect>
        </w:pict>
      </w:r>
    </w:p>
    <w:p w14:paraId="0F87AC04">
      <w:pPr>
        <w:rPr>
          <w:rFonts w:hint="eastAsia"/>
          <w:b/>
          <w:bCs/>
        </w:rPr>
      </w:pPr>
      <w:r>
        <w:rPr>
          <w:rFonts w:hint="eastAsia"/>
          <w:b/>
          <w:bCs/>
        </w:rPr>
        <w:t>二、让AI调整文风：正式与口语的自由切换</w:t>
      </w:r>
    </w:p>
    <w:p w14:paraId="62DEBE36">
      <w:pPr>
        <w:rPr>
          <w:rFonts w:hint="eastAsia"/>
        </w:rPr>
      </w:pPr>
      <w:r>
        <w:rPr>
          <w:rFonts w:hint="eastAsia"/>
        </w:rPr>
        <w:t>同一份内容，发给领导看需要正式严谨，发到朋友圈需要轻松活泼，发给客户的微信需要亲切自然。手动改写很费时间，让AI做风格转换就快多了。</w:t>
      </w:r>
    </w:p>
    <w:p w14:paraId="163416A1">
      <w:r>
        <w:rPr>
          <w:rFonts w:hint="eastAsia"/>
        </w:rPr>
        <w:t>不同文风转换的提示词写法见表3-6。</w:t>
      </w:r>
    </w:p>
    <w:p w14:paraId="5267CDB7">
      <w:pPr>
        <w:jc w:val="center"/>
        <w:rPr>
          <w:rFonts w:hint="eastAsia"/>
        </w:rPr>
      </w:pPr>
      <w:r>
        <w:t>表3-6 AI文风转换的常用提示词</w:t>
      </w:r>
    </w:p>
    <w:tbl>
      <w:tblPr>
        <w:tblStyle w:val="17"/>
        <w:tblW w:w="7296" w:type="dxa"/>
        <w:tblInd w:w="0" w:type="dxa"/>
        <w:tblLayout w:type="autofit"/>
        <w:tblCellMar>
          <w:top w:w="15" w:type="dxa"/>
          <w:left w:w="15" w:type="dxa"/>
          <w:bottom w:w="15" w:type="dxa"/>
          <w:right w:w="15" w:type="dxa"/>
        </w:tblCellMar>
      </w:tblPr>
      <w:tblGrid>
        <w:gridCol w:w="1120"/>
        <w:gridCol w:w="6176"/>
      </w:tblGrid>
      <w:tr w14:paraId="2BF5CD3D">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54DF60">
            <w:pPr>
              <w:rPr>
                <w:rFonts w:hint="eastAsia"/>
                <w:b/>
                <w:bCs/>
              </w:rPr>
            </w:pPr>
            <w:r>
              <w:rPr>
                <w:b/>
                <w:bCs/>
              </w:rPr>
              <w:t>转换方向</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E0A4B41">
            <w:pPr>
              <w:rPr>
                <w:b/>
                <w:bCs/>
              </w:rPr>
            </w:pPr>
            <w:r>
              <w:rPr>
                <w:b/>
                <w:bCs/>
              </w:rPr>
              <w:t>提示词写法</w:t>
            </w:r>
          </w:p>
        </w:tc>
      </w:tr>
      <w:tr w14:paraId="5D7682E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CF61B9">
            <w:r>
              <w:t>口语→正式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1E4B167">
            <w:r>
              <w:t>"请将以下口语化的文字改写成正式的公文语体，适合作为公司内部通知使用：[原文]"</w:t>
            </w:r>
          </w:p>
        </w:tc>
      </w:tr>
      <w:tr w14:paraId="6C5EE69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6899504">
            <w:r>
              <w:t>正式→口语</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72688E8">
            <w:r>
              <w:t>"请将以下正式的工作报告改写成轻松易懂的口语风格，像在跟同事闲聊一样讲述主要内容：[原文]"</w:t>
            </w:r>
          </w:p>
        </w:tc>
      </w:tr>
      <w:tr w14:paraId="43E08CB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C07B62">
            <w:r>
              <w:t>中性→热情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4A1A51">
            <w:r>
              <w:t>"请将以下产品介绍改写成热情有感染力的宣传文案风格，适合用在电商详情页上：[原文]"</w:t>
            </w:r>
          </w:p>
        </w:tc>
      </w:tr>
      <w:tr w14:paraId="75AFA79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883028D">
            <w:r>
              <w:t>复杂→简洁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05AC4B">
            <w:r>
              <w:t>"请将以下内容简化，用最简洁直白的语言重新表述，去掉所有多余的修饰词和从句：[原文]"</w:t>
            </w:r>
          </w:p>
        </w:tc>
      </w:tr>
      <w:tr w14:paraId="069D6C6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BE214D">
            <w:r>
              <w:t>成人→通俗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107D23">
            <w:r>
              <w:t>"请将以下内容改写成初中生也能看懂的水平，避免使用任何专业术语：[原文]"</w:t>
            </w:r>
          </w:p>
        </w:tc>
      </w:tr>
    </w:tbl>
    <w:p w14:paraId="60555ABA">
      <w:r>
        <w:rPr>
          <w:rFonts w:hint="eastAsia"/>
          <w:b/>
          <w:bCs/>
        </w:rPr>
        <w:t>【试一试】</w:t>
      </w:r>
    </w:p>
    <w:p w14:paraId="45867633">
      <w:pPr>
        <w:rPr>
          <w:rFonts w:hint="eastAsia"/>
        </w:rPr>
      </w:pPr>
      <w:r>
        <w:rPr>
          <w:rFonts w:hint="eastAsia"/>
        </w:rPr>
        <w:t>找一段你写过的作业或实习日志的文字（200字左右），分别用以上两种风格让AI改写——一次改成"正式公文风格"，一次改成"朋友圈随手发的风格"。对比三个版本（原文+两个改写版），感受文风差异。</w:t>
      </w:r>
    </w:p>
    <w:p w14:paraId="52715A31">
      <w:pPr>
        <w:rPr>
          <w:rFonts w:hint="eastAsia"/>
        </w:rPr>
      </w:pPr>
      <w:r>
        <w:rPr>
          <w:rFonts w:hint="eastAsia"/>
        </w:rPr>
        <w:pict>
          <v:rect id="_x0000_i1134" o:spt="1" style="height:3pt;width:0pt;" fillcolor="#A0A0A0" filled="t" stroked="f" coordsize="21600,21600" o:hr="t" o:hrstd="t" o:hralign="center">
            <v:path/>
            <v:fill on="t" focussize="0,0"/>
            <v:stroke on="f"/>
            <v:imagedata o:title=""/>
            <o:lock v:ext="edit"/>
            <w10:wrap type="none"/>
            <w10:anchorlock/>
          </v:rect>
        </w:pict>
      </w:r>
    </w:p>
    <w:p w14:paraId="619DF792">
      <w:pPr>
        <w:rPr>
          <w:rFonts w:hint="eastAsia"/>
          <w:b/>
          <w:bCs/>
        </w:rPr>
      </w:pPr>
      <w:r>
        <w:rPr>
          <w:rFonts w:hint="eastAsia"/>
          <w:b/>
          <w:bCs/>
        </w:rPr>
        <w:t>三、让AI缩写长文或扩写短文</w:t>
      </w:r>
    </w:p>
    <w:p w14:paraId="042F79DA">
      <w:pPr>
        <w:rPr>
          <w:rFonts w:hint="eastAsia"/>
        </w:rPr>
      </w:pPr>
      <w:r>
        <w:rPr>
          <w:rFonts w:hint="eastAsia"/>
          <w:b/>
          <w:bCs/>
        </w:rPr>
        <w:t>缩写</w:t>
      </w:r>
      <w:r>
        <w:rPr>
          <w:rFonts w:hint="eastAsia"/>
        </w:rPr>
        <w:t>的典型场景：领导给了你一份20页的行业报告，让你"用一页纸概括一下核心要点"。</w:t>
      </w:r>
    </w:p>
    <w:p w14:paraId="2C62638F">
      <w:r>
        <w:t>以下是一份行业报告的全文。请帮我提炼出最核心的5~8个要点，</w:t>
      </w:r>
    </w:p>
    <w:p w14:paraId="559223BD">
      <w:r>
        <w:t>每个要点用1~2句话概括，总字数控制在500字以内。</w:t>
      </w:r>
    </w:p>
    <w:p w14:paraId="6271EBBD"/>
    <w:p w14:paraId="476DA8F2">
      <w:r>
        <w:t>[粘贴报告全文，或上传文件]</w:t>
      </w:r>
    </w:p>
    <w:p w14:paraId="54F72C59">
      <w:pPr>
        <w:rPr>
          <w:rFonts w:hint="eastAsia"/>
        </w:rPr>
      </w:pPr>
      <w:r>
        <w:rPr>
          <w:rFonts w:hint="eastAsia"/>
          <w:b/>
          <w:bCs/>
        </w:rPr>
        <w:t>扩写</w:t>
      </w:r>
      <w:r>
        <w:rPr>
          <w:rFonts w:hint="eastAsia"/>
        </w:rPr>
        <w:t>的典型场景：你有一个工作思路的提纲，但需要展开成一篇完整的文字。</w:t>
      </w:r>
    </w:p>
    <w:p w14:paraId="296D2368">
      <w:r>
        <w:t>以下是我做的一个活动总结的简要提纲，请帮我扩写成一份800字左右</w:t>
      </w:r>
    </w:p>
    <w:p w14:paraId="5AF414C9">
      <w:r>
        <w:t>的正式活动总结，保持提纲中的框架结构，每个要点适当补充细节说明。</w:t>
      </w:r>
    </w:p>
    <w:p w14:paraId="60CE5236">
      <w:r>
        <w:t>不要编造任何我提纲中没有提到的具体数据和事例。</w:t>
      </w:r>
    </w:p>
    <w:p w14:paraId="6634D0BC"/>
    <w:p w14:paraId="1338A473">
      <w:r>
        <w:t>[粘贴你的提纲]</w:t>
      </w:r>
    </w:p>
    <w:p w14:paraId="7F0995AF">
      <w:pPr>
        <w:rPr>
          <w:rFonts w:hint="eastAsia"/>
        </w:rPr>
      </w:pPr>
      <w:r>
        <w:rPr>
          <w:rFonts w:hint="eastAsia"/>
        </w:rPr>
        <w:t>缩写和扩写时有一个共同的注意事项：</w:t>
      </w:r>
      <w:r>
        <w:rPr>
          <w:rFonts w:hint="eastAsia"/>
          <w:b/>
          <w:bCs/>
        </w:rPr>
        <w:t>检查AI有没有在缩写时丢掉关键信息，或者在扩写时添加你没说过的内容。</w:t>
      </w:r>
    </w:p>
    <w:p w14:paraId="2DC04679">
      <w:pPr>
        <w:rPr>
          <w:rFonts w:hint="eastAsia"/>
        </w:rPr>
      </w:pPr>
      <w:r>
        <w:rPr>
          <w:rFonts w:hint="eastAsia"/>
        </w:rPr>
        <w:pict>
          <v:rect id="_x0000_i1135" o:spt="1" style="height:3pt;width:0pt;" fillcolor="#A0A0A0" filled="t" stroked="f" coordsize="21600,21600" o:hr="t" o:hrstd="t" o:hralign="center">
            <v:path/>
            <v:fill on="t" focussize="0,0"/>
            <v:stroke on="f"/>
            <v:imagedata o:title=""/>
            <o:lock v:ext="edit"/>
            <w10:wrap type="none"/>
            <w10:anchorlock/>
          </v:rect>
        </w:pict>
      </w:r>
    </w:p>
    <w:p w14:paraId="445C5903">
      <w:pPr>
        <w:rPr>
          <w:rFonts w:hint="eastAsia"/>
          <w:b/>
          <w:bCs/>
        </w:rPr>
      </w:pPr>
      <w:r>
        <w:rPr>
          <w:rFonts w:hint="eastAsia"/>
          <w:b/>
          <w:bCs/>
        </w:rPr>
        <w:t>四、商务文书的AI辅助翻译</w:t>
      </w:r>
    </w:p>
    <w:p w14:paraId="25CFA5C1">
      <w:pPr>
        <w:rPr>
          <w:rFonts w:hint="eastAsia"/>
        </w:rPr>
      </w:pPr>
      <w:r>
        <w:rPr>
          <w:rFonts w:hint="eastAsia"/>
        </w:rPr>
        <w:t>对于从事国际贸易或涉及外资企业的商贸岗位，翻译是一项常见需求。AI大模型的翻译能力比传统的在线翻译工具好不少，因为它能更好地理解语境和专业术语。</w:t>
      </w:r>
    </w:p>
    <w:p w14:paraId="2A16928A">
      <w:pPr>
        <w:rPr>
          <w:rFonts w:hint="eastAsia"/>
        </w:rPr>
      </w:pPr>
      <w:r>
        <w:rPr>
          <w:rFonts w:hint="eastAsia"/>
        </w:rPr>
        <w:t>商务翻译的提示词建议包含以下要素：</w:t>
      </w:r>
    </w:p>
    <w:p w14:paraId="3F007F2A">
      <w:r>
        <w:t>请将以下中文商务邮件翻译成英文。</w:t>
      </w:r>
    </w:p>
    <w:p w14:paraId="111B4F98"/>
    <w:p w14:paraId="5FC92BD2">
      <w:r>
        <w:t>翻译要求：</w:t>
      </w:r>
    </w:p>
    <w:p w14:paraId="43A2FA92">
      <w:r>
        <w:t>1. 语气保持正式礼貌，符合商务邮件的英文惯用表达</w:t>
      </w:r>
    </w:p>
    <w:p w14:paraId="5E73805D">
      <w:r>
        <w:t>2. 专有名词不翻译（如公司名称、产品型号等）</w:t>
      </w:r>
    </w:p>
    <w:p w14:paraId="10105B03">
      <w:r>
        <w:t>3. 遇到中文特有的表达，请意译而非直译</w:t>
      </w:r>
    </w:p>
    <w:p w14:paraId="5E8032CB">
      <w:r>
        <w:t>4. 翻译完成后请标注你不确定的地方</w:t>
      </w:r>
    </w:p>
    <w:p w14:paraId="77297221"/>
    <w:p w14:paraId="0C0C5AC5">
      <w:r>
        <w:t>[粘贴中文邮件]</w:t>
      </w:r>
    </w:p>
    <w:p w14:paraId="5102F7EE">
      <w:pPr>
        <w:rPr>
          <w:rFonts w:hint="eastAsia"/>
        </w:rPr>
      </w:pPr>
      <w:r>
        <w:rPr>
          <w:rFonts w:hint="eastAsia"/>
        </w:rPr>
        <w:t>最后一条"标注不确定的地方"是个实用技巧——AI有时候对某些术语的翻译拿不准，让它主动标出来，你就知道哪些地方需要重点核实。</w:t>
      </w:r>
    </w:p>
    <w:p w14:paraId="79EE406C">
      <w:pPr>
        <w:rPr>
          <w:rFonts w:hint="eastAsia"/>
        </w:rPr>
      </w:pPr>
      <w:r>
        <w:rPr>
          <w:rFonts w:hint="eastAsia"/>
          <w:b/>
          <w:bCs/>
        </w:rPr>
        <w:t>【职业素养】翻译的准确性关乎商业信誉</w:t>
      </w:r>
    </w:p>
    <w:p w14:paraId="442A5CB4">
      <w:pPr>
        <w:rPr>
          <w:rFonts w:hint="eastAsia"/>
        </w:rPr>
      </w:pPr>
      <w:r>
        <w:rPr>
          <w:rFonts w:hint="eastAsia"/>
        </w:rPr>
        <w:t>商务文书的翻译容不得含糊。一个产品规格翻错、一个交货日期翻错、一个价格单位翻错，都可能导致合同纠纷甚至经济损失。AI翻译的质量虽然比过去有了很大提升，但在涉及合同条款、技术参数、法律文件等关键内容时，仍然建议由专业人员做最终审校。AI可以帮你完成初译和通用文书的翻译，但</w:t>
      </w:r>
      <w:r>
        <w:rPr>
          <w:rFonts w:hint="eastAsia"/>
          <w:b/>
          <w:bCs/>
        </w:rPr>
        <w:t>关键文件的翻译责任，始终在人身上</w:t>
      </w:r>
      <w:r>
        <w:rPr>
          <w:rFonts w:hint="eastAsia"/>
        </w:rPr>
        <w:t>。</w:t>
      </w:r>
    </w:p>
    <w:p w14:paraId="28334DC4">
      <w:pPr>
        <w:rPr>
          <w:rFonts w:hint="eastAsia"/>
        </w:rPr>
      </w:pPr>
      <w:r>
        <w:rPr>
          <w:rFonts w:hint="eastAsia"/>
        </w:rPr>
        <w:pict>
          <v:rect id="_x0000_i1136" o:spt="1" style="height:3pt;width:0pt;" fillcolor="#A0A0A0" filled="t" stroked="f" coordsize="21600,21600" o:hr="t" o:hrstd="t" o:hralign="center">
            <v:path/>
            <v:fill on="t" focussize="0,0"/>
            <v:stroke on="f"/>
            <v:imagedata o:title=""/>
            <o:lock v:ext="edit"/>
            <w10:wrap type="none"/>
            <w10:anchorlock/>
          </v:rect>
        </w:pict>
      </w:r>
    </w:p>
    <w:p w14:paraId="533B3304">
      <w:pPr>
        <w:rPr>
          <w:rFonts w:hint="eastAsia"/>
        </w:rPr>
      </w:pPr>
      <w:r>
        <w:rPr>
          <w:rFonts w:hint="eastAsia"/>
          <w:b/>
          <w:bCs/>
        </w:rPr>
        <w:t>【任务小结与自测】</w:t>
      </w:r>
    </w:p>
    <w:p w14:paraId="2120FFFD">
      <w:pPr>
        <w:rPr>
          <w:rFonts w:hint="eastAsia"/>
        </w:rPr>
      </w:pPr>
      <w:r>
        <w:rPr>
          <w:rFonts w:hint="eastAsia"/>
        </w:rPr>
        <w:t>完成任务四后，检查一下：</w:t>
      </w:r>
    </w:p>
    <w:p w14:paraId="0A095718">
      <w:pPr>
        <w:numPr>
          <w:ilvl w:val="0"/>
          <w:numId w:val="85"/>
        </w:numPr>
        <w:rPr>
          <w:rFonts w:hint="eastAsia"/>
        </w:rPr>
      </w:pPr>
      <w:r>
        <w:rPr>
          <w:rFonts w:hint="eastAsia"/>
        </w:rPr>
        <w:t>能用AI检查和修改已有文稿中的语法错误和措辞问题</w:t>
      </w:r>
    </w:p>
    <w:p w14:paraId="235EE074">
      <w:pPr>
        <w:numPr>
          <w:ilvl w:val="0"/>
          <w:numId w:val="85"/>
        </w:numPr>
        <w:rPr>
          <w:rFonts w:hint="eastAsia"/>
        </w:rPr>
      </w:pPr>
      <w:r>
        <w:rPr>
          <w:rFonts w:hint="eastAsia"/>
        </w:rPr>
        <w:t>能用AI在不同文风之间进行转换</w:t>
      </w:r>
    </w:p>
    <w:p w14:paraId="09D5867B">
      <w:pPr>
        <w:numPr>
          <w:ilvl w:val="0"/>
          <w:numId w:val="85"/>
        </w:numPr>
        <w:rPr>
          <w:rFonts w:hint="eastAsia"/>
        </w:rPr>
      </w:pPr>
      <w:r>
        <w:rPr>
          <w:rFonts w:hint="eastAsia"/>
        </w:rPr>
        <w:t>能用AI缩写长文或扩写提纲，并知道需要检查AI是否增删了内容</w:t>
      </w:r>
    </w:p>
    <w:p w14:paraId="5F94C2F8">
      <w:pPr>
        <w:numPr>
          <w:ilvl w:val="0"/>
          <w:numId w:val="85"/>
        </w:numPr>
        <w:rPr>
          <w:rFonts w:hint="eastAsia"/>
        </w:rPr>
      </w:pPr>
      <w:r>
        <w:rPr>
          <w:rFonts w:hint="eastAsia"/>
        </w:rPr>
        <w:t>了解AI辅助翻译的基本方法和注意事项</w:t>
      </w:r>
    </w:p>
    <w:p w14:paraId="69089D53">
      <w:pPr>
        <w:rPr>
          <w:rFonts w:hint="eastAsia"/>
        </w:rPr>
      </w:pPr>
      <w:r>
        <w:rPr>
          <w:rFonts w:hint="eastAsia"/>
        </w:rPr>
        <w:pict>
          <v:rect id="_x0000_i1137" o:spt="1" style="height:3pt;width:0pt;" fillcolor="#A0A0A0" filled="t" stroked="f" coordsize="21600,21600" o:hr="t" o:hrstd="t" o:hralign="center">
            <v:path/>
            <v:fill on="t" focussize="0,0"/>
            <v:stroke on="f"/>
            <v:imagedata o:title=""/>
            <o:lock v:ext="edit"/>
            <w10:wrap type="none"/>
            <w10:anchorlock/>
          </v:rect>
        </w:pict>
      </w:r>
    </w:p>
    <w:p w14:paraId="0A887550">
      <w:pPr>
        <w:rPr>
          <w:rFonts w:hint="eastAsia"/>
          <w:b/>
          <w:bCs/>
        </w:rPr>
      </w:pPr>
      <w:r>
        <w:rPr>
          <w:rFonts w:hint="eastAsia"/>
          <w:b/>
          <w:bCs/>
        </w:rPr>
        <w:t>综合实训 用AI完成一份完整的"门店月度经营情况汇报"</w:t>
      </w:r>
    </w:p>
    <w:p w14:paraId="300930B7">
      <w:pPr>
        <w:rPr>
          <w:rFonts w:hint="eastAsia"/>
        </w:rPr>
      </w:pPr>
      <w:r>
        <w:rPr>
          <w:rFonts w:hint="eastAsia"/>
          <w:b/>
          <w:bCs/>
        </w:rPr>
        <w:t>【实训目标】</w:t>
      </w:r>
    </w:p>
    <w:tbl>
      <w:tblPr>
        <w:tblStyle w:val="17"/>
        <w:tblW w:w="6792" w:type="dxa"/>
        <w:tblInd w:w="0" w:type="dxa"/>
        <w:tblLayout w:type="autofit"/>
        <w:tblCellMar>
          <w:top w:w="15" w:type="dxa"/>
          <w:left w:w="15" w:type="dxa"/>
          <w:bottom w:w="15" w:type="dxa"/>
          <w:right w:w="15" w:type="dxa"/>
        </w:tblCellMar>
      </w:tblPr>
      <w:tblGrid>
        <w:gridCol w:w="1025"/>
        <w:gridCol w:w="5767"/>
      </w:tblGrid>
      <w:tr w14:paraId="1D859138">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B9EAE3A">
            <w:pPr>
              <w:rPr>
                <w:rFonts w:hint="eastAsia"/>
                <w:b/>
                <w:bCs/>
              </w:rPr>
            </w:pPr>
            <w:r>
              <w:rPr>
                <w:b/>
                <w:bCs/>
              </w:rPr>
              <w:t>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8EC76E">
            <w:pPr>
              <w:rPr>
                <w:b/>
                <w:bCs/>
              </w:rPr>
            </w:pPr>
            <w:r>
              <w:rPr>
                <w:b/>
                <w:bCs/>
              </w:rPr>
              <w:t>要求</w:t>
            </w:r>
          </w:p>
        </w:tc>
      </w:tr>
      <w:tr w14:paraId="465F5D6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20C50C">
            <w: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C341D94">
            <w:r>
              <w:t>综合运用本项目所学的各类商务文书写作方法，理解不同文书类型的特点和写作要求</w:t>
            </w:r>
          </w:p>
        </w:tc>
      </w:tr>
      <w:tr w14:paraId="062B2C2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390144F">
            <w: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680240">
            <w:r>
              <w:t>能够基于给定的业务信息，使用AI完成一份包含多个板块的完整经营汇报文档</w:t>
            </w:r>
          </w:p>
        </w:tc>
      </w:tr>
      <w:tr w14:paraId="74D06DE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492138">
            <w: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8C2767">
            <w:r>
              <w:t>进一步强化"AI生成的内容必须基于真实信息"的意识，养成检查核实的工作习惯</w:t>
            </w:r>
          </w:p>
        </w:tc>
      </w:tr>
    </w:tbl>
    <w:p w14:paraId="7B1484A3">
      <w:r>
        <w:rPr>
          <w:rFonts w:hint="eastAsia"/>
        </w:rPr>
        <w:pict>
          <v:rect id="_x0000_i1138" o:spt="1" style="height:3pt;width:0pt;" fillcolor="#A0A0A0" filled="t" stroked="f" coordsize="21600,21600" o:hr="t" o:hrstd="t" o:hralign="center">
            <v:path/>
            <v:fill on="t" focussize="0,0"/>
            <v:stroke on="f"/>
            <v:imagedata o:title=""/>
            <o:lock v:ext="edit"/>
            <w10:wrap type="none"/>
            <w10:anchorlock/>
          </v:rect>
        </w:pict>
      </w:r>
    </w:p>
    <w:p w14:paraId="5D316610">
      <w:pPr>
        <w:rPr>
          <w:rFonts w:hint="eastAsia"/>
          <w:b/>
          <w:bCs/>
        </w:rPr>
      </w:pPr>
      <w:r>
        <w:rPr>
          <w:rFonts w:hint="eastAsia"/>
          <w:b/>
          <w:bCs/>
        </w:rPr>
        <w:t>实训背景</w:t>
      </w:r>
    </w:p>
    <w:p w14:paraId="4B254F99">
      <w:pPr>
        <w:rPr>
          <w:rFonts w:hint="eastAsia"/>
        </w:rPr>
      </w:pPr>
      <w:r>
        <w:rPr>
          <w:rFonts w:hint="eastAsia"/>
        </w:rPr>
        <w:t>假设你在某连锁零售企业的门店实习，担任店长助理。月底了，店长让你用AI辅助完成一份门店6月份的月度经营情况汇报，用于向区域经理汇报。</w:t>
      </w:r>
    </w:p>
    <w:p w14:paraId="716B8DFA">
      <w:pPr>
        <w:rPr>
          <w:rFonts w:hint="eastAsia"/>
        </w:rPr>
      </w:pPr>
      <w:r>
        <w:rPr>
          <w:rFonts w:hint="eastAsia"/>
        </w:rPr>
        <w:t>以下是门店6月份的基本经营信息（模拟数据）：</w:t>
      </w:r>
    </w:p>
    <w:tbl>
      <w:tblPr>
        <w:tblStyle w:val="17"/>
        <w:tblW w:w="7296" w:type="dxa"/>
        <w:tblInd w:w="0" w:type="dxa"/>
        <w:tblLayout w:type="autofit"/>
        <w:tblCellMar>
          <w:top w:w="15" w:type="dxa"/>
          <w:left w:w="15" w:type="dxa"/>
          <w:bottom w:w="15" w:type="dxa"/>
          <w:right w:w="15" w:type="dxa"/>
        </w:tblCellMar>
      </w:tblPr>
      <w:tblGrid>
        <w:gridCol w:w="1345"/>
        <w:gridCol w:w="5951"/>
      </w:tblGrid>
      <w:tr w14:paraId="58BFA480">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329127">
            <w:pPr>
              <w:rPr>
                <w:rFonts w:hint="eastAsia"/>
                <w:b/>
                <w:bCs/>
              </w:rPr>
            </w:pPr>
            <w:r>
              <w:rPr>
                <w:b/>
                <w:bCs/>
              </w:rPr>
              <w:t>信息项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F75D36">
            <w:pPr>
              <w:rPr>
                <w:b/>
                <w:bCs/>
              </w:rPr>
            </w:pPr>
            <w:r>
              <w:rPr>
                <w:b/>
                <w:bCs/>
              </w:rPr>
              <w:t>具体内容</w:t>
            </w:r>
          </w:p>
        </w:tc>
      </w:tr>
      <w:tr w14:paraId="3FAE7C7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16B211">
            <w:r>
              <w:t>门店名称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BA21C6">
            <w:r>
              <w:t>某连锁零售企业第18号门店</w:t>
            </w:r>
          </w:p>
        </w:tc>
      </w:tr>
      <w:tr w14:paraId="5A14606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3EA1C1B">
            <w:r>
              <w:t>门店位置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44EBBB">
            <w:r>
              <w:t>某市开发区商业街</w:t>
            </w:r>
          </w:p>
        </w:tc>
      </w:tr>
      <w:tr w14:paraId="37A7D08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C3A988">
            <w:r>
              <w:t>员工人数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4BBD3F">
            <w:r>
              <w:t>正式员工8人，实习生2人</w:t>
            </w:r>
          </w:p>
        </w:tc>
      </w:tr>
      <w:tr w14:paraId="2F110EE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BF6F507">
            <w:r>
              <w:t>6月销售额</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C22D34E">
            <w:r>
              <w:t>42.8万元（5月为38.5万元，去年同期为40.1万元）</w:t>
            </w:r>
          </w:p>
        </w:tc>
      </w:tr>
      <w:tr w14:paraId="70CA2CD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C76B81F">
            <w:r>
              <w:t>6月客流量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825A2D">
            <w:r>
              <w:t>约6200人次（5月为5800人次）</w:t>
            </w:r>
          </w:p>
        </w:tc>
      </w:tr>
      <w:tr w14:paraId="6CD11EC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72617CF">
            <w:r>
              <w:t>6月客单价</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6C1793">
            <w:r>
              <w:t>约69元（5月为66元）</w:t>
            </w:r>
          </w:p>
        </w:tc>
      </w:tr>
      <w:tr w14:paraId="6C4998F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973B06">
            <w:r>
              <w:t>销售最好的品类</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C0109A">
            <w:r>
              <w:t>夏季饮品、防晒用品、清凉家居用品</w:t>
            </w:r>
          </w:p>
        </w:tc>
      </w:tr>
      <w:tr w14:paraId="153304D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E7F3930">
            <w:r>
              <w:t>销售较差的品类</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1C1DC73">
            <w:r>
              <w:t>冬季库存商品（围巾、暖手宝等），积压约2.3万元</w:t>
            </w:r>
          </w:p>
        </w:tc>
      </w:tr>
      <w:tr w14:paraId="647B2C6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14D7682">
            <w:r>
              <w:t>本月亮点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C84139">
            <w:r>
              <w:t>配合总部"清凉一夏"主题促销活动，门店自主策划了社区地推活动，吸引了约300名新会员</w:t>
            </w:r>
          </w:p>
        </w:tc>
      </w:tr>
      <w:tr w14:paraId="08F7413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4635FA1">
            <w:r>
              <w:t>存在的问题</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3589920">
            <w:r>
              <w:t>①冬季库存积压较多；②周末晚班人手不足，客户等待时间偏长；③有2起客户投诉（均已解决）</w:t>
            </w:r>
          </w:p>
        </w:tc>
      </w:tr>
      <w:tr w14:paraId="15978A2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8D6D44">
            <w:r>
              <w:t>下月计划</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A58978">
            <w:r>
              <w:t>①组织冬季库存清仓促销；②向区域经理申请周末增加1名兼职；③加强员工产品知识培训</w:t>
            </w:r>
          </w:p>
        </w:tc>
      </w:tr>
    </w:tbl>
    <w:p w14:paraId="719CA20F">
      <w:r>
        <w:rPr>
          <w:rFonts w:hint="eastAsia"/>
        </w:rPr>
        <w:pict>
          <v:rect id="_x0000_i1139" o:spt="1" style="height:3pt;width:0pt;" fillcolor="#A0A0A0" filled="t" stroked="f" coordsize="21600,21600" o:hr="t" o:hrstd="t" o:hralign="center">
            <v:path/>
            <v:fill on="t" focussize="0,0"/>
            <v:stroke on="f"/>
            <v:imagedata o:title=""/>
            <o:lock v:ext="edit"/>
            <w10:wrap type="none"/>
            <w10:anchorlock/>
          </v:rect>
        </w:pict>
      </w:r>
    </w:p>
    <w:p w14:paraId="2101FEC1">
      <w:pPr>
        <w:rPr>
          <w:rFonts w:hint="eastAsia"/>
          <w:b/>
          <w:bCs/>
        </w:rPr>
      </w:pPr>
      <w:r>
        <w:rPr>
          <w:rFonts w:hint="eastAsia"/>
          <w:b/>
          <w:bCs/>
        </w:rPr>
        <w:t>实训步骤</w:t>
      </w:r>
    </w:p>
    <w:p w14:paraId="6496FBC4">
      <w:pPr>
        <w:rPr>
          <w:rFonts w:hint="eastAsia"/>
        </w:rPr>
      </w:pPr>
      <w:r>
        <w:rPr>
          <w:rFonts w:hint="eastAsia"/>
          <w:b/>
          <w:bCs/>
        </w:rPr>
        <w:t>第一步：让AI生成汇报框架（约10分钟）</w:t>
      </w:r>
    </w:p>
    <w:p w14:paraId="0F457D40">
      <w:pPr>
        <w:rPr>
          <w:rFonts w:hint="eastAsia"/>
        </w:rPr>
      </w:pPr>
      <w:r>
        <w:rPr>
          <w:rFonts w:hint="eastAsia"/>
        </w:rPr>
        <w:t>打开DeepSeek，输入以下提示词：</w:t>
      </w:r>
    </w:p>
    <w:p w14:paraId="77E2BB11">
      <w:r>
        <w:t>我需要写一份连锁零售门店的月度经营情况汇报，向上级汇报6月份的</w:t>
      </w:r>
    </w:p>
    <w:p w14:paraId="502F6B91">
      <w:r>
        <w:t>经营状况。请帮我列出这份汇报应该包含哪些板块，给出框架目录，</w:t>
      </w:r>
    </w:p>
    <w:p w14:paraId="463E8533">
      <w:r>
        <w:t>不需要写正文。</w:t>
      </w:r>
    </w:p>
    <w:p w14:paraId="6788C21A">
      <w:pPr>
        <w:rPr>
          <w:rFonts w:hint="eastAsia"/>
        </w:rPr>
      </w:pPr>
      <w:r>
        <w:rPr>
          <w:rFonts w:hint="eastAsia"/>
        </w:rPr>
        <w:t>检查AI给出的框架是否合理。如果有需要增减的板块，通过追问来修改。</w:t>
      </w:r>
    </w:p>
    <w:p w14:paraId="048B51B7">
      <w:pPr>
        <w:rPr>
          <w:rFonts w:hint="eastAsia"/>
        </w:rPr>
      </w:pPr>
      <w:r>
        <w:rPr>
          <w:rFonts w:hint="eastAsia"/>
          <w:b/>
          <w:bCs/>
        </w:rPr>
        <w:t>第二步：逐板块填写内容（约30分钟）</w:t>
      </w:r>
    </w:p>
    <w:p w14:paraId="6FCA8D07">
      <w:pPr>
        <w:rPr>
          <w:rFonts w:hint="eastAsia"/>
        </w:rPr>
      </w:pPr>
      <w:r>
        <w:rPr>
          <w:rFonts w:hint="eastAsia"/>
        </w:rPr>
        <w:t>确认框架后，将上面表格中的经营信息告诉AI，请它逐个板块撰写正文。</w:t>
      </w:r>
    </w:p>
    <w:p w14:paraId="4891448C">
      <w:pPr>
        <w:rPr>
          <w:rFonts w:hint="eastAsia"/>
        </w:rPr>
      </w:pPr>
      <w:r>
        <w:rPr>
          <w:rFonts w:hint="eastAsia"/>
        </w:rPr>
        <w:t>例如写"经营数据分析"板块时可以这样说：</w:t>
      </w:r>
    </w:p>
    <w:p w14:paraId="07FF8435">
      <w:r>
        <w:t>现在请写第二部分"经营数据分析"。以下是具体数据：</w:t>
      </w:r>
    </w:p>
    <w:p w14:paraId="707F9475">
      <w:r>
        <w:t>- 6月销售额42.8万元，5月为38.5万元，去年同期40.1万元</w:t>
      </w:r>
    </w:p>
    <w:p w14:paraId="696F36FA">
      <w:r>
        <w:t>- 6月客流量约6200人次，5月为5800人次</w:t>
      </w:r>
    </w:p>
    <w:p w14:paraId="6A9CF301">
      <w:r>
        <w:t>- 6月客单价约69元，5月为66元</w:t>
      </w:r>
    </w:p>
    <w:p w14:paraId="22235391"/>
    <w:p w14:paraId="4049B239">
      <w:r>
        <w:t>请做同比和环比分析，计算增长率，用数据说明经营趋势。</w:t>
      </w:r>
    </w:p>
    <w:p w14:paraId="664718A9">
      <w:r>
        <w:t>300字左右，语气客观务实。</w:t>
      </w:r>
    </w:p>
    <w:p w14:paraId="5089F112">
      <w:pPr>
        <w:rPr>
          <w:rFonts w:hint="eastAsia"/>
        </w:rPr>
      </w:pPr>
      <w:r>
        <w:rPr>
          <w:rFonts w:hint="eastAsia"/>
        </w:rPr>
        <w:t>按照同样的方法，逐板块完成整份汇报的撰写。</w:t>
      </w:r>
    </w:p>
    <w:p w14:paraId="56F22C09">
      <w:pPr>
        <w:rPr>
          <w:rFonts w:hint="eastAsia"/>
        </w:rPr>
      </w:pPr>
      <w:r>
        <w:rPr>
          <w:rFonts w:hint="eastAsia"/>
          <w:b/>
          <w:bCs/>
        </w:rPr>
        <w:t>第三步：人工检查和修改（约15分钟）</w:t>
      </w:r>
    </w:p>
    <w:p w14:paraId="23902FB6">
      <w:pPr>
        <w:rPr>
          <w:rFonts w:hint="eastAsia"/>
        </w:rPr>
      </w:pPr>
      <w:r>
        <w:rPr>
          <w:rFonts w:hint="eastAsia"/>
        </w:rPr>
        <w:t>通读AI生成的全文，重点检查以下几项：</w:t>
      </w:r>
    </w:p>
    <w:p w14:paraId="6D8315CF">
      <w:pPr>
        <w:numPr>
          <w:ilvl w:val="0"/>
          <w:numId w:val="86"/>
        </w:numPr>
        <w:rPr>
          <w:rFonts w:hint="eastAsia"/>
        </w:rPr>
      </w:pPr>
      <w:r>
        <w:rPr>
          <w:rFonts w:hint="eastAsia"/>
        </w:rPr>
        <w:t>所有数字是否跟你提供的原始数据一致（AI有时会算错增长率）</w:t>
      </w:r>
    </w:p>
    <w:p w14:paraId="58E884FB">
      <w:pPr>
        <w:numPr>
          <w:ilvl w:val="0"/>
          <w:numId w:val="86"/>
        </w:numPr>
        <w:rPr>
          <w:rFonts w:hint="eastAsia"/>
        </w:rPr>
      </w:pPr>
      <w:r>
        <w:rPr>
          <w:rFonts w:hint="eastAsia"/>
        </w:rPr>
        <w:t>有没有AI自行添加的你没有提到过的信息</w:t>
      </w:r>
    </w:p>
    <w:p w14:paraId="6B4288D7">
      <w:pPr>
        <w:numPr>
          <w:ilvl w:val="0"/>
          <w:numId w:val="86"/>
        </w:numPr>
        <w:rPr>
          <w:rFonts w:hint="eastAsia"/>
        </w:rPr>
      </w:pPr>
      <w:r>
        <w:rPr>
          <w:rFonts w:hint="eastAsia"/>
        </w:rPr>
        <w:t>各板块之间的逻辑是否通顺</w:t>
      </w:r>
    </w:p>
    <w:p w14:paraId="7288A361">
      <w:pPr>
        <w:numPr>
          <w:ilvl w:val="0"/>
          <w:numId w:val="86"/>
        </w:numPr>
        <w:rPr>
          <w:rFonts w:hint="eastAsia"/>
        </w:rPr>
      </w:pPr>
      <w:r>
        <w:rPr>
          <w:rFonts w:hint="eastAsia"/>
        </w:rPr>
        <w:t>语气和篇幅是否符合"向上级汇报"的场合</w:t>
      </w:r>
    </w:p>
    <w:p w14:paraId="7EF0A311">
      <w:pPr>
        <w:rPr>
          <w:rFonts w:hint="eastAsia"/>
        </w:rPr>
      </w:pPr>
      <w:r>
        <w:rPr>
          <w:rFonts w:hint="eastAsia"/>
          <w:b/>
          <w:bCs/>
        </w:rPr>
        <w:t>第四步：让AI帮你写一封汇报邮件（约10分钟）</w:t>
      </w:r>
    </w:p>
    <w:p w14:paraId="70ACB37E">
      <w:pPr>
        <w:rPr>
          <w:rFonts w:hint="eastAsia"/>
        </w:rPr>
      </w:pPr>
      <w:r>
        <w:rPr>
          <w:rFonts w:hint="eastAsia"/>
        </w:rPr>
        <w:t>假设这份汇报需要通过邮件发送给区域经理，请AI帮你写一封简短的汇报邮件正文（附件是汇报全文）。</w:t>
      </w:r>
    </w:p>
    <w:p w14:paraId="2C6ECD67">
      <w:r>
        <w:t>请帮我写一封邮件，将门店6月份的月度经营情况汇报发送给区域经理。</w:t>
      </w:r>
    </w:p>
    <w:p w14:paraId="31CAC029">
      <w:r>
        <w:t>邮件正文简要概括汇报的核心要点（3~4句话即可），说明详细内容见附件。</w:t>
      </w:r>
    </w:p>
    <w:p w14:paraId="4A3AB345">
      <w:r>
        <w:t>语气专业得体。请一并给出邮件主题行。</w:t>
      </w:r>
    </w:p>
    <w:p w14:paraId="48FC37C1">
      <w:pPr>
        <w:rPr>
          <w:rFonts w:hint="eastAsia"/>
        </w:rPr>
      </w:pPr>
      <w:r>
        <w:rPr>
          <w:rFonts w:hint="eastAsia"/>
        </w:rPr>
        <w:pict>
          <v:rect id="_x0000_i1140" o:spt="1" style="height:3pt;width:0pt;" fillcolor="#A0A0A0" filled="t" stroked="f" coordsize="21600,21600" o:hr="t" o:hrstd="t" o:hralign="center">
            <v:path/>
            <v:fill on="t" focussize="0,0"/>
            <v:stroke on="f"/>
            <v:imagedata o:title=""/>
            <o:lock v:ext="edit"/>
            <w10:wrap type="none"/>
            <w10:anchorlock/>
          </v:rect>
        </w:pict>
      </w:r>
    </w:p>
    <w:p w14:paraId="0EF3D137">
      <w:pPr>
        <w:rPr>
          <w:rFonts w:hint="eastAsia"/>
          <w:b/>
          <w:bCs/>
        </w:rPr>
      </w:pPr>
      <w:r>
        <w:rPr>
          <w:rFonts w:hint="eastAsia"/>
          <w:b/>
          <w:bCs/>
        </w:rPr>
        <w:t>实训成果提交</w:t>
      </w:r>
    </w:p>
    <w:p w14:paraId="3AADE640">
      <w:pPr>
        <w:rPr>
          <w:rFonts w:hint="eastAsia"/>
        </w:rPr>
      </w:pPr>
      <w:r>
        <w:rPr>
          <w:rFonts w:hint="eastAsia"/>
        </w:rPr>
        <w:t>请提交以下材料：</w:t>
      </w:r>
    </w:p>
    <w:p w14:paraId="3C66F2BA">
      <w:pPr>
        <w:numPr>
          <w:ilvl w:val="0"/>
          <w:numId w:val="87"/>
        </w:numPr>
        <w:rPr>
          <w:rFonts w:hint="eastAsia"/>
        </w:rPr>
      </w:pPr>
      <w:r>
        <w:rPr>
          <w:rFonts w:hint="eastAsia"/>
        </w:rPr>
        <w:t>AI生成的汇报框架截图</w:t>
      </w:r>
    </w:p>
    <w:p w14:paraId="547A9C5D">
      <w:pPr>
        <w:numPr>
          <w:ilvl w:val="0"/>
          <w:numId w:val="87"/>
        </w:numPr>
        <w:rPr>
          <w:rFonts w:hint="eastAsia"/>
        </w:rPr>
      </w:pPr>
      <w:r>
        <w:rPr>
          <w:rFonts w:hint="eastAsia"/>
        </w:rPr>
        <w:t>完整的月度经营情况汇报定稿（Word文档，经过人工修改后的最终版本）</w:t>
      </w:r>
    </w:p>
    <w:p w14:paraId="7ECD90F8">
      <w:pPr>
        <w:numPr>
          <w:ilvl w:val="0"/>
          <w:numId w:val="87"/>
        </w:numPr>
        <w:rPr>
          <w:rFonts w:hint="eastAsia"/>
        </w:rPr>
      </w:pPr>
      <w:r>
        <w:rPr>
          <w:rFonts w:hint="eastAsia"/>
        </w:rPr>
        <w:t>配套的汇报邮件正文</w:t>
      </w:r>
    </w:p>
    <w:p w14:paraId="2F3F7D98">
      <w:pPr>
        <w:numPr>
          <w:ilvl w:val="0"/>
          <w:numId w:val="87"/>
        </w:numPr>
        <w:rPr>
          <w:rFonts w:hint="eastAsia"/>
        </w:rPr>
      </w:pPr>
      <w:r>
        <w:rPr>
          <w:rFonts w:hint="eastAsia"/>
        </w:rPr>
        <w:t>一段100字左右的实训反思：在这次实训中，你在哪个环节觉得AI帮助最大？在哪个环节你觉得AI做得不够好，需要人工补充或修正？</w:t>
      </w:r>
    </w:p>
    <w:p w14:paraId="31C201AB">
      <w:pPr>
        <w:rPr>
          <w:rFonts w:hint="eastAsia"/>
        </w:rPr>
      </w:pPr>
      <w:r>
        <w:rPr>
          <w:rFonts w:hint="eastAsia"/>
        </w:rPr>
        <w:pict>
          <v:rect id="_x0000_i1141" o:spt="1" style="height:3pt;width:0pt;" fillcolor="#A0A0A0" filled="t" stroked="f" coordsize="21600,21600" o:hr="t" o:hrstd="t" o:hralign="center">
            <v:path/>
            <v:fill on="t" focussize="0,0"/>
            <v:stroke on="f"/>
            <v:imagedata o:title=""/>
            <o:lock v:ext="edit"/>
            <w10:wrap type="none"/>
            <w10:anchorlock/>
          </v:rect>
        </w:pict>
      </w:r>
    </w:p>
    <w:p w14:paraId="7AC6C19A">
      <w:pPr>
        <w:rPr>
          <w:rFonts w:hint="eastAsia"/>
          <w:b/>
          <w:bCs/>
        </w:rPr>
      </w:pPr>
      <w:r>
        <w:rPr>
          <w:rFonts w:hint="eastAsia"/>
          <w:b/>
          <w:bCs/>
        </w:rPr>
        <w:t>评价标准</w:t>
      </w:r>
    </w:p>
    <w:p w14:paraId="35FE31E6">
      <w:r>
        <w:rPr>
          <w:rFonts w:hint="eastAsia"/>
        </w:rPr>
        <w:t>评价标准见表3-7。</w:t>
      </w:r>
    </w:p>
    <w:p w14:paraId="70A2B3B4">
      <w:pPr>
        <w:jc w:val="center"/>
        <w:rPr>
          <w:rFonts w:hint="eastAsia"/>
        </w:rPr>
      </w:pPr>
      <w:r>
        <w:rPr>
          <w:rFonts w:hint="eastAsia"/>
        </w:rPr>
        <w:t>表3-7 综合实训评价标准</w:t>
      </w:r>
    </w:p>
    <w:tbl>
      <w:tblPr>
        <w:tblStyle w:val="17"/>
        <w:tblW w:w="7296" w:type="dxa"/>
        <w:tblInd w:w="0" w:type="dxa"/>
        <w:tblLayout w:type="autofit"/>
        <w:tblCellMar>
          <w:top w:w="15" w:type="dxa"/>
          <w:left w:w="15" w:type="dxa"/>
          <w:bottom w:w="15" w:type="dxa"/>
          <w:right w:w="15" w:type="dxa"/>
        </w:tblCellMar>
      </w:tblPr>
      <w:tblGrid>
        <w:gridCol w:w="733"/>
        <w:gridCol w:w="2272"/>
        <w:gridCol w:w="1532"/>
        <w:gridCol w:w="1648"/>
        <w:gridCol w:w="1111"/>
      </w:tblGrid>
      <w:tr w14:paraId="61887968">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CD0F41">
            <w:pPr>
              <w:rPr>
                <w:rFonts w:hint="eastAsia"/>
                <w:b/>
                <w:bCs/>
              </w:rPr>
            </w:pPr>
            <w:r>
              <w:rPr>
                <w:b/>
                <w:bCs/>
              </w:rPr>
              <w:t>评价项目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CF347D">
            <w:pPr>
              <w:rPr>
                <w:b/>
                <w:bCs/>
              </w:rPr>
            </w:pPr>
            <w:r>
              <w:rPr>
                <w:b/>
                <w:bCs/>
              </w:rPr>
              <w:t>优秀（90~100）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41D6D42">
            <w:pPr>
              <w:rPr>
                <w:b/>
                <w:bCs/>
              </w:rPr>
            </w:pPr>
            <w:r>
              <w:rPr>
                <w:b/>
                <w:bCs/>
              </w:rPr>
              <w:t>良好（75~89）</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F5729E">
            <w:pPr>
              <w:rPr>
                <w:b/>
                <w:bCs/>
              </w:rPr>
            </w:pPr>
            <w:r>
              <w:rPr>
                <w:b/>
                <w:bCs/>
              </w:rPr>
              <w:t>合格（60~74）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3AD19D">
            <w:pPr>
              <w:rPr>
                <w:b/>
                <w:bCs/>
              </w:rPr>
            </w:pPr>
            <w:r>
              <w:rPr>
                <w:b/>
                <w:bCs/>
              </w:rPr>
              <w:t>不合格（60以下）</w:t>
            </w:r>
          </w:p>
        </w:tc>
      </w:tr>
      <w:tr w14:paraId="3CE0BCD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A670E8">
            <w:r>
              <w:t>框架设计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466439">
            <w:r>
              <w:t>框架完整合理，有自己的调整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7FC6C8">
            <w:r>
              <w:t>使用了AI的框架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F9CBF5">
            <w:r>
              <w:t>框架缺少重要板块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126605">
            <w:r>
              <w:t>未完成</w:t>
            </w:r>
          </w:p>
        </w:tc>
      </w:tr>
      <w:tr w14:paraId="3034535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4BA251B">
            <w:r>
              <w:t>内容撰写</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42E46D6">
            <w:r>
              <w:t>各板块内容充实，数据运用准确，分析有见地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E606B44">
            <w:r>
              <w:t>内容基本完整</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3FFDC48">
            <w:r>
              <w:t>部分板块敷衍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B2820F">
            <w:r>
              <w:t>未完成</w:t>
            </w:r>
          </w:p>
        </w:tc>
      </w:tr>
      <w:tr w14:paraId="1D220AA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6EEF6C">
            <w:r>
              <w:t>数据核实</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4E3FDDD">
            <w:r>
              <w:t>所有数据经过人工核对，增长率计算正确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98EFC3F">
            <w:r>
              <w:t>大部分数据正确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D6FEB7C">
            <w:r>
              <w:t>有明显数据错误未纠正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A9AB6C">
            <w:r>
              <w:t>未检查</w:t>
            </w:r>
          </w:p>
        </w:tc>
      </w:tr>
      <w:tr w14:paraId="47C2252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FE8566">
            <w:r>
              <w:t>人工修改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8507BC2">
            <w:r>
              <w:t>有明显的人工修改痕迹，删掉了套话，补充了细节</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2A8BC48">
            <w:r>
              <w:t>做了一些修改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E4C0B32">
            <w:r>
              <w:t>基本照搬AI原文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6564C83">
            <w:r>
              <w:t>未修改</w:t>
            </w:r>
          </w:p>
        </w:tc>
      </w:tr>
      <w:tr w14:paraId="1F12784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17B0F6">
            <w:r>
              <w:t>邮件撰写</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DECDA3B">
            <w:r>
              <w:t>邮件专业得体，要点概括精准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7CF5DB">
            <w:r>
              <w:t>邮件基本合格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F0A61A">
            <w:r>
              <w:t>邮件过于简单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1212196">
            <w:r>
              <w:t>未完成</w:t>
            </w:r>
          </w:p>
        </w:tc>
      </w:tr>
      <w:tr w14:paraId="5E679CC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29DB861">
            <w:r>
              <w:t>实训反思</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7B720A1">
            <w:r>
              <w:t>反思具体深入，有可迁移的经验总结</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6B8D96">
            <w:r>
              <w:t>反思基本合理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423B02D">
            <w:r>
              <w:t>反思敷衍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82A6B6B">
            <w:r>
              <w:t>未提交</w:t>
            </w:r>
          </w:p>
        </w:tc>
      </w:tr>
    </w:tbl>
    <w:p w14:paraId="47F6148C">
      <w:r>
        <w:rPr>
          <w:rFonts w:hint="eastAsia"/>
        </w:rPr>
        <w:pict>
          <v:rect id="_x0000_i1142" o:spt="1" style="height:3pt;width:0pt;" fillcolor="#A0A0A0" filled="t" stroked="f" coordsize="21600,21600" o:hr="t" o:hrstd="t" o:hralign="center">
            <v:path/>
            <v:fill on="t" focussize="0,0"/>
            <v:stroke on="f"/>
            <v:imagedata o:title=""/>
            <o:lock v:ext="edit"/>
            <w10:wrap type="none"/>
            <w10:anchorlock/>
          </v:rect>
        </w:pict>
      </w:r>
    </w:p>
    <w:p w14:paraId="467F16AD">
      <w:pPr>
        <w:rPr>
          <w:rFonts w:hint="eastAsia"/>
        </w:rPr>
      </w:pPr>
      <w:r>
        <w:rPr>
          <w:rFonts w:hint="eastAsia"/>
          <w:b/>
          <w:bCs/>
        </w:rPr>
        <w:t>【配套资源】</w:t>
      </w:r>
    </w:p>
    <w:p w14:paraId="1495C032">
      <w:pPr>
        <w:rPr>
          <w:rFonts w:hint="eastAsia"/>
        </w:rPr>
      </w:pPr>
      <w:r>
        <w:rPr>
          <w:rFonts w:hint="eastAsia"/>
        </w:rPr>
        <w:t>本项目配套资源请扫描教材封底二维码获取：</w:t>
      </w:r>
    </w:p>
    <w:p w14:paraId="4FFAED5E">
      <w:pPr>
        <w:numPr>
          <w:ilvl w:val="0"/>
          <w:numId w:val="88"/>
        </w:numPr>
        <w:rPr>
          <w:rFonts w:hint="eastAsia"/>
        </w:rPr>
      </w:pPr>
      <w:r>
        <w:rPr>
          <w:rFonts w:ascii="Segoe UI Emoji" w:hAnsi="Segoe UI Emoji" w:cs="Segoe UI Emoji"/>
        </w:rPr>
        <w:t>📂</w:t>
      </w:r>
      <w:r>
        <w:rPr>
          <w:rFonts w:hint="eastAsia"/>
        </w:rPr>
        <w:t xml:space="preserve"> 实训素材：门店经营数据模拟资料包</w:t>
      </w:r>
    </w:p>
    <w:p w14:paraId="6871199F">
      <w:pPr>
        <w:numPr>
          <w:ilvl w:val="0"/>
          <w:numId w:val="88"/>
        </w:numPr>
        <w:rPr>
          <w:rFonts w:hint="eastAsia"/>
        </w:rPr>
      </w:pPr>
      <w:r>
        <w:rPr>
          <w:rFonts w:ascii="Segoe UI Emoji" w:hAnsi="Segoe UI Emoji" w:cs="Segoe UI Emoji"/>
        </w:rPr>
        <w:t>📋</w:t>
      </w:r>
      <w:r>
        <w:rPr>
          <w:rFonts w:hint="eastAsia"/>
        </w:rPr>
        <w:t xml:space="preserve"> 提示词模板集：项目三各类文书提示词参考模板（PDF）</w:t>
      </w:r>
    </w:p>
    <w:p w14:paraId="55F0C6DF">
      <w:pPr>
        <w:numPr>
          <w:ilvl w:val="0"/>
          <w:numId w:val="88"/>
        </w:numPr>
        <w:rPr>
          <w:rFonts w:hint="eastAsia"/>
        </w:rPr>
      </w:pPr>
      <w:r>
        <w:rPr>
          <w:rFonts w:ascii="Segoe UI Emoji" w:hAnsi="Segoe UI Emoji" w:cs="Segoe UI Emoji"/>
        </w:rPr>
        <w:t>🎬</w:t>
      </w:r>
      <w:r>
        <w:rPr>
          <w:rFonts w:hint="eastAsia"/>
        </w:rPr>
        <w:t xml:space="preserve"> 操作演示视频：多轮对话写策划方案的实操录屏（约7分钟）</w:t>
      </w:r>
    </w:p>
    <w:p w14:paraId="110A3840">
      <w:pPr>
        <w:numPr>
          <w:ilvl w:val="0"/>
          <w:numId w:val="88"/>
        </w:numPr>
        <w:rPr>
          <w:rFonts w:hint="eastAsia"/>
        </w:rPr>
      </w:pPr>
      <w:r>
        <w:rPr>
          <w:rFonts w:ascii="Segoe UI Emoji" w:hAnsi="Segoe UI Emoji" w:cs="Segoe UI Emoji"/>
        </w:rPr>
        <w:t>📝</w:t>
      </w:r>
      <w:r>
        <w:rPr>
          <w:rFonts w:hint="eastAsia"/>
        </w:rPr>
        <w:t xml:space="preserve"> 活页实训任务单：项目三综合实训任务书（可打印）</w:t>
      </w:r>
    </w:p>
    <w:p w14:paraId="501C9D8E">
      <w:pPr>
        <w:rPr>
          <w:rFonts w:hint="eastAsia"/>
        </w:rPr>
      </w:pPr>
      <w:r>
        <w:rPr>
          <w:rFonts w:hint="eastAsia"/>
        </w:rPr>
        <w:pict>
          <v:rect id="_x0000_i1143" o:spt="1" style="height:3pt;width:0pt;" fillcolor="#A0A0A0" filled="t" stroked="f" coordsize="21600,21600" o:hr="t" o:hrstd="t" o:hralign="center">
            <v:path/>
            <v:fill on="t" focussize="0,0"/>
            <v:stroke on="f"/>
            <v:imagedata o:title=""/>
            <o:lock v:ext="edit"/>
            <w10:wrap type="none"/>
            <w10:anchorlock/>
          </v:rect>
        </w:pict>
      </w:r>
    </w:p>
    <w:p w14:paraId="74D5342A">
      <w:pPr>
        <w:rPr>
          <w:rFonts w:hint="eastAsia"/>
          <w:b/>
          <w:bCs/>
        </w:rPr>
      </w:pPr>
      <w:r>
        <w:rPr>
          <w:rFonts w:hint="eastAsia"/>
          <w:b/>
          <w:bCs/>
        </w:rPr>
        <w:t>项目总结</w:t>
      </w:r>
    </w:p>
    <w:p w14:paraId="323F1875">
      <w:pPr>
        <w:rPr>
          <w:rFonts w:hint="eastAsia"/>
        </w:rPr>
      </w:pPr>
      <w:r>
        <w:rPr>
          <w:rFonts w:hint="eastAsia"/>
        </w:rPr>
        <w:t>回顾一下这个项目学到了什么。</w:t>
      </w:r>
    </w:p>
    <w:p w14:paraId="399A1B3E">
      <w:pPr>
        <w:rPr>
          <w:rFonts w:hint="eastAsia"/>
        </w:rPr>
      </w:pPr>
      <w:r>
        <w:rPr>
          <w:rFonts w:hint="eastAsia"/>
          <w:b/>
          <w:bCs/>
        </w:rPr>
        <w:t>第一，商务文书是商贸岗位的日常。</w:t>
      </w:r>
      <w:r>
        <w:rPr>
          <w:rFonts w:hint="eastAsia"/>
        </w:rPr>
        <w:t> 邮件、通知、计划、总结、方案、报告、会议纪要……这些文书占据了大量工作时间。AI工具可以大幅提高这些文书的撰写效率，但前提是你得把需求和信息说清楚。</w:t>
      </w:r>
    </w:p>
    <w:p w14:paraId="6813F216">
      <w:pPr>
        <w:rPr>
          <w:rFonts w:hint="eastAsia"/>
        </w:rPr>
      </w:pPr>
      <w:r>
        <w:rPr>
          <w:rFonts w:hint="eastAsia"/>
          <w:b/>
          <w:bCs/>
        </w:rPr>
        <w:t>第二，不同类型的文书有不同的写法要点。</w:t>
      </w:r>
      <w:r>
        <w:rPr>
          <w:rFonts w:hint="eastAsia"/>
        </w:rPr>
        <w:t> 邮件重在语气得当、信息完整；通知重在格式规范、条理清晰；工作计划和总结重在真实具体、有数据有反思；方案和报告重在逻辑清晰、内容充实。提示词中需要针对不同文书类型提出相应的要求。</w:t>
      </w:r>
    </w:p>
    <w:p w14:paraId="603B2AA7">
      <w:pPr>
        <w:rPr>
          <w:rFonts w:hint="eastAsia"/>
        </w:rPr>
      </w:pPr>
      <w:r>
        <w:rPr>
          <w:rFonts w:hint="eastAsia"/>
          <w:b/>
          <w:bCs/>
        </w:rPr>
        <w:t>第三，"内容是你的，格式是AI的"。</w:t>
      </w:r>
      <w:r>
        <w:rPr>
          <w:rFonts w:hint="eastAsia"/>
        </w:rPr>
        <w:t> 这是贯穿全项目的核心原则。AI负责搭框架、理结构、顺语言，你负责提供真实的工作内容、数据和想法。两者结合才能产出有质量的文书。没有你的真实内容，AI只会生成"正确的废话"。</w:t>
      </w:r>
    </w:p>
    <w:p w14:paraId="58E041C0">
      <w:pPr>
        <w:rPr>
          <w:rFonts w:hint="eastAsia"/>
        </w:rPr>
      </w:pPr>
      <w:r>
        <w:rPr>
          <w:rFonts w:hint="eastAsia"/>
          <w:b/>
          <w:bCs/>
        </w:rPr>
        <w:t>第四，长文档用"分段法"写效果更好。</w:t>
      </w:r>
      <w:r>
        <w:rPr>
          <w:rFonts w:hint="eastAsia"/>
        </w:rPr>
        <w:t> 策划方案、调研报告、商业计划书这类长文档，不要一次性让AI写完。先让AI出框架，确认后分段撰写，每一段都人工检查，最后通读全文做整体修改。</w:t>
      </w:r>
    </w:p>
    <w:p w14:paraId="2E4750F9">
      <w:pPr>
        <w:rPr>
          <w:rFonts w:hint="eastAsia"/>
        </w:rPr>
      </w:pPr>
      <w:r>
        <w:rPr>
          <w:rFonts w:hint="eastAsia"/>
          <w:b/>
          <w:bCs/>
        </w:rPr>
        <w:t>第五，AI的"二次加工"能力也很实用。</w:t>
      </w:r>
      <w:r>
        <w:rPr>
          <w:rFonts w:hint="eastAsia"/>
        </w:rPr>
        <w:t> 润色、改写、文风转换、缩写扩写、翻译——这些对已有文稿的加工工作，AI做得又快又好。但仍然要注意核实：润色后有没有改掉关键信息，扩写后有没有编造不存在的内容。</w:t>
      </w:r>
    </w:p>
    <w:p w14:paraId="00FA1B5B">
      <w:pPr>
        <w:rPr>
          <w:rFonts w:hint="eastAsia"/>
        </w:rPr>
      </w:pPr>
      <w:r>
        <w:rPr>
          <w:rFonts w:hint="eastAsia"/>
        </w:rPr>
        <w:pict>
          <v:rect id="_x0000_i1144" o:spt="1" style="height:3pt;width:0pt;" fillcolor="#A0A0A0" filled="t" stroked="f" coordsize="21600,21600" o:hr="t" o:hrstd="t" o:hralign="center">
            <v:path/>
            <v:fill on="t" focussize="0,0"/>
            <v:stroke on="f"/>
            <v:imagedata o:title=""/>
            <o:lock v:ext="edit"/>
            <w10:wrap type="none"/>
            <w10:anchorlock/>
          </v:rect>
        </w:pict>
      </w:r>
    </w:p>
    <w:p w14:paraId="15F81CB2">
      <w:pPr>
        <w:rPr>
          <w:rFonts w:hint="eastAsia"/>
        </w:rPr>
      </w:pPr>
      <w:r>
        <w:rPr>
          <w:rFonts w:hint="eastAsia"/>
        </w:rPr>
        <w:t>本项目的知识关联总结如图3-5所示。</w:t>
      </w:r>
    </w:p>
    <w:p w14:paraId="6A7199B3">
      <w:r>
        <w:drawing>
          <wp:inline distT="0" distB="0" distL="0" distR="0">
            <wp:extent cx="5274310" cy="2614930"/>
            <wp:effectExtent l="0" t="0" r="2540" b="0"/>
            <wp:docPr id="2100305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05854" name="图片 1"/>
                    <pic:cNvPicPr>
                      <a:picLocks noChangeAspect="1"/>
                    </pic:cNvPicPr>
                  </pic:nvPicPr>
                  <pic:blipFill>
                    <a:blip r:embed="rId19"/>
                    <a:stretch>
                      <a:fillRect/>
                    </a:stretch>
                  </pic:blipFill>
                  <pic:spPr>
                    <a:xfrm>
                      <a:off x="0" y="0"/>
                      <a:ext cx="5274310" cy="2614930"/>
                    </a:xfrm>
                    <a:prstGeom prst="rect">
                      <a:avLst/>
                    </a:prstGeom>
                  </pic:spPr>
                </pic:pic>
              </a:graphicData>
            </a:graphic>
          </wp:inline>
        </w:drawing>
      </w:r>
    </w:p>
    <w:p w14:paraId="15C58BC3">
      <w:pPr>
        <w:jc w:val="center"/>
        <w:rPr>
          <w:rFonts w:hint="eastAsia"/>
        </w:rPr>
      </w:pPr>
      <w:r>
        <w:rPr>
          <w:rFonts w:hint="eastAsia"/>
        </w:rPr>
        <w:t>图3-5 项目三知识关联图</w:t>
      </w:r>
    </w:p>
    <w:p w14:paraId="232266D8">
      <w:pPr>
        <w:rPr>
          <w:rFonts w:hint="eastAsia"/>
        </w:rPr>
      </w:pPr>
      <w:r>
        <w:rPr>
          <w:rFonts w:hint="eastAsia"/>
        </w:rPr>
        <w:pict>
          <v:rect id="_x0000_i1145" o:spt="1" style="height:3pt;width:0pt;" fillcolor="#A0A0A0" filled="t" stroked="f" coordsize="21600,21600" o:hr="t" o:hrstd="t" o:hralign="center">
            <v:path/>
            <v:fill on="t" focussize="0,0"/>
            <v:stroke on="f"/>
            <v:imagedata o:title=""/>
            <o:lock v:ext="edit"/>
            <w10:wrap type="none"/>
            <w10:anchorlock/>
          </v:rect>
        </w:pict>
      </w:r>
    </w:p>
    <w:p w14:paraId="79D04388">
      <w:pPr>
        <w:rPr>
          <w:rFonts w:hint="eastAsia"/>
          <w:b/>
          <w:bCs/>
        </w:rPr>
      </w:pPr>
      <w:r>
        <w:rPr>
          <w:rFonts w:hint="eastAsia"/>
          <w:b/>
          <w:bCs/>
        </w:rPr>
        <w:t>项目考核</w:t>
      </w:r>
    </w:p>
    <w:p w14:paraId="45BBBB28">
      <w:pPr>
        <w:rPr>
          <w:rFonts w:hint="eastAsia"/>
        </w:rPr>
      </w:pPr>
      <w:r>
        <w:rPr>
          <w:rFonts w:hint="eastAsia"/>
          <w:b/>
          <w:bCs/>
        </w:rPr>
        <w:t>一、判断题（对的打√，错的打×）</w:t>
      </w:r>
    </w:p>
    <w:p w14:paraId="4E07C605">
      <w:pPr>
        <w:numPr>
          <w:ilvl w:val="0"/>
          <w:numId w:val="89"/>
        </w:numPr>
        <w:rPr>
          <w:rFonts w:hint="eastAsia"/>
        </w:rPr>
      </w:pPr>
      <w:r>
        <w:rPr>
          <w:rFonts w:hint="eastAsia"/>
        </w:rPr>
        <w:t>用AI写工作总结时，可以直接让AI随意生成内容，不需要提供自己的真实工作信息。（　）</w:t>
      </w:r>
    </w:p>
    <w:p w14:paraId="1B449B84">
      <w:pPr>
        <w:numPr>
          <w:ilvl w:val="0"/>
          <w:numId w:val="89"/>
        </w:numPr>
        <w:rPr>
          <w:rFonts w:hint="eastAsia"/>
        </w:rPr>
      </w:pPr>
      <w:r>
        <w:rPr>
          <w:rFonts w:hint="eastAsia"/>
        </w:rPr>
        <w:t>写商务邮件的提示词中应该包含邮件类型、收件人身份、核心内容、目的和语气要求等信息。（　）</w:t>
      </w:r>
    </w:p>
    <w:p w14:paraId="320EC76F">
      <w:pPr>
        <w:numPr>
          <w:ilvl w:val="0"/>
          <w:numId w:val="89"/>
        </w:numPr>
        <w:rPr>
          <w:rFonts w:hint="eastAsia"/>
        </w:rPr>
      </w:pPr>
      <w:r>
        <w:rPr>
          <w:rFonts w:hint="eastAsia"/>
        </w:rPr>
        <w:t>AI生成的通知公告可以直接使用，不需要再检查格式是否规范。（　）</w:t>
      </w:r>
    </w:p>
    <w:p w14:paraId="7C05B4CD">
      <w:pPr>
        <w:numPr>
          <w:ilvl w:val="0"/>
          <w:numId w:val="89"/>
        </w:numPr>
        <w:rPr>
          <w:rFonts w:hint="eastAsia"/>
        </w:rPr>
      </w:pPr>
      <w:r>
        <w:rPr>
          <w:rFonts w:hint="eastAsia"/>
        </w:rPr>
        <w:t>让AI润色一篇文稿后，需要对照原文检查AI有没有改掉关键信息。（　）</w:t>
      </w:r>
    </w:p>
    <w:p w14:paraId="01F6279E">
      <w:pPr>
        <w:numPr>
          <w:ilvl w:val="0"/>
          <w:numId w:val="89"/>
        </w:numPr>
        <w:rPr>
          <w:rFonts w:hint="eastAsia"/>
        </w:rPr>
      </w:pPr>
      <w:r>
        <w:rPr>
          <w:rFonts w:hint="eastAsia"/>
        </w:rPr>
        <w:t>调研报告中的数据可以由AI自行生成，不一定需要基于真实调研。（　）</w:t>
      </w:r>
    </w:p>
    <w:p w14:paraId="5B5A97B6">
      <w:pPr>
        <w:numPr>
          <w:ilvl w:val="0"/>
          <w:numId w:val="89"/>
        </w:numPr>
        <w:rPr>
          <w:rFonts w:hint="eastAsia"/>
        </w:rPr>
      </w:pPr>
      <w:r>
        <w:rPr>
          <w:rFonts w:hint="eastAsia"/>
        </w:rPr>
        <w:t>写长文档时，"先让AI出框架、再分段撰写"比一次性让AI写完效果更好。（　）</w:t>
      </w:r>
    </w:p>
    <w:p w14:paraId="3D7B0D9E">
      <w:pPr>
        <w:numPr>
          <w:ilvl w:val="0"/>
          <w:numId w:val="89"/>
        </w:numPr>
        <w:rPr>
          <w:rFonts w:hint="eastAsia"/>
        </w:rPr>
      </w:pPr>
      <w:r>
        <w:rPr>
          <w:rFonts w:hint="eastAsia"/>
        </w:rPr>
        <w:t>AI翻译的商务文书可以直接用于签署正式合同。（　）</w:t>
      </w:r>
    </w:p>
    <w:p w14:paraId="34C6317A">
      <w:pPr>
        <w:rPr>
          <w:rFonts w:hint="eastAsia"/>
        </w:rPr>
      </w:pPr>
      <w:r>
        <w:rPr>
          <w:rFonts w:hint="eastAsia"/>
          <w:b/>
          <w:bCs/>
        </w:rPr>
        <w:t>二、选择题</w:t>
      </w:r>
    </w:p>
    <w:p w14:paraId="3264EF4F">
      <w:pPr>
        <w:numPr>
          <w:ilvl w:val="0"/>
          <w:numId w:val="90"/>
        </w:numPr>
        <w:rPr>
          <w:rFonts w:hint="eastAsia"/>
        </w:rPr>
      </w:pPr>
      <w:r>
        <w:rPr>
          <w:rFonts w:hint="eastAsia"/>
        </w:rPr>
        <w:t>用AI写一封催款邮件时，以下哪项信息在提示词中</w:t>
      </w:r>
      <w:r>
        <w:rPr>
          <w:rFonts w:hint="eastAsia"/>
          <w:b/>
          <w:bCs/>
        </w:rPr>
        <w:t>最不需要</w:t>
      </w:r>
      <w:r>
        <w:rPr>
          <w:rFonts w:hint="eastAsia"/>
        </w:rPr>
        <w:t>包含？（　）</w:t>
      </w:r>
    </w:p>
    <w:p w14:paraId="653D894E">
      <w:pPr>
        <w:rPr>
          <w:rFonts w:hint="eastAsia"/>
        </w:rPr>
      </w:pPr>
      <w:r>
        <w:rPr>
          <w:rFonts w:hint="eastAsia"/>
        </w:rPr>
        <w:t>A. 欠款金额和应付日期</w:t>
      </w:r>
    </w:p>
    <w:p w14:paraId="04C96CDA">
      <w:pPr>
        <w:rPr>
          <w:rFonts w:hint="eastAsia"/>
        </w:rPr>
      </w:pPr>
      <w:r>
        <w:rPr>
          <w:rFonts w:hint="eastAsia"/>
        </w:rPr>
        <w:t>B. 收件人与本公司的合作关系</w:t>
      </w:r>
    </w:p>
    <w:p w14:paraId="3E618FCF">
      <w:pPr>
        <w:rPr>
          <w:rFonts w:hint="eastAsia"/>
        </w:rPr>
      </w:pPr>
      <w:r>
        <w:rPr>
          <w:rFonts w:hint="eastAsia"/>
        </w:rPr>
        <w:t>C. 本公司去年的营业收入</w:t>
      </w:r>
    </w:p>
    <w:p w14:paraId="3FD6BCE9">
      <w:pPr>
        <w:rPr>
          <w:rFonts w:hint="eastAsia"/>
        </w:rPr>
      </w:pPr>
      <w:r>
        <w:rPr>
          <w:rFonts w:hint="eastAsia"/>
        </w:rPr>
        <w:t>D. 希望对方在什么时间内回复</w:t>
      </w:r>
    </w:p>
    <w:p w14:paraId="2C19FFC7">
      <w:pPr>
        <w:numPr>
          <w:ilvl w:val="0"/>
          <w:numId w:val="90"/>
        </w:numPr>
        <w:rPr>
          <w:rFonts w:hint="eastAsia"/>
        </w:rPr>
      </w:pPr>
      <w:r>
        <w:rPr>
          <w:rFonts w:hint="eastAsia"/>
        </w:rPr>
        <w:t>以下关于用AI写工作总结的做法，最合理的是（　）。</w:t>
      </w:r>
    </w:p>
    <w:p w14:paraId="7C76338E">
      <w:pPr>
        <w:rPr>
          <w:rFonts w:hint="eastAsia"/>
        </w:rPr>
      </w:pPr>
      <w:r>
        <w:rPr>
          <w:rFonts w:hint="eastAsia"/>
        </w:rPr>
        <w:t>A. 直接让AI生成一份工作总结，然后署上自己的名字</w:t>
      </w:r>
    </w:p>
    <w:p w14:paraId="5DA4CC9D">
      <w:pPr>
        <w:rPr>
          <w:rFonts w:hint="eastAsia"/>
        </w:rPr>
      </w:pPr>
      <w:r>
        <w:rPr>
          <w:rFonts w:hint="eastAsia"/>
        </w:rPr>
        <w:t>B. 先回忆自己的工作内容，列出要点清单，再交给AI整理成文</w:t>
      </w:r>
    </w:p>
    <w:p w14:paraId="164A90F5">
      <w:pPr>
        <w:rPr>
          <w:rFonts w:hint="eastAsia"/>
        </w:rPr>
      </w:pPr>
      <w:r>
        <w:rPr>
          <w:rFonts w:hint="eastAsia"/>
        </w:rPr>
        <w:t>C. 让AI编写一些好看的数据来充实总结内容</w:t>
      </w:r>
    </w:p>
    <w:p w14:paraId="45A7CC63">
      <w:pPr>
        <w:rPr>
          <w:rFonts w:hint="eastAsia"/>
        </w:rPr>
      </w:pPr>
      <w:r>
        <w:rPr>
          <w:rFonts w:hint="eastAsia"/>
        </w:rPr>
        <w:t>D. 告诉AI"帮我写一份优秀的工作总结"就行了</w:t>
      </w:r>
    </w:p>
    <w:p w14:paraId="5158D372">
      <w:pPr>
        <w:numPr>
          <w:ilvl w:val="0"/>
          <w:numId w:val="90"/>
        </w:numPr>
        <w:rPr>
          <w:rFonts w:hint="eastAsia"/>
        </w:rPr>
      </w:pPr>
      <w:r>
        <w:rPr>
          <w:rFonts w:hint="eastAsia"/>
        </w:rPr>
        <w:t>用AI帮忙整理会议纪要时，以下做法最恰当的是（　）。</w:t>
      </w:r>
    </w:p>
    <w:p w14:paraId="57B4A251">
      <w:pPr>
        <w:rPr>
          <w:rFonts w:hint="eastAsia"/>
        </w:rPr>
      </w:pPr>
      <w:r>
        <w:rPr>
          <w:rFonts w:hint="eastAsia"/>
        </w:rPr>
        <w:t>A. 让AI根据会议主题自由发挥，补充没讨论过的内容</w:t>
      </w:r>
    </w:p>
    <w:p w14:paraId="47C3D877">
      <w:pPr>
        <w:rPr>
          <w:rFonts w:hint="eastAsia"/>
        </w:rPr>
      </w:pPr>
      <w:r>
        <w:rPr>
          <w:rFonts w:hint="eastAsia"/>
        </w:rPr>
        <w:t>B. 提供会议的转写稿或笔记，让AI提炼要点，明确要求不编造内容</w:t>
      </w:r>
    </w:p>
    <w:p w14:paraId="3F541B4E">
      <w:pPr>
        <w:rPr>
          <w:rFonts w:hint="eastAsia"/>
        </w:rPr>
      </w:pPr>
      <w:r>
        <w:rPr>
          <w:rFonts w:hint="eastAsia"/>
        </w:rPr>
        <w:t>C. 让AI把讨论过程中的闲聊和跑题内容也完整保留</w:t>
      </w:r>
    </w:p>
    <w:p w14:paraId="18A86385">
      <w:pPr>
        <w:rPr>
          <w:rFonts w:hint="eastAsia"/>
        </w:rPr>
      </w:pPr>
      <w:r>
        <w:rPr>
          <w:rFonts w:hint="eastAsia"/>
        </w:rPr>
        <w:t>D. 不用告诉AI会议的时间地点参会人员等基本信息</w:t>
      </w:r>
    </w:p>
    <w:p w14:paraId="0EFE932D">
      <w:pPr>
        <w:numPr>
          <w:ilvl w:val="0"/>
          <w:numId w:val="90"/>
        </w:numPr>
        <w:rPr>
          <w:rFonts w:hint="eastAsia"/>
        </w:rPr>
      </w:pPr>
      <w:r>
        <w:rPr>
          <w:rFonts w:hint="eastAsia"/>
        </w:rPr>
        <w:t>让AI进行文风转换时，以下哪种提示词写法最不可取？（　）</w:t>
      </w:r>
    </w:p>
    <w:p w14:paraId="5760DF1E">
      <w:pPr>
        <w:rPr>
          <w:rFonts w:hint="eastAsia"/>
        </w:rPr>
      </w:pPr>
      <w:r>
        <w:rPr>
          <w:rFonts w:hint="eastAsia"/>
        </w:rPr>
        <w:t>A. "请将以下正式通知改写成朋友圈风格的轻松语气"</w:t>
      </w:r>
    </w:p>
    <w:p w14:paraId="3A5C5D76">
      <w:pPr>
        <w:rPr>
          <w:rFonts w:hint="eastAsia"/>
        </w:rPr>
      </w:pPr>
      <w:r>
        <w:rPr>
          <w:rFonts w:hint="eastAsia"/>
        </w:rPr>
        <w:t>B. "请将这段文字改得好一点"</w:t>
      </w:r>
    </w:p>
    <w:p w14:paraId="047A505D">
      <w:pPr>
        <w:rPr>
          <w:rFonts w:hint="eastAsia"/>
        </w:rPr>
      </w:pPr>
      <w:r>
        <w:rPr>
          <w:rFonts w:hint="eastAsia"/>
        </w:rPr>
        <w:t>C. "请将以下口语化的描述改写为正式的公文语体"</w:t>
      </w:r>
    </w:p>
    <w:p w14:paraId="6369A0C0">
      <w:pPr>
        <w:rPr>
          <w:rFonts w:hint="eastAsia"/>
        </w:rPr>
      </w:pPr>
      <w:r>
        <w:rPr>
          <w:rFonts w:hint="eastAsia"/>
        </w:rPr>
        <w:t>D. "请将这段产品介绍改写成适合小红书种草笔记的活泼风格"</w:t>
      </w:r>
    </w:p>
    <w:p w14:paraId="6648E2F4">
      <w:pPr>
        <w:rPr>
          <w:rFonts w:hint="eastAsia"/>
        </w:rPr>
      </w:pPr>
      <w:r>
        <w:rPr>
          <w:rFonts w:hint="eastAsia"/>
          <w:b/>
          <w:bCs/>
        </w:rPr>
        <w:t>三、操作题</w:t>
      </w:r>
    </w:p>
    <w:p w14:paraId="1537987D">
      <w:pPr>
        <w:numPr>
          <w:ilvl w:val="0"/>
          <w:numId w:val="91"/>
        </w:numPr>
        <w:rPr>
          <w:rFonts w:hint="eastAsia"/>
        </w:rPr>
      </w:pPr>
      <w:r>
        <w:rPr>
          <w:rFonts w:hint="eastAsia"/>
        </w:rPr>
        <w:t>请根据以下场景，写一条完整的提示词，用AI生成一封商务邮件，并截图保存AI的回答：</w:t>
      </w:r>
    </w:p>
    <w:p w14:paraId="10E1B1D4">
      <w:pPr>
        <w:rPr>
          <w:rFonts w:hint="eastAsia"/>
        </w:rPr>
      </w:pPr>
      <w:r>
        <w:rPr>
          <w:rFonts w:hint="eastAsia"/>
        </w:rPr>
        <w:t>场景：你在某商贸公司采购部实习，需要给一家合作了半年的文具供应商发邮件，询问下半年是否有新品上市，以及能否提供新品的样品和报价单。</w:t>
      </w:r>
    </w:p>
    <w:p w14:paraId="3D6FD141">
      <w:pPr>
        <w:numPr>
          <w:ilvl w:val="0"/>
          <w:numId w:val="91"/>
        </w:numPr>
        <w:rPr>
          <w:rFonts w:hint="eastAsia"/>
        </w:rPr>
      </w:pPr>
      <w:r>
        <w:rPr>
          <w:rFonts w:hint="eastAsia"/>
        </w:rPr>
        <w:t>请使用"先出框架、再分段写"的方法，用AI完成一份简短的活动总结（选择任意一个你参加过或可以虚拟的活动，如班级活动、社团活动、校园比赛等）。提交内容包括：AI生成的框架截图、最终的活动总结定稿（经过人工修改）。</w:t>
      </w:r>
    </w:p>
    <w:p w14:paraId="05BB9025">
      <w:pPr>
        <w:rPr>
          <w:rFonts w:hint="eastAsia"/>
        </w:rPr>
      </w:pPr>
      <w:r>
        <w:rPr>
          <w:rFonts w:hint="eastAsia"/>
          <w:b/>
          <w:bCs/>
        </w:rPr>
        <w:t>四、思考题</w:t>
      </w:r>
    </w:p>
    <w:p w14:paraId="079593A4">
      <w:pPr>
        <w:numPr>
          <w:ilvl w:val="0"/>
          <w:numId w:val="92"/>
        </w:numPr>
        <w:rPr>
          <w:rFonts w:hint="eastAsia"/>
        </w:rPr>
      </w:pPr>
      <w:r>
        <w:rPr>
          <w:rFonts w:hint="eastAsia"/>
        </w:rPr>
        <w:t>本项目反复强调"内容是你的，格式是AI的"。请结合你的理解，举一个具体的例子说明：如果违反这个原则（让AI编造内容），可能导致什么后果？</w:t>
      </w:r>
    </w:p>
    <w:p w14:paraId="104DB6E6">
      <w:pPr>
        <w:numPr>
          <w:ilvl w:val="0"/>
          <w:numId w:val="92"/>
        </w:numPr>
        <w:rPr>
          <w:rFonts w:hint="eastAsia"/>
        </w:rPr>
      </w:pPr>
      <w:r>
        <w:rPr>
          <w:rFonts w:hint="eastAsia"/>
        </w:rPr>
        <w:t>有人说"以后文秘岗位会被AI取代"。你怎么看？结合本项目学到的内容，谈谈你认为AI时代的商务文书工作者应该具备什么样的核心能力。</w:t>
      </w:r>
    </w:p>
    <w:p w14:paraId="106E5180">
      <w:pPr>
        <w:rPr>
          <w:rFonts w:hint="eastAsia"/>
        </w:rPr>
      </w:pPr>
      <w:r>
        <w:rPr>
          <w:rFonts w:hint="eastAsia"/>
        </w:rPr>
        <w:pict>
          <v:rect id="_x0000_i1146" o:spt="1" style="height:3pt;width:0pt;" fillcolor="#A0A0A0" filled="t" stroked="f" coordsize="21600,21600" o:hr="t" o:hrstd="t" o:hralign="center">
            <v:path/>
            <v:fill on="t" focussize="0,0"/>
            <v:stroke on="f"/>
            <v:imagedata o:title=""/>
            <o:lock v:ext="edit"/>
            <w10:wrap type="none"/>
            <w10:anchorlock/>
          </v:rect>
        </w:pict>
      </w:r>
    </w:p>
    <w:p w14:paraId="73395AF6">
      <w:pPr>
        <w:rPr>
          <w:rFonts w:hint="eastAsia"/>
        </w:rPr>
      </w:pPr>
      <w:r>
        <w:rPr>
          <w:rFonts w:hint="eastAsia"/>
          <w:b/>
          <w:bCs/>
        </w:rPr>
        <w:t>参考答案提示</w:t>
      </w:r>
    </w:p>
    <w:p w14:paraId="7A6389CC">
      <w:pPr>
        <w:rPr>
          <w:rFonts w:hint="eastAsia"/>
        </w:rPr>
      </w:pPr>
      <w:r>
        <w:rPr>
          <w:rFonts w:hint="eastAsia"/>
        </w:rPr>
        <w:t>判断题：1.× 2.√ 3.× 4.√ 5.× 6.√ 7.×</w:t>
      </w:r>
    </w:p>
    <w:p w14:paraId="57AA4FD1">
      <w:pPr>
        <w:rPr>
          <w:rFonts w:hint="eastAsia"/>
        </w:rPr>
      </w:pPr>
      <w:r>
        <w:rPr>
          <w:rFonts w:hint="eastAsia"/>
        </w:rPr>
        <w:t>选择题：1.C 2.B 3.B 4.B</w:t>
      </w:r>
    </w:p>
    <w:p w14:paraId="3BC4F6BE">
      <w:pPr>
        <w:rPr>
          <w:rFonts w:hint="eastAsia"/>
        </w:rPr>
      </w:pPr>
      <w:r>
        <w:rPr>
          <w:rFonts w:hint="eastAsia"/>
        </w:rPr>
        <w:pict>
          <v:rect id="_x0000_i1147" o:spt="1" style="height:3pt;width:0pt;" fillcolor="#A0A0A0" filled="t" stroked="f" coordsize="21600,21600" o:hr="t" o:hrstd="t" o:hralign="center">
            <v:path/>
            <v:fill on="t" focussize="0,0"/>
            <v:stroke on="f"/>
            <v:imagedata o:title=""/>
            <o:lock v:ext="edit"/>
            <w10:wrap type="none"/>
            <w10:anchorlock/>
          </v:rect>
        </w:pict>
      </w:r>
    </w:p>
    <w:p w14:paraId="0E3AAD7E">
      <w:pPr>
        <w:rPr>
          <w:rFonts w:hint="eastAsia"/>
        </w:rPr>
      </w:pPr>
      <w:r>
        <w:rPr>
          <w:rFonts w:hint="eastAsia"/>
          <w:b/>
          <w:bCs/>
        </w:rPr>
        <w:t>【课后拓展】</w:t>
      </w:r>
    </w:p>
    <w:p w14:paraId="7C1E85C6">
      <w:pPr>
        <w:numPr>
          <w:ilvl w:val="0"/>
          <w:numId w:val="93"/>
        </w:numPr>
        <w:rPr>
          <w:rFonts w:hint="eastAsia"/>
        </w:rPr>
      </w:pPr>
      <w:r>
        <w:rPr>
          <w:rFonts w:hint="eastAsia"/>
        </w:rPr>
        <w:t>找一份你以前写过的作业、报告或实习日志，交给AI做一次全面的"体检"（检查语法、措辞、格式），看看AI能发现多少问题。</w:t>
      </w:r>
    </w:p>
    <w:p w14:paraId="39FEF650">
      <w:pPr>
        <w:numPr>
          <w:ilvl w:val="0"/>
          <w:numId w:val="93"/>
        </w:numPr>
        <w:rPr>
          <w:rFonts w:hint="eastAsia"/>
        </w:rPr>
      </w:pPr>
      <w:r>
        <w:rPr>
          <w:rFonts w:hint="eastAsia"/>
        </w:rPr>
        <w:t>收集你所在实习单位或兼职工作中用到的各类文书模板（邮件、通知、总结等），尝试用AI复刻这些模板的风格。多试几次，看看怎样的提示词能让AI生成最接近实际模板的结果。</w:t>
      </w:r>
    </w:p>
    <w:p w14:paraId="053C3ECC">
      <w:pPr>
        <w:numPr>
          <w:ilvl w:val="0"/>
          <w:numId w:val="93"/>
        </w:numPr>
        <w:rPr>
          <w:rFonts w:hint="eastAsia"/>
        </w:rPr>
      </w:pPr>
      <w:r>
        <w:rPr>
          <w:rFonts w:hint="eastAsia"/>
        </w:rPr>
        <w:t>跟同学合作做一个小实验：同一份工作总结的原始素材，两个人各自用不同的提示词让AI生成文书，然后互相评分，看谁的提示词效果更好。</w:t>
      </w:r>
    </w:p>
    <w:p w14:paraId="7341C284">
      <w:pPr>
        <w:rPr>
          <w:rFonts w:hint="eastAsia"/>
        </w:rPr>
      </w:pPr>
      <w:r>
        <w:rPr>
          <w:rFonts w:hint="eastAsia"/>
        </w:rPr>
        <w:pict>
          <v:rect id="_x0000_i1148" o:spt="1" style="height:3pt;width:0pt;" fillcolor="#A0A0A0" filled="t" stroked="f" coordsize="21600,21600" o:hr="t" o:hrstd="t" o:hralign="center">
            <v:path/>
            <v:fill on="t" focussize="0,0"/>
            <v:stroke on="f"/>
            <v:imagedata o:title=""/>
            <o:lock v:ext="edit"/>
            <w10:wrap type="none"/>
            <w10:anchorlock/>
          </v:rect>
        </w:pict>
      </w:r>
    </w:p>
    <w:p w14:paraId="237D979F">
      <w:pPr>
        <w:widowControl/>
        <w:jc w:val="left"/>
        <w:rPr>
          <w:rFonts w:hint="eastAsia"/>
        </w:rPr>
      </w:pPr>
      <w:r>
        <w:rPr>
          <w:rFonts w:hint="eastAsia"/>
        </w:rPr>
        <w:br w:type="page"/>
      </w:r>
    </w:p>
    <w:p w14:paraId="4A5F9BF9">
      <w:pPr>
        <w:rPr>
          <w:b/>
          <w:bCs/>
        </w:rPr>
      </w:pPr>
      <w:r>
        <w:rPr>
          <w:rFonts w:hint="eastAsia"/>
          <w:b/>
          <w:bCs/>
        </w:rPr>
        <w:t>项目四 用AI处理表格和数据</w:t>
      </w:r>
    </w:p>
    <w:p w14:paraId="50EF7D44">
      <w:pPr>
        <w:rPr>
          <w:rFonts w:hint="eastAsia"/>
        </w:rPr>
      </w:pPr>
      <w:r>
        <w:rPr>
          <w:rFonts w:hint="eastAsia"/>
        </w:rPr>
        <w:pict>
          <v:rect id="_x0000_i1149" o:spt="1" style="height:3pt;width:0pt;" fillcolor="#A0A0A0" filled="t" stroked="f" coordsize="21600,21600" o:hr="t" o:hrstd="t" o:hralign="center">
            <v:path/>
            <v:fill on="t" focussize="0,0"/>
            <v:stroke on="f"/>
            <v:imagedata o:title=""/>
            <o:lock v:ext="edit"/>
            <w10:wrap type="none"/>
            <w10:anchorlock/>
          </v:rect>
        </w:pict>
      </w:r>
    </w:p>
    <w:p w14:paraId="0EA5836E">
      <w:pPr>
        <w:rPr>
          <w:rFonts w:hint="eastAsia"/>
          <w:b/>
          <w:bCs/>
        </w:rPr>
      </w:pPr>
      <w:r>
        <w:rPr>
          <w:rFonts w:hint="eastAsia"/>
          <w:b/>
          <w:bCs/>
        </w:rPr>
        <w:t>【场景导入】</w:t>
      </w:r>
    </w:p>
    <w:p w14:paraId="7EAFD1BF">
      <w:pPr>
        <w:rPr>
          <w:rFonts w:hint="eastAsia"/>
        </w:rPr>
      </w:pPr>
      <w:r>
        <w:rPr>
          <w:rFonts w:hint="eastAsia"/>
        </w:rPr>
        <w:t>金融专业的学生小吴在一家商贸公司财务部实习，第二周就接到了一个让他头疼的活儿。</w:t>
      </w:r>
    </w:p>
    <w:p w14:paraId="3A0E94D5">
      <w:pPr>
        <w:rPr>
          <w:rFonts w:hint="eastAsia"/>
        </w:rPr>
      </w:pPr>
      <w:r>
        <w:rPr>
          <w:rFonts w:hint="eastAsia"/>
        </w:rPr>
        <w:t>主管递过来一个U盘："这里面是各门店上个月的销售流水，你帮我汇总一下，算出每家门店的销售总额、退货金额和净销售额，再把各门店按净销售额从高到低排个序。下班前给我。"</w:t>
      </w:r>
    </w:p>
    <w:p w14:paraId="5C708060">
      <w:pPr>
        <w:rPr>
          <w:rFonts w:hint="eastAsia"/>
        </w:rPr>
      </w:pPr>
      <w:r>
        <w:rPr>
          <w:rFonts w:hint="eastAsia"/>
        </w:rPr>
        <w:t>小吴打开文件一看——一份Excel表格，四千多行数据，十几列字段。他大学里学过Excel基础操作，求和、排序这些会，但面对这么多数据，他犯了几个愁：</w:t>
      </w:r>
    </w:p>
    <w:p w14:paraId="62F9CA46">
      <w:pPr>
        <w:rPr>
          <w:rFonts w:hint="eastAsia"/>
        </w:rPr>
      </w:pPr>
      <w:r>
        <w:rPr>
          <w:rFonts w:hint="eastAsia"/>
        </w:rPr>
        <w:t>第一，他需要用SUMIF函数按门店名称分别汇总，但SUMIF的写法他记不太清了，条件区域和求和区域老搞混。</w:t>
      </w:r>
    </w:p>
    <w:p w14:paraId="23D1D2BF">
      <w:pPr>
        <w:rPr>
          <w:rFonts w:hint="eastAsia"/>
        </w:rPr>
      </w:pPr>
      <w:r>
        <w:rPr>
          <w:rFonts w:hint="eastAsia"/>
        </w:rPr>
        <w:t>第二，浏览数据的时候发现有些行的"门店名称"那一列是空的，有些行的金额列里混进了文字"待确认"，还有好几行明显是重复的。这些"脏数据"不处理掉，算出来的结果肯定不对。</w:t>
      </w:r>
    </w:p>
    <w:p w14:paraId="438EB1C4">
      <w:pPr>
        <w:rPr>
          <w:rFonts w:hint="eastAsia"/>
        </w:rPr>
      </w:pPr>
      <w:r>
        <w:rPr>
          <w:rFonts w:hint="eastAsia"/>
        </w:rPr>
        <w:t>第三，算完数据之后，主管还让他"简单分析一下，哪些门店表现好、哪些不太行"。分析他能做，但要把分析结果写成文字，又不知道从哪儿下笔。</w:t>
      </w:r>
    </w:p>
    <w:p w14:paraId="544697E0">
      <w:pPr>
        <w:rPr>
          <w:rFonts w:hint="eastAsia"/>
        </w:rPr>
      </w:pPr>
      <w:r>
        <w:rPr>
          <w:rFonts w:hint="eastAsia"/>
        </w:rPr>
        <w:t>小吴想起了之前在学校学的AI工具。他打开DeepSeek，把自己的困惑一条一条说了出来：先问公式怎么写，AI给出了SUMIF的完整写法和参数说明；再问数据里有空值和异常值怎么办，AI给了一套清洗思路；最后把整理好的汇总数据贴给AI，让它帮忙写分析结论——哪些门店涨了、哪些跌了、可能的原因是什么。</w:t>
      </w:r>
    </w:p>
    <w:p w14:paraId="333D46E4">
      <w:pPr>
        <w:rPr>
          <w:rFonts w:hint="eastAsia"/>
        </w:rPr>
      </w:pPr>
      <w:r>
        <w:rPr>
          <w:rFonts w:hint="eastAsia"/>
        </w:rPr>
        <w:t>下午四点，小吴把一份干干净净的汇总表和一段条理清晰的分析文字交给了主管。</w:t>
      </w:r>
    </w:p>
    <w:p w14:paraId="50D55C7D">
      <w:pPr>
        <w:rPr>
          <w:rFonts w:hint="eastAsia"/>
        </w:rPr>
      </w:pPr>
      <w:r>
        <w:rPr>
          <w:rFonts w:hint="eastAsia"/>
        </w:rPr>
        <w:t>主管翻了翻，说："不错，比我预想的快。"</w:t>
      </w:r>
    </w:p>
    <w:p w14:paraId="244A0213">
      <w:pPr>
        <w:rPr>
          <w:rFonts w:hint="eastAsia"/>
        </w:rPr>
      </w:pPr>
      <w:r>
        <w:rPr>
          <w:rFonts w:hint="eastAsia"/>
          <w:b/>
          <w:bCs/>
        </w:rPr>
        <w:t>小吴用AI做的事情，总结起来就三件：问公式、清数据、写分析。这也是商贸岗位上处理表格和数据时最常见的三类需求。这个项目就来一一拆解。</w:t>
      </w:r>
    </w:p>
    <w:p w14:paraId="463E6480">
      <w:pPr>
        <w:rPr>
          <w:rFonts w:hint="eastAsia"/>
        </w:rPr>
      </w:pPr>
      <w:r>
        <w:rPr>
          <w:rFonts w:hint="eastAsia"/>
        </w:rPr>
        <w:pict>
          <v:rect id="_x0000_i1150" o:spt="1" style="height:3pt;width:0pt;" fillcolor="#A0A0A0" filled="t" stroked="f" coordsize="21600,21600" o:hr="t" o:hrstd="t" o:hralign="center">
            <v:path/>
            <v:fill on="t" focussize="0,0"/>
            <v:stroke on="f"/>
            <v:imagedata o:title=""/>
            <o:lock v:ext="edit"/>
            <w10:wrap type="none"/>
            <w10:anchorlock/>
          </v:rect>
        </w:pict>
      </w:r>
    </w:p>
    <w:p w14:paraId="62A254EB">
      <w:pPr>
        <w:rPr>
          <w:rFonts w:hint="eastAsia"/>
        </w:rPr>
      </w:pPr>
      <w:r>
        <w:rPr>
          <w:rFonts w:hint="eastAsia"/>
          <w:b/>
          <w:bCs/>
        </w:rPr>
        <w:t>【学习目标】</w:t>
      </w:r>
    </w:p>
    <w:tbl>
      <w:tblPr>
        <w:tblStyle w:val="17"/>
        <w:tblW w:w="7296" w:type="dxa"/>
        <w:tblInd w:w="0" w:type="dxa"/>
        <w:tblLayout w:type="autofit"/>
        <w:tblCellMar>
          <w:top w:w="15" w:type="dxa"/>
          <w:left w:w="15" w:type="dxa"/>
          <w:bottom w:w="15" w:type="dxa"/>
          <w:right w:w="15" w:type="dxa"/>
        </w:tblCellMar>
      </w:tblPr>
      <w:tblGrid>
        <w:gridCol w:w="829"/>
        <w:gridCol w:w="6467"/>
      </w:tblGrid>
      <w:tr w14:paraId="04AEFD3B">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A0B416">
            <w:pPr>
              <w:rPr>
                <w:rFonts w:hint="eastAsia"/>
                <w:b/>
                <w:bCs/>
              </w:rPr>
            </w:pPr>
            <w:r>
              <w:rPr>
                <w:b/>
                <w:bCs/>
              </w:rPr>
              <w:t>目标维度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295502">
            <w:pPr>
              <w:rPr>
                <w:b/>
                <w:bCs/>
              </w:rPr>
            </w:pPr>
            <w:r>
              <w:rPr>
                <w:b/>
                <w:bCs/>
              </w:rPr>
              <w:t>具体要求</w:t>
            </w:r>
          </w:p>
        </w:tc>
      </w:tr>
      <w:tr w14:paraId="6CE16D7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356932">
            <w:r>
              <w:rPr>
                <w:b/>
                <w:bCs/>
              </w:rP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1175CF">
            <w:r>
              <w:t>①了解商贸岗位中常见的表格和数据处理需求；②掌握用AI获取Excel公式、数据清洗思路和分析结论的方法；③了解AI辅助生成图表的基本操作</w:t>
            </w:r>
          </w:p>
        </w:tc>
      </w:tr>
      <w:tr w14:paraId="7838DFF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F30BA28">
            <w:r>
              <w:rPr>
                <w:b/>
                <w:bCs/>
              </w:rP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62613B">
            <w:r>
              <w:t>①能用AI获取所需的Excel公式并正确应用到表格中；②能借助AI发现数据中的常见问题并获得处理建议；③能上传数据文件让AI进行基本分析，并将分析结果整理成文字</w:t>
            </w:r>
          </w:p>
        </w:tc>
      </w:tr>
      <w:tr w14:paraId="5F359C1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F4BDCE">
            <w:r>
              <w:rPr>
                <w:b/>
                <w:bCs/>
              </w:rP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224ECC">
            <w:r>
              <w:t>①树立"数据真实性是分析基础"的意识，绝不编造或篡改数据；②养成处理数据时反复核验的严谨习惯；③增强数据安全意识，了解在使用AI时保护敏感数据的必要性</w:t>
            </w:r>
          </w:p>
        </w:tc>
      </w:tr>
    </w:tbl>
    <w:p w14:paraId="26B2BA43">
      <w:r>
        <w:rPr>
          <w:rFonts w:hint="eastAsia"/>
        </w:rPr>
        <w:pict>
          <v:rect id="_x0000_i1151" o:spt="1" style="height:3pt;width:0pt;" fillcolor="#A0A0A0" filled="t" stroked="f" coordsize="21600,21600" o:hr="t" o:hrstd="t" o:hralign="center">
            <v:path/>
            <v:fill on="t" focussize="0,0"/>
            <v:stroke on="f"/>
            <v:imagedata o:title=""/>
            <o:lock v:ext="edit"/>
            <w10:wrap type="none"/>
            <w10:anchorlock/>
          </v:rect>
        </w:pict>
      </w:r>
    </w:p>
    <w:p w14:paraId="31A058E2">
      <w:pPr>
        <w:rPr>
          <w:rFonts w:hint="eastAsia"/>
        </w:rPr>
      </w:pPr>
      <w:r>
        <w:rPr>
          <w:rFonts w:hint="eastAsia"/>
        </w:rPr>
        <w:t>本项目的知识结构如图4-1所示。</w:t>
      </w:r>
    </w:p>
    <w:p w14:paraId="6F7EA6F2">
      <w:r>
        <w:drawing>
          <wp:inline distT="0" distB="0" distL="0" distR="0">
            <wp:extent cx="5274310" cy="2121535"/>
            <wp:effectExtent l="0" t="0" r="2540" b="0"/>
            <wp:docPr id="662284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84791" name="图片 1"/>
                    <pic:cNvPicPr>
                      <a:picLocks noChangeAspect="1"/>
                    </pic:cNvPicPr>
                  </pic:nvPicPr>
                  <pic:blipFill>
                    <a:blip r:embed="rId20"/>
                    <a:stretch>
                      <a:fillRect/>
                    </a:stretch>
                  </pic:blipFill>
                  <pic:spPr>
                    <a:xfrm>
                      <a:off x="0" y="0"/>
                      <a:ext cx="5274310" cy="2121535"/>
                    </a:xfrm>
                    <a:prstGeom prst="rect">
                      <a:avLst/>
                    </a:prstGeom>
                  </pic:spPr>
                </pic:pic>
              </a:graphicData>
            </a:graphic>
          </wp:inline>
        </w:drawing>
      </w:r>
    </w:p>
    <w:p w14:paraId="103C2368">
      <w:pPr>
        <w:jc w:val="center"/>
        <w:rPr>
          <w:rFonts w:hint="eastAsia"/>
        </w:rPr>
      </w:pPr>
      <w:r>
        <w:rPr>
          <w:rFonts w:hint="eastAsia"/>
        </w:rPr>
        <w:t>图4-1 项目四知识结构图</w:t>
      </w:r>
    </w:p>
    <w:p w14:paraId="68D791BD">
      <w:pPr>
        <w:rPr>
          <w:rFonts w:hint="eastAsia"/>
        </w:rPr>
      </w:pPr>
      <w:r>
        <w:rPr>
          <w:rFonts w:hint="eastAsia"/>
        </w:rPr>
        <w:pict>
          <v:rect id="_x0000_i1152" o:spt="1" style="height:3pt;width:0pt;" fillcolor="#A0A0A0" filled="t" stroked="f" coordsize="21600,21600" o:hr="t" o:hrstd="t" o:hralign="center">
            <v:path/>
            <v:fill on="t" focussize="0,0"/>
            <v:stroke on="f"/>
            <v:imagedata o:title=""/>
            <o:lock v:ext="edit"/>
            <w10:wrap type="none"/>
            <w10:anchorlock/>
          </v:rect>
        </w:pict>
      </w:r>
    </w:p>
    <w:p w14:paraId="30FEFB5E">
      <w:pPr>
        <w:rPr>
          <w:rFonts w:hint="eastAsia"/>
          <w:b/>
          <w:bCs/>
        </w:rPr>
      </w:pPr>
      <w:r>
        <w:rPr>
          <w:rFonts w:hint="eastAsia"/>
          <w:b/>
          <w:bCs/>
        </w:rPr>
        <w:t>任务一 用AI写Excel公式</w:t>
      </w:r>
    </w:p>
    <w:p w14:paraId="40FE1AB8">
      <w:pPr>
        <w:rPr>
          <w:rFonts w:hint="eastAsia"/>
        </w:rPr>
      </w:pPr>
      <w:r>
        <w:rPr>
          <w:rFonts w:hint="eastAsia"/>
          <w:b/>
          <w:bCs/>
        </w:rPr>
        <w:t>【任务描述】</w:t>
      </w:r>
      <w:r>
        <w:rPr>
          <w:rFonts w:hint="eastAsia"/>
        </w:rPr>
        <w:t> Excel公式是处理商贸数据的基本功。但说实话，除了SUM和AVERAGE这种最简单的，稍微复杂一点的公式（SUMIF、VLOOKUP、IF嵌套等）很多人都记不住——学的时候会了，过几个月不用就忘了。AI可以帮你解决这个问题：你只需要用大白话说清楚"要算什么"，AI就能给你写出对应的公式。</w:t>
      </w:r>
    </w:p>
    <w:p w14:paraId="6F53C8F3">
      <w:pPr>
        <w:rPr>
          <w:rFonts w:hint="eastAsia"/>
        </w:rPr>
      </w:pPr>
      <w:r>
        <w:rPr>
          <w:rFonts w:hint="eastAsia"/>
        </w:rPr>
        <w:pict>
          <v:rect id="_x0000_i1153" o:spt="1" style="height:3pt;width:0pt;" fillcolor="#A0A0A0" filled="t" stroked="f" coordsize="21600,21600" o:hr="t" o:hrstd="t" o:hralign="center">
            <v:path/>
            <v:fill on="t" focussize="0,0"/>
            <v:stroke on="f"/>
            <v:imagedata o:title=""/>
            <o:lock v:ext="edit"/>
            <w10:wrap type="none"/>
            <w10:anchorlock/>
          </v:rect>
        </w:pict>
      </w:r>
    </w:p>
    <w:p w14:paraId="7C5116BF">
      <w:pPr>
        <w:rPr>
          <w:rFonts w:hint="eastAsia"/>
          <w:b/>
          <w:bCs/>
        </w:rPr>
      </w:pPr>
      <w:r>
        <w:rPr>
          <w:rFonts w:hint="eastAsia"/>
          <w:b/>
          <w:bCs/>
        </w:rPr>
        <w:t>一、告诉AI你要算什么，让它帮你写公式</w:t>
      </w:r>
    </w:p>
    <w:p w14:paraId="4DE2A2FC">
      <w:pPr>
        <w:rPr>
          <w:rFonts w:hint="eastAsia"/>
        </w:rPr>
      </w:pPr>
      <w:r>
        <w:rPr>
          <w:rFonts w:hint="eastAsia"/>
        </w:rPr>
        <w:t>用AI写Excel公式的方法极其简单：</w:t>
      </w:r>
      <w:r>
        <w:rPr>
          <w:rFonts w:hint="eastAsia"/>
          <w:b/>
          <w:bCs/>
        </w:rPr>
        <w:t>像跟同事求助一样，用普通话描述你想要的计算结果就行。</w:t>
      </w:r>
    </w:p>
    <w:p w14:paraId="0A93724B">
      <w:pPr>
        <w:rPr>
          <w:rFonts w:hint="eastAsia"/>
        </w:rPr>
      </w:pPr>
      <w:r>
        <w:rPr>
          <w:rFonts w:hint="eastAsia"/>
        </w:rPr>
        <w:t>比如下面这几个例子：</w:t>
      </w:r>
    </w:p>
    <w:p w14:paraId="55946B6E">
      <w:r>
        <w:t>我有一份Excel销售数据表，A列是门店名称，B列是销售日期，C列是</w:t>
      </w:r>
    </w:p>
    <w:p w14:paraId="39EA400A">
      <w:r>
        <w:t>销售金额。我想算出"朝阳路店"这家门店的销售总额，请给我写一个</w:t>
      </w:r>
    </w:p>
    <w:p w14:paraId="6AA79ABE">
      <w:r>
        <w:t>Excel公式。</w:t>
      </w:r>
    </w:p>
    <w:p w14:paraId="3AE8666E">
      <w:pPr>
        <w:rPr>
          <w:rFonts w:hint="eastAsia"/>
        </w:rPr>
      </w:pPr>
      <w:r>
        <w:rPr>
          <w:rFonts w:hint="eastAsia"/>
        </w:rPr>
        <w:t>AI会回复类似这样的内容：</w:t>
      </w:r>
    </w:p>
    <w:p w14:paraId="00AE6A06">
      <w:pPr>
        <w:rPr>
          <w:rFonts w:hint="eastAsia"/>
        </w:rPr>
      </w:pPr>
      <w:r>
        <w:rPr>
          <w:rFonts w:hint="eastAsia"/>
        </w:rPr>
        <w:t>可以使用SUMIF函数：</w:t>
      </w:r>
      <w:r>
        <w:t>=SUMIF(A:A,"朝阳路店",C:C)</w:t>
      </w:r>
    </w:p>
    <w:p w14:paraId="3E261669">
      <w:pPr>
        <w:rPr>
          <w:rFonts w:hint="eastAsia"/>
        </w:rPr>
      </w:pPr>
      <w:r>
        <w:rPr>
          <w:rFonts w:hint="eastAsia"/>
        </w:rPr>
        <w:t>说明：A:A是条件区域（门店名称列），"朝阳路店"是筛选条件，C:C是求和区域（销售金额列）。</w:t>
      </w:r>
    </w:p>
    <w:p w14:paraId="563696C2">
      <w:pPr>
        <w:rPr>
          <w:rFonts w:hint="eastAsia"/>
        </w:rPr>
      </w:pPr>
      <w:r>
        <w:rPr>
          <w:rFonts w:hint="eastAsia"/>
        </w:rPr>
        <w:t>注意，你不需要记住"SUMIF的第一个参数是条件区域、第二个是条件、第三个是求和区域"这些技术细节——你只需要</w:t>
      </w:r>
      <w:r>
        <w:rPr>
          <w:rFonts w:hint="eastAsia"/>
          <w:b/>
          <w:bCs/>
        </w:rPr>
        <w:t>用自然语言描述清楚你的数据长什么样、你想算什么</w:t>
      </w:r>
      <w:r>
        <w:rPr>
          <w:rFonts w:hint="eastAsia"/>
        </w:rPr>
        <w:t>，AI会帮你搞定公式和参数。</w:t>
      </w:r>
    </w:p>
    <w:p w14:paraId="074262E7">
      <w:pPr>
        <w:rPr>
          <w:rFonts w:hint="eastAsia"/>
        </w:rPr>
      </w:pPr>
      <w:r>
        <w:rPr>
          <w:rFonts w:hint="eastAsia"/>
        </w:rPr>
        <w:t>这就是AI在Excel公式方面最大的价值：</w:t>
      </w:r>
      <w:r>
        <w:rPr>
          <w:rFonts w:hint="eastAsia"/>
          <w:b/>
          <w:bCs/>
        </w:rPr>
        <w:t>把"记住公式语法"这个门槛彻底去掉了。</w:t>
      </w:r>
    </w:p>
    <w:p w14:paraId="18D8E3E7">
      <w:pPr>
        <w:rPr>
          <w:rFonts w:hint="eastAsia"/>
        </w:rPr>
      </w:pPr>
      <w:r>
        <w:rPr>
          <w:rFonts w:hint="eastAsia"/>
        </w:rPr>
        <w:t>用AI写Excel公式的对话流程如图4-2所示。</w:t>
      </w:r>
    </w:p>
    <w:p w14:paraId="53ABE04C">
      <w:r>
        <w:drawing>
          <wp:inline distT="0" distB="0" distL="0" distR="0">
            <wp:extent cx="5274310" cy="567055"/>
            <wp:effectExtent l="0" t="0" r="2540" b="4445"/>
            <wp:docPr id="510564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64013" name="图片 1"/>
                    <pic:cNvPicPr>
                      <a:picLocks noChangeAspect="1"/>
                    </pic:cNvPicPr>
                  </pic:nvPicPr>
                  <pic:blipFill>
                    <a:blip r:embed="rId21"/>
                    <a:stretch>
                      <a:fillRect/>
                    </a:stretch>
                  </pic:blipFill>
                  <pic:spPr>
                    <a:xfrm>
                      <a:off x="0" y="0"/>
                      <a:ext cx="5274310" cy="567055"/>
                    </a:xfrm>
                    <a:prstGeom prst="rect">
                      <a:avLst/>
                    </a:prstGeom>
                  </pic:spPr>
                </pic:pic>
              </a:graphicData>
            </a:graphic>
          </wp:inline>
        </w:drawing>
      </w:r>
    </w:p>
    <w:p w14:paraId="42628955">
      <w:pPr>
        <w:jc w:val="center"/>
        <w:rPr>
          <w:rFonts w:hint="eastAsia"/>
        </w:rPr>
      </w:pPr>
      <w:r>
        <w:rPr>
          <w:rFonts w:hint="eastAsia"/>
        </w:rPr>
        <w:t>图4-2 用AI写Excel公式的对话流程</w:t>
      </w:r>
    </w:p>
    <w:p w14:paraId="03C8931D">
      <w:pPr>
        <w:rPr>
          <w:rFonts w:hint="eastAsia"/>
        </w:rPr>
      </w:pPr>
      <w:r>
        <w:rPr>
          <w:rFonts w:hint="eastAsia"/>
        </w:rPr>
        <w:pict>
          <v:rect id="_x0000_i1154" o:spt="1" style="height:3pt;width:0pt;" fillcolor="#A0A0A0" filled="t" stroked="f" coordsize="21600,21600" o:hr="t" o:hrstd="t" o:hralign="center">
            <v:path/>
            <v:fill on="t" focussize="0,0"/>
            <v:stroke on="f"/>
            <v:imagedata o:title=""/>
            <o:lock v:ext="edit"/>
            <w10:wrap type="none"/>
            <w10:anchorlock/>
          </v:rect>
        </w:pict>
      </w:r>
    </w:p>
    <w:p w14:paraId="40C0684C">
      <w:pPr>
        <w:rPr>
          <w:rFonts w:hint="eastAsia"/>
          <w:b/>
          <w:bCs/>
        </w:rPr>
      </w:pPr>
      <w:r>
        <w:rPr>
          <w:rFonts w:hint="eastAsia"/>
          <w:b/>
          <w:bCs/>
        </w:rPr>
        <w:t>二、常见商贸场景的公式需求实操</w:t>
      </w:r>
    </w:p>
    <w:p w14:paraId="306DFE42">
      <w:r>
        <w:rPr>
          <w:rFonts w:hint="eastAsia"/>
        </w:rPr>
        <w:t>商贸岗位上最常遇到的公式需求，大致可以归为几类。每一类对应的提示词写法和AI给出的典型公式见表4-1。</w:t>
      </w:r>
    </w:p>
    <w:p w14:paraId="4CC44A2F">
      <w:pPr>
        <w:jc w:val="center"/>
        <w:rPr>
          <w:rFonts w:hint="eastAsia"/>
        </w:rPr>
      </w:pPr>
      <w:r>
        <w:rPr>
          <w:rFonts w:hint="eastAsia"/>
        </w:rPr>
        <w:t>表4-1 常见商贸场景的Excel公式需求与提示词示例</w:t>
      </w:r>
    </w:p>
    <w:tbl>
      <w:tblPr>
        <w:tblStyle w:val="17"/>
        <w:tblW w:w="7296" w:type="dxa"/>
        <w:tblInd w:w="0" w:type="dxa"/>
        <w:tblLayout w:type="autofit"/>
        <w:tblCellMar>
          <w:top w:w="15" w:type="dxa"/>
          <w:left w:w="15" w:type="dxa"/>
          <w:bottom w:w="15" w:type="dxa"/>
          <w:right w:w="15" w:type="dxa"/>
        </w:tblCellMar>
      </w:tblPr>
      <w:tblGrid>
        <w:gridCol w:w="713"/>
        <w:gridCol w:w="1658"/>
        <w:gridCol w:w="4925"/>
      </w:tblGrid>
      <w:tr w14:paraId="21E7432A">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6BFEADE">
            <w:pPr>
              <w:rPr>
                <w:rFonts w:hint="eastAsia"/>
                <w:b/>
                <w:bCs/>
              </w:rPr>
            </w:pPr>
            <w:r>
              <w:rPr>
                <w:b/>
                <w:bCs/>
              </w:rPr>
              <w:t>场景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BA205AB">
            <w:pPr>
              <w:rPr>
                <w:b/>
                <w:bCs/>
              </w:rPr>
            </w:pPr>
            <w:r>
              <w:rPr>
                <w:b/>
                <w:bCs/>
              </w:rPr>
              <w:t>用大白话怎么问AI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1C01B61">
            <w:pPr>
              <w:rPr>
                <w:b/>
                <w:bCs/>
              </w:rPr>
            </w:pPr>
            <w:r>
              <w:rPr>
                <w:b/>
                <w:bCs/>
              </w:rPr>
              <w:t>AI可能给出的公式</w:t>
            </w:r>
          </w:p>
        </w:tc>
      </w:tr>
      <w:tr w14:paraId="66FA0D2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085D74">
            <w:r>
              <w:t>算总和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F5F1A7">
            <w:r>
              <w:t>"帮我算C2到C100这些数据的合计"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444439">
            <w:r>
              <w:t>=SUM(C2:C100)</w:t>
            </w:r>
          </w:p>
        </w:tc>
      </w:tr>
      <w:tr w14:paraId="5A62CCE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1D79831">
            <w:r>
              <w:t>算平均值</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6F64F6A">
            <w:r>
              <w:t>"帮我算所有门店月销售额的平均值"</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2517784">
            <w:r>
              <w:t>=AVERAGE(C2:C100)</w:t>
            </w:r>
          </w:p>
        </w:tc>
      </w:tr>
      <w:tr w14:paraId="3B8DE33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5BC4D6">
            <w:r>
              <w:t>按条件求和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9B1671">
            <w:r>
              <w:t>"帮我算A列中'华东区'对应的C列销售额合计"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B8B895">
            <w:r>
              <w:t>=SUMIF(A:A,"华东区",C:C)</w:t>
            </w:r>
          </w:p>
        </w:tc>
      </w:tr>
      <w:tr w14:paraId="5B279AF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5208C6">
            <w:r>
              <w:t>按条件计数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F276753">
            <w:r>
              <w:t>"帮我数一下B列中有多少个订单日期是2025年6月的"</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5B3BB5D">
            <w:r>
              <w:t>=COUNTIFS(B:B,"&gt;=2025/6/1",B:B,"&lt;=2025/6/30")</w:t>
            </w:r>
          </w:p>
        </w:tc>
      </w:tr>
      <w:tr w14:paraId="2A3D433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705703">
            <w:r>
              <w:t>查找匹配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C6D5CD">
            <w:r>
              <w:t>"根据D2单元格里的商品编号，从另一张表里查出对应的商品名称"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04C66E">
            <w:r>
              <w:t>=VLOOKUP(D2,商品表!A:B,2,FALSE)</w:t>
            </w:r>
          </w:p>
        </w:tc>
      </w:tr>
      <w:tr w14:paraId="25B9691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B47E22F">
            <w:r>
              <w:t>条件判断</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FBCD2B4">
            <w:r>
              <w:t>"如果C列的销售额大于5万，标记为'达标'，否则标记为'未达标'"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9EC34FB">
            <w:r>
              <w:t>=IF(C2&gt;50000,"达标","未达标")</w:t>
            </w:r>
          </w:p>
        </w:tc>
      </w:tr>
      <w:tr w14:paraId="522531F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5022E8A">
            <w:r>
              <w:t>计算占比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C03607">
            <w:r>
              <w:t>"帮我算每个门店的销售额占总销售额的百分比"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E598D7">
            <w:r>
              <w:t>=C2/SUM(C$2:C$100)</w:t>
            </w:r>
          </w:p>
        </w:tc>
      </w:tr>
      <w:tr w14:paraId="4FBBB50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FAC3F8">
            <w:r>
              <w:t>计算增长率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A3CE8DE">
            <w:r>
              <w:t>"用本月销售额减去上月销售额，再除以上月销售额，算出环比增长率"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BE7C84">
            <w:r>
              <w:t>=(C2-D2)/D2</w:t>
            </w:r>
          </w:p>
        </w:tc>
      </w:tr>
    </w:tbl>
    <w:p w14:paraId="6F1DE9DF">
      <w:r>
        <w:rPr>
          <w:rFonts w:hint="eastAsia"/>
          <w:b/>
          <w:bCs/>
        </w:rPr>
        <w:t>【知识卡片】什么时候该问AI公式，什么时候自己写</w:t>
      </w:r>
    </w:p>
    <w:p w14:paraId="69A1FFA7">
      <w:pPr>
        <w:rPr>
          <w:rFonts w:hint="eastAsia"/>
        </w:rPr>
      </w:pPr>
      <w:r>
        <w:rPr>
          <w:rFonts w:hint="eastAsia"/>
        </w:rPr>
        <w:t>像SUM、AVERAGE这种简单公式，自己写比问AI还快。AI真正帮大忙的场景是：</w:t>
      </w:r>
    </w:p>
    <w:p w14:paraId="06D99C63">
      <w:pPr>
        <w:numPr>
          <w:ilvl w:val="0"/>
          <w:numId w:val="94"/>
        </w:numPr>
        <w:rPr>
          <w:rFonts w:hint="eastAsia"/>
        </w:rPr>
      </w:pPr>
      <w:r>
        <w:rPr>
          <w:rFonts w:hint="eastAsia"/>
        </w:rPr>
        <w:t>记不住某个函数的参数顺序（比如VLOOKUP到底是先写查找值还是先写查找区域）</w:t>
      </w:r>
    </w:p>
    <w:p w14:paraId="655138F6">
      <w:pPr>
        <w:numPr>
          <w:ilvl w:val="0"/>
          <w:numId w:val="94"/>
        </w:numPr>
        <w:rPr>
          <w:rFonts w:hint="eastAsia"/>
        </w:rPr>
      </w:pPr>
      <w:r>
        <w:rPr>
          <w:rFonts w:hint="eastAsia"/>
        </w:rPr>
        <w:t>需要多个函数嵌套（比如IF里面套VLOOKUP）</w:t>
      </w:r>
    </w:p>
    <w:p w14:paraId="78031BA4">
      <w:pPr>
        <w:numPr>
          <w:ilvl w:val="0"/>
          <w:numId w:val="94"/>
        </w:numPr>
        <w:rPr>
          <w:rFonts w:hint="eastAsia"/>
        </w:rPr>
      </w:pPr>
      <w:r>
        <w:rPr>
          <w:rFonts w:hint="eastAsia"/>
        </w:rPr>
        <w:t>不知道该用什么函数来解决问题</w:t>
      </w:r>
    </w:p>
    <w:p w14:paraId="2A486076">
      <w:pPr>
        <w:rPr>
          <w:rFonts w:hint="eastAsia"/>
        </w:rPr>
      </w:pPr>
      <w:r>
        <w:rPr>
          <w:rFonts w:hint="eastAsia"/>
        </w:rPr>
        <w:t>简单来说：</w:t>
      </w:r>
      <w:r>
        <w:rPr>
          <w:rFonts w:hint="eastAsia"/>
          <w:b/>
          <w:bCs/>
        </w:rPr>
        <w:t>知道怎么写的，自己写；忘了怎么写的或者不知道用什么函数的，问AI。</w:t>
      </w:r>
    </w:p>
    <w:p w14:paraId="35A94857">
      <w:pPr>
        <w:rPr>
          <w:rFonts w:hint="eastAsia"/>
        </w:rPr>
      </w:pPr>
      <w:r>
        <w:rPr>
          <w:rFonts w:hint="eastAsia"/>
          <w:b/>
          <w:bCs/>
        </w:rPr>
        <w:t>【试一试】</w:t>
      </w:r>
    </w:p>
    <w:p w14:paraId="3A48F14C">
      <w:pPr>
        <w:rPr>
          <w:rFonts w:hint="eastAsia"/>
        </w:rPr>
      </w:pPr>
      <w:r>
        <w:rPr>
          <w:rFonts w:hint="eastAsia"/>
        </w:rPr>
        <w:t>打开DeepSeek，尝试用大白话提出以下需求，看看AI给你什么公式：</w:t>
      </w:r>
    </w:p>
    <w:p w14:paraId="1B5DB339">
      <w:pPr>
        <w:rPr>
          <w:rFonts w:hint="eastAsia"/>
        </w:rPr>
      </w:pPr>
      <w:r>
        <w:rPr>
          <w:rFonts w:hint="eastAsia"/>
        </w:rPr>
        <w:t>"我的Excel表格里，A列是员工姓名，B列是部门，C列是本月销售额，D列是上月销售额。请帮我写一个公式：如果本月销售额比上月增长了20%以上，显示'优秀'；增长了0%到20%，显示'合格'；下降了，显示'需改进'。"</w:t>
      </w:r>
    </w:p>
    <w:p w14:paraId="74B1578A">
      <w:pPr>
        <w:rPr>
          <w:rFonts w:hint="eastAsia"/>
        </w:rPr>
      </w:pPr>
      <w:r>
        <w:rPr>
          <w:rFonts w:hint="eastAsia"/>
        </w:rPr>
        <w:t>提示：这需要用到IF函数的嵌套，手动写很容易搞混，但AI通常能一次写对。拿到公式后，仔细读一遍AI的解释，确认理解了每一层IF的逻辑。</w:t>
      </w:r>
    </w:p>
    <w:p w14:paraId="52782E0F">
      <w:pPr>
        <w:rPr>
          <w:rFonts w:hint="eastAsia"/>
        </w:rPr>
      </w:pPr>
      <w:r>
        <w:rPr>
          <w:rFonts w:hint="eastAsia"/>
        </w:rPr>
        <w:pict>
          <v:rect id="_x0000_i1155" o:spt="1" style="height:3pt;width:0pt;" fillcolor="#A0A0A0" filled="t" stroked="f" coordsize="21600,21600" o:hr="t" o:hrstd="t" o:hralign="center">
            <v:path/>
            <v:fill on="t" focussize="0,0"/>
            <v:stroke on="f"/>
            <v:imagedata o:title=""/>
            <o:lock v:ext="edit"/>
            <w10:wrap type="none"/>
            <w10:anchorlock/>
          </v:rect>
        </w:pict>
      </w:r>
    </w:p>
    <w:p w14:paraId="678BE910">
      <w:pPr>
        <w:rPr>
          <w:rFonts w:hint="eastAsia"/>
          <w:b/>
          <w:bCs/>
        </w:rPr>
      </w:pPr>
      <w:r>
        <w:rPr>
          <w:rFonts w:hint="eastAsia"/>
          <w:b/>
          <w:bCs/>
        </w:rPr>
        <w:t>三、看不懂复杂公式？让AI帮你解释</w:t>
      </w:r>
    </w:p>
    <w:p w14:paraId="7D78EF10">
      <w:pPr>
        <w:rPr>
          <w:rFonts w:hint="eastAsia"/>
        </w:rPr>
      </w:pPr>
      <w:r>
        <w:rPr>
          <w:rFonts w:hint="eastAsia"/>
        </w:rPr>
        <w:t>实际工作中还有一种很常见的情况：接手了别人做的Excel表格，里面有一堆看不懂的复杂公式，不敢乱改又不知道它在算什么。</w:t>
      </w:r>
    </w:p>
    <w:p w14:paraId="23783A5E">
      <w:pPr>
        <w:rPr>
          <w:rFonts w:hint="eastAsia"/>
        </w:rPr>
      </w:pPr>
      <w:r>
        <w:rPr>
          <w:rFonts w:hint="eastAsia"/>
        </w:rPr>
        <w:t>这时候可以直接把公式复制给AI，让它帮你"翻译"成大白话。</w:t>
      </w:r>
    </w:p>
    <w:p w14:paraId="5663DDDF">
      <w:r>
        <w:t>请帮我解释以下Excel公式的含义，用通俗易懂的语言说明它在做什么计算：</w:t>
      </w:r>
    </w:p>
    <w:p w14:paraId="504396EB"/>
    <w:p w14:paraId="4C018638">
      <w:r>
        <w:t>=IFERROR(VLOOKUP(A2,Sheet2!$A$1:$D$500,4,FALSE),"未找到")</w:t>
      </w:r>
    </w:p>
    <w:p w14:paraId="7186EBCE">
      <w:pPr>
        <w:rPr>
          <w:rFonts w:hint="eastAsia"/>
        </w:rPr>
      </w:pPr>
      <w:r>
        <w:rPr>
          <w:rFonts w:hint="eastAsia"/>
        </w:rPr>
        <w:t>AI会回复类似这样的解释：</w:t>
      </w:r>
    </w:p>
    <w:p w14:paraId="60113964">
      <w:pPr>
        <w:rPr>
          <w:rFonts w:hint="eastAsia"/>
        </w:rPr>
      </w:pPr>
      <w:r>
        <w:rPr>
          <w:rFonts w:hint="eastAsia"/>
        </w:rPr>
        <w:t>这个公式的意思是：</w:t>
      </w:r>
    </w:p>
    <w:p w14:paraId="0FD39F67">
      <w:pPr>
        <w:numPr>
          <w:ilvl w:val="0"/>
          <w:numId w:val="95"/>
        </w:numPr>
        <w:rPr>
          <w:rFonts w:hint="eastAsia"/>
        </w:rPr>
      </w:pPr>
      <w:r>
        <w:rPr>
          <w:rFonts w:hint="eastAsia"/>
        </w:rPr>
        <w:t>用A2单元格里的值，去Sheet2工作表的A1到D500这个区域的第一列中查找</w:t>
      </w:r>
    </w:p>
    <w:p w14:paraId="4496DF60">
      <w:pPr>
        <w:numPr>
          <w:ilvl w:val="0"/>
          <w:numId w:val="95"/>
        </w:numPr>
        <w:rPr>
          <w:rFonts w:hint="eastAsia"/>
        </w:rPr>
      </w:pPr>
      <w:r>
        <w:rPr>
          <w:rFonts w:hint="eastAsia"/>
        </w:rPr>
        <w:t>如果找到了，返回对应行的第4列的值</w:t>
      </w:r>
    </w:p>
    <w:p w14:paraId="6B043F1D">
      <w:pPr>
        <w:numPr>
          <w:ilvl w:val="0"/>
          <w:numId w:val="95"/>
        </w:numPr>
        <w:rPr>
          <w:rFonts w:hint="eastAsia"/>
        </w:rPr>
      </w:pPr>
      <w:r>
        <w:rPr>
          <w:rFonts w:hint="eastAsia"/>
        </w:rPr>
        <w:t>如果没找到（出现错误），就显示"未找到"</w:t>
      </w:r>
    </w:p>
    <w:p w14:paraId="1CF62230">
      <w:pPr>
        <w:rPr>
          <w:rFonts w:hint="eastAsia"/>
        </w:rPr>
      </w:pPr>
      <w:r>
        <w:rPr>
          <w:rFonts w:hint="eastAsia"/>
        </w:rPr>
        <w:t>简单来说：根据当前表的编号，去另一张表里查对应的信息，查不到就显示"未找到"。</w:t>
      </w:r>
    </w:p>
    <w:p w14:paraId="298A5F95">
      <w:pPr>
        <w:rPr>
          <w:rFonts w:hint="eastAsia"/>
        </w:rPr>
      </w:pPr>
      <w:r>
        <w:rPr>
          <w:rFonts w:hint="eastAsia"/>
        </w:rPr>
        <w:t>这个功能在日常工作中非常实用。以后再遇到看不懂的公式，不需要去翻教材或搜教程，直接扔给AI就行。</w:t>
      </w:r>
    </w:p>
    <w:p w14:paraId="3C81B04B">
      <w:pPr>
        <w:rPr>
          <w:rFonts w:hint="eastAsia"/>
        </w:rPr>
      </w:pPr>
      <w:r>
        <w:rPr>
          <w:rFonts w:hint="eastAsia"/>
        </w:rPr>
        <w:pict>
          <v:rect id="_x0000_i1156" o:spt="1" style="height:3pt;width:0pt;" fillcolor="#A0A0A0" filled="t" stroked="f" coordsize="21600,21600" o:hr="t" o:hrstd="t" o:hralign="center">
            <v:path/>
            <v:fill on="t" focussize="0,0"/>
            <v:stroke on="f"/>
            <v:imagedata o:title=""/>
            <o:lock v:ext="edit"/>
            <w10:wrap type="none"/>
            <w10:anchorlock/>
          </v:rect>
        </w:pict>
      </w:r>
    </w:p>
    <w:p w14:paraId="56550CEE">
      <w:pPr>
        <w:rPr>
          <w:rFonts w:hint="eastAsia"/>
          <w:b/>
          <w:bCs/>
        </w:rPr>
      </w:pPr>
      <w:r>
        <w:rPr>
          <w:rFonts w:hint="eastAsia"/>
          <w:b/>
          <w:bCs/>
        </w:rPr>
        <w:t>四、让AI帮你写简单的数据处理步骤</w:t>
      </w:r>
    </w:p>
    <w:p w14:paraId="17DDDE94">
      <w:pPr>
        <w:rPr>
          <w:rFonts w:hint="eastAsia"/>
        </w:rPr>
      </w:pPr>
      <w:r>
        <w:rPr>
          <w:rFonts w:hint="eastAsia"/>
        </w:rPr>
        <w:t>有些数据处理需求不是靠一个公式就能解决的，而是需要做一系列操作——比如"先删除重复行，再按日期排序，然后按部门分别汇总"。</w:t>
      </w:r>
    </w:p>
    <w:p w14:paraId="35B09E9F">
      <w:pPr>
        <w:rPr>
          <w:rFonts w:hint="eastAsia"/>
        </w:rPr>
      </w:pPr>
      <w:r>
        <w:rPr>
          <w:rFonts w:hint="eastAsia"/>
        </w:rPr>
        <w:t>这种情况下，可以把需求告诉AI，让它给你列出操作步骤。</w:t>
      </w:r>
    </w:p>
    <w:p w14:paraId="53C1FED8">
      <w:r>
        <w:t>我有一份Excel销售数据表，有3000多行。我需要做以下处理：</w:t>
      </w:r>
    </w:p>
    <w:p w14:paraId="545A9071">
      <w:r>
        <w:t>1. 删除完全重复的行</w:t>
      </w:r>
    </w:p>
    <w:p w14:paraId="31640F13">
      <w:r>
        <w:t>2. 把"销售日期"列的格式统一为"2025-06-01"这种格式</w:t>
      </w:r>
    </w:p>
    <w:p w14:paraId="66A32571">
      <w:r>
        <w:t>3. 按"门店名称"分组，分别求出每个门店的销售总额</w:t>
      </w:r>
    </w:p>
    <w:p w14:paraId="1BE03C37">
      <w:r>
        <w:t>4. 把结果按销售总额从高到低排序</w:t>
      </w:r>
    </w:p>
    <w:p w14:paraId="0472CD7F"/>
    <w:p w14:paraId="43422780">
      <w:r>
        <w:t>请告诉我在Excel中怎么一步步操作，用最简单的方法，每一步都详细说明。</w:t>
      </w:r>
    </w:p>
    <w:p w14:paraId="5BF23356">
      <w:pPr>
        <w:rPr>
          <w:rFonts w:hint="eastAsia"/>
        </w:rPr>
      </w:pPr>
      <w:r>
        <w:rPr>
          <w:rFonts w:hint="eastAsia"/>
        </w:rPr>
        <w:t>AI会给你一份分步骤的操作指南，告诉你哪一步在Excel的哪个菜单里、点哪个按钮、选什么选项。这相当于有了一个</w:t>
      </w:r>
      <w:r>
        <w:rPr>
          <w:rFonts w:hint="eastAsia"/>
          <w:b/>
          <w:bCs/>
        </w:rPr>
        <w:t>随时在线的Excel使用教程</w:t>
      </w:r>
      <w:r>
        <w:rPr>
          <w:rFonts w:hint="eastAsia"/>
        </w:rPr>
        <w:t>，比翻书或看视频快得多。</w:t>
      </w:r>
    </w:p>
    <w:p w14:paraId="75A86246">
      <w:pPr>
        <w:rPr>
          <w:rFonts w:hint="eastAsia"/>
        </w:rPr>
      </w:pPr>
      <w:r>
        <w:rPr>
          <w:rFonts w:hint="eastAsia"/>
          <w:b/>
          <w:bCs/>
        </w:rPr>
        <w:t>【翻车现场】公式写对了但数据有问题</w:t>
      </w:r>
    </w:p>
    <w:p w14:paraId="57CF172E">
      <w:pPr>
        <w:rPr>
          <w:rFonts w:hint="eastAsia"/>
        </w:rPr>
      </w:pPr>
      <w:r>
        <w:rPr>
          <w:rFonts w:hint="eastAsia"/>
        </w:rPr>
        <w:t>物流管理专业的学生小何在实习中需要汇总各快递站点的收件数量。他让AI写了一个SUMIF公式，填进Excel后一运行——某个站点的收件量竟然是负数。</w:t>
      </w:r>
    </w:p>
    <w:p w14:paraId="3EB93460">
      <w:pPr>
        <w:rPr>
          <w:rFonts w:hint="eastAsia"/>
        </w:rPr>
      </w:pPr>
      <w:r>
        <w:rPr>
          <w:rFonts w:hint="eastAsia"/>
        </w:rPr>
        <w:t>他检查了半天，发现不是公式的问题，而是原始数据有问题：有几行的"收件数量"列被人误填成了负数，还有一行的数量是"12件"（带了一个"件"字），Excel把它当成了文本而不是数字，SUMIF根本没把它算进去。</w:t>
      </w:r>
    </w:p>
    <w:p w14:paraId="621B1998">
      <w:pPr>
        <w:rPr>
          <w:rFonts w:hint="eastAsia"/>
        </w:rPr>
      </w:pPr>
      <w:r>
        <w:rPr>
          <w:rFonts w:hint="eastAsia"/>
        </w:rPr>
        <w:t>教训：</w:t>
      </w:r>
      <w:r>
        <w:rPr>
          <w:rFonts w:hint="eastAsia"/>
          <w:b/>
          <w:bCs/>
        </w:rPr>
        <w:t>公式对不代表结果对。结果对不对，取决于原始数据干不干净。</w:t>
      </w:r>
      <w:r>
        <w:rPr>
          <w:rFonts w:hint="eastAsia"/>
        </w:rPr>
        <w:t> 这也是下一个任务要解决的问题——怎么用AI帮你发现和处理数据中的"脏东西"。</w:t>
      </w:r>
    </w:p>
    <w:p w14:paraId="44B1CA70">
      <w:pPr>
        <w:rPr>
          <w:rFonts w:hint="eastAsia"/>
        </w:rPr>
      </w:pPr>
      <w:r>
        <w:rPr>
          <w:rFonts w:hint="eastAsia"/>
        </w:rPr>
        <w:pict>
          <v:rect id="_x0000_i1157" o:spt="1" style="height:3pt;width:0pt;" fillcolor="#A0A0A0" filled="t" stroked="f" coordsize="21600,21600" o:hr="t" o:hrstd="t" o:hralign="center">
            <v:path/>
            <v:fill on="t" focussize="0,0"/>
            <v:stroke on="f"/>
            <v:imagedata o:title=""/>
            <o:lock v:ext="edit"/>
            <w10:wrap type="none"/>
            <w10:anchorlock/>
          </v:rect>
        </w:pict>
      </w:r>
    </w:p>
    <w:p w14:paraId="73B00BF1">
      <w:pPr>
        <w:rPr>
          <w:rFonts w:hint="eastAsia"/>
        </w:rPr>
      </w:pPr>
      <w:r>
        <w:rPr>
          <w:rFonts w:hint="eastAsia"/>
          <w:b/>
          <w:bCs/>
        </w:rPr>
        <w:t>【任务小结与自测】</w:t>
      </w:r>
    </w:p>
    <w:p w14:paraId="43C713E9">
      <w:pPr>
        <w:rPr>
          <w:rFonts w:hint="eastAsia"/>
        </w:rPr>
      </w:pPr>
      <w:r>
        <w:rPr>
          <w:rFonts w:hint="eastAsia"/>
        </w:rPr>
        <w:t>完成任务一后，检查一下：</w:t>
      </w:r>
    </w:p>
    <w:p w14:paraId="4753B91F">
      <w:pPr>
        <w:numPr>
          <w:ilvl w:val="0"/>
          <w:numId w:val="96"/>
        </w:numPr>
        <w:rPr>
          <w:rFonts w:hint="eastAsia"/>
        </w:rPr>
      </w:pPr>
      <w:r>
        <w:rPr>
          <w:rFonts w:hint="eastAsia"/>
        </w:rPr>
        <w:t>知道怎么用大白话向AI描述公式需求，让AI给出Excel公式</w:t>
      </w:r>
    </w:p>
    <w:p w14:paraId="71F1AE2E">
      <w:pPr>
        <w:numPr>
          <w:ilvl w:val="0"/>
          <w:numId w:val="96"/>
        </w:numPr>
        <w:rPr>
          <w:rFonts w:hint="eastAsia"/>
        </w:rPr>
      </w:pPr>
      <w:r>
        <w:rPr>
          <w:rFonts w:hint="eastAsia"/>
        </w:rPr>
        <w:t>能应对求和、条件求和、计数、查找匹配、条件判断等常见公式场景</w:t>
      </w:r>
    </w:p>
    <w:p w14:paraId="5FB40555">
      <w:pPr>
        <w:numPr>
          <w:ilvl w:val="0"/>
          <w:numId w:val="96"/>
        </w:numPr>
        <w:rPr>
          <w:rFonts w:hint="eastAsia"/>
        </w:rPr>
      </w:pPr>
      <w:r>
        <w:rPr>
          <w:rFonts w:hint="eastAsia"/>
        </w:rPr>
        <w:t>知道可以把看不懂的公式交给AI"翻译"成通俗解释</w:t>
      </w:r>
    </w:p>
    <w:p w14:paraId="183D7A01">
      <w:pPr>
        <w:numPr>
          <w:ilvl w:val="0"/>
          <w:numId w:val="96"/>
        </w:numPr>
        <w:rPr>
          <w:rFonts w:hint="eastAsia"/>
        </w:rPr>
      </w:pPr>
      <w:r>
        <w:rPr>
          <w:rFonts w:hint="eastAsia"/>
        </w:rPr>
        <w:t>知道可以让AI给出分步骤的Excel操作指南</w:t>
      </w:r>
    </w:p>
    <w:p w14:paraId="097E2FF7">
      <w:pPr>
        <w:numPr>
          <w:ilvl w:val="0"/>
          <w:numId w:val="96"/>
        </w:numPr>
        <w:rPr>
          <w:rFonts w:hint="eastAsia"/>
        </w:rPr>
      </w:pPr>
      <w:r>
        <w:rPr>
          <w:rFonts w:hint="eastAsia"/>
        </w:rPr>
        <w:t>理解"公式对不等于结果对，结果取决于数据质量"</w:t>
      </w:r>
    </w:p>
    <w:p w14:paraId="4902C1AA">
      <w:pPr>
        <w:rPr>
          <w:rFonts w:hint="eastAsia"/>
        </w:rPr>
      </w:pPr>
      <w:r>
        <w:rPr>
          <w:rFonts w:hint="eastAsia"/>
        </w:rPr>
        <w:pict>
          <v:rect id="_x0000_i1158" o:spt="1" style="height:3pt;width:0pt;" fillcolor="#A0A0A0" filled="t" stroked="f" coordsize="21600,21600" o:hr="t" o:hrstd="t" o:hralign="center">
            <v:path/>
            <v:fill on="t" focussize="0,0"/>
            <v:stroke on="f"/>
            <v:imagedata o:title=""/>
            <o:lock v:ext="edit"/>
            <w10:wrap type="none"/>
            <w10:anchorlock/>
          </v:rect>
        </w:pict>
      </w:r>
    </w:p>
    <w:p w14:paraId="09CC73AC">
      <w:pPr>
        <w:rPr>
          <w:rFonts w:hint="eastAsia"/>
          <w:b/>
          <w:bCs/>
        </w:rPr>
      </w:pPr>
      <w:r>
        <w:rPr>
          <w:rFonts w:hint="eastAsia"/>
          <w:b/>
          <w:bCs/>
        </w:rPr>
        <w:t>任务二 用AI整理杂乱数据</w:t>
      </w:r>
    </w:p>
    <w:p w14:paraId="037E49F5">
      <w:pPr>
        <w:rPr>
          <w:rFonts w:hint="eastAsia"/>
        </w:rPr>
      </w:pPr>
      <w:r>
        <w:rPr>
          <w:rFonts w:hint="eastAsia"/>
          <w:b/>
          <w:bCs/>
        </w:rPr>
        <w:t>【任务描述】</w:t>
      </w:r>
      <w:r>
        <w:rPr>
          <w:rFonts w:hint="eastAsia"/>
        </w:rPr>
        <w:t> 真实工作中的数据几乎不会是"拿来就能用"的。缺失值、重复行、格式混乱、异常数据——这些"脏数据"如果不清理干净，后面做的所有分析都会是错的。这个任务教你怎么借助AI来发现和处理数据中的常见问题。</w:t>
      </w:r>
    </w:p>
    <w:p w14:paraId="1EE7DF86">
      <w:pPr>
        <w:rPr>
          <w:rFonts w:hint="eastAsia"/>
        </w:rPr>
      </w:pPr>
      <w:r>
        <w:rPr>
          <w:rFonts w:hint="eastAsia"/>
        </w:rPr>
        <w:pict>
          <v:rect id="_x0000_i1159" o:spt="1" style="height:3pt;width:0pt;" fillcolor="#A0A0A0" filled="t" stroked="f" coordsize="21600,21600" o:hr="t" o:hrstd="t" o:hralign="center">
            <v:path/>
            <v:fill on="t" focussize="0,0"/>
            <v:stroke on="f"/>
            <v:imagedata o:title=""/>
            <o:lock v:ext="edit"/>
            <w10:wrap type="none"/>
            <w10:anchorlock/>
          </v:rect>
        </w:pict>
      </w:r>
    </w:p>
    <w:p w14:paraId="4076CEE7">
      <w:pPr>
        <w:rPr>
          <w:rFonts w:hint="eastAsia"/>
          <w:b/>
          <w:bCs/>
        </w:rPr>
      </w:pPr>
      <w:r>
        <w:rPr>
          <w:rFonts w:hint="eastAsia"/>
          <w:b/>
          <w:bCs/>
        </w:rPr>
        <w:t>一、把数据交给AI，让它帮你找问题</w:t>
      </w:r>
    </w:p>
    <w:p w14:paraId="28EC48BD">
      <w:pPr>
        <w:rPr>
          <w:rFonts w:hint="eastAsia"/>
        </w:rPr>
      </w:pPr>
      <w:r>
        <w:rPr>
          <w:rFonts w:hint="eastAsia"/>
        </w:rPr>
        <w:t>现在很多AI平台（如DeepSeek、通义千问、Kimi等）都支持上传文件。你可以直接把Excel或CSV文件上传给AI，然后让它帮你做一个"数据体检"。</w:t>
      </w:r>
    </w:p>
    <w:p w14:paraId="0BAF45D1">
      <w:r>
        <w:t>我上传了一份Excel销售数据文件，请帮我检查这份数据中存在的质量问题，</w:t>
      </w:r>
    </w:p>
    <w:p w14:paraId="5E161D85">
      <w:r>
        <w:t>包括但不限于：</w:t>
      </w:r>
    </w:p>
    <w:p w14:paraId="117752CF">
      <w:r>
        <w:t>1. 有没有空值（某些单元格没有填数据）</w:t>
      </w:r>
    </w:p>
    <w:p w14:paraId="29B07A5C">
      <w:r>
        <w:t>2. 有没有完全重复的行</w:t>
      </w:r>
    </w:p>
    <w:p w14:paraId="7252E6DF">
      <w:r>
        <w:t>3. 数值列中有没有混入文本或异常值</w:t>
      </w:r>
    </w:p>
    <w:p w14:paraId="716FF5D7">
      <w:r>
        <w:t>4. 日期格式是否统一</w:t>
      </w:r>
    </w:p>
    <w:p w14:paraId="6F372A9F">
      <w:r>
        <w:t>5. 有没有明显不合理的数据（比如销售金额为负数或异常大的数值）</w:t>
      </w:r>
    </w:p>
    <w:p w14:paraId="326AF6CC"/>
    <w:p w14:paraId="4C8AAC47">
      <w:r>
        <w:t>请把发现的问题逐条列出来，每条说明问题出在哪一列、大概有多少条、</w:t>
      </w:r>
    </w:p>
    <w:p w14:paraId="7EFFF429">
      <w:r>
        <w:t>建议怎么处理。</w:t>
      </w:r>
    </w:p>
    <w:p w14:paraId="3C46B6F7">
      <w:pPr>
        <w:rPr>
          <w:rFonts w:hint="eastAsia"/>
        </w:rPr>
      </w:pPr>
      <w:r>
        <w:rPr>
          <w:rFonts w:hint="eastAsia"/>
        </w:rPr>
        <w:t>这就相当于让AI做了一次"数据质检"。AI会把它发现的问题一一列出来，而且通常还会附上处理建议。</w:t>
      </w:r>
    </w:p>
    <w:p w14:paraId="7FE5F51F">
      <w:pPr>
        <w:rPr>
          <w:rFonts w:hint="eastAsia"/>
        </w:rPr>
      </w:pPr>
      <w:r>
        <w:rPr>
          <w:rFonts w:hint="eastAsia"/>
        </w:rPr>
        <w:t>但这里有一个</w:t>
      </w:r>
      <w:r>
        <w:rPr>
          <w:rFonts w:hint="eastAsia"/>
          <w:b/>
          <w:bCs/>
        </w:rPr>
        <w:t>非常重要的前提</w:t>
      </w:r>
      <w:r>
        <w:rPr>
          <w:rFonts w:hint="eastAsia"/>
        </w:rPr>
        <w:t>需要注意——</w:t>
      </w:r>
    </w:p>
    <w:p w14:paraId="33F9ACD6">
      <w:pPr>
        <w:rPr>
          <w:rFonts w:hint="eastAsia"/>
        </w:rPr>
      </w:pPr>
      <w:r>
        <w:rPr>
          <w:rFonts w:hint="eastAsia"/>
          <w:b/>
          <w:bCs/>
        </w:rPr>
        <w:t>【职业素养】上传数据前必须做的一件事：脱敏</w:t>
      </w:r>
    </w:p>
    <w:p w14:paraId="0C6849EA">
      <w:pPr>
        <w:rPr>
          <w:rFonts w:hint="eastAsia"/>
        </w:rPr>
      </w:pPr>
      <w:r>
        <w:rPr>
          <w:rFonts w:hint="eastAsia"/>
        </w:rPr>
        <w:t>如果数据中包含客户姓名、手机号、身份证号、银行账号等个人敏感信息，</w:t>
      </w:r>
      <w:r>
        <w:rPr>
          <w:rFonts w:hint="eastAsia"/>
          <w:b/>
          <w:bCs/>
        </w:rPr>
        <w:t>绝对不能直接上传到AI平台</w:t>
      </w:r>
      <w:r>
        <w:rPr>
          <w:rFonts w:hint="eastAsia"/>
        </w:rPr>
        <w:t>。</w:t>
      </w:r>
    </w:p>
    <w:p w14:paraId="17E84404">
      <w:pPr>
        <w:rPr>
          <w:rFonts w:hint="eastAsia"/>
        </w:rPr>
      </w:pPr>
      <w:r>
        <w:rPr>
          <w:rFonts w:hint="eastAsia"/>
        </w:rPr>
        <w:t>正确做法是：上传之前先做"脱敏处理"——把真实姓名替换成"客户A、客户B"，把手机号替换成"138****1234"，把身份证号整列删掉。</w:t>
      </w:r>
    </w:p>
    <w:p w14:paraId="44861529">
      <w:pPr>
        <w:rPr>
          <w:rFonts w:hint="eastAsia"/>
        </w:rPr>
      </w:pPr>
      <w:r>
        <w:rPr>
          <w:rFonts w:hint="eastAsia"/>
        </w:rPr>
        <w:t>如果数据涉及公司的核心商业秘密（比如详细的利润数据、供应商报价等），也应该谨慎考虑是否适合上传。可以只上传脱敏后的部分数据或模拟数据来让AI帮忙分析。</w:t>
      </w:r>
    </w:p>
    <w:p w14:paraId="66E69936">
      <w:pPr>
        <w:rPr>
          <w:rFonts w:hint="eastAsia"/>
        </w:rPr>
      </w:pPr>
      <w:r>
        <w:rPr>
          <w:rFonts w:hint="eastAsia"/>
        </w:rPr>
        <w:t>保护数据安全不是可选项，而是底线。</w:t>
      </w:r>
    </w:p>
    <w:p w14:paraId="3790AC39">
      <w:pPr>
        <w:rPr>
          <w:rFonts w:hint="eastAsia"/>
        </w:rPr>
      </w:pPr>
      <w:r>
        <w:rPr>
          <w:rFonts w:hint="eastAsia"/>
        </w:rPr>
        <w:pict>
          <v:rect id="_x0000_i1160" o:spt="1" style="height:3pt;width:0pt;" fillcolor="#A0A0A0" filled="t" stroked="f" coordsize="21600,21600" o:hr="t" o:hrstd="t" o:hralign="center">
            <v:path/>
            <v:fill on="t" focussize="0,0"/>
            <v:stroke on="f"/>
            <v:imagedata o:title=""/>
            <o:lock v:ext="edit"/>
            <w10:wrap type="none"/>
            <w10:anchorlock/>
          </v:rect>
        </w:pict>
      </w:r>
    </w:p>
    <w:p w14:paraId="442BC6FF">
      <w:pPr>
        <w:rPr>
          <w:rFonts w:hint="eastAsia"/>
          <w:b/>
          <w:bCs/>
        </w:rPr>
      </w:pPr>
      <w:r>
        <w:rPr>
          <w:rFonts w:hint="eastAsia"/>
          <w:b/>
          <w:bCs/>
        </w:rPr>
        <w:t>二、缺失值、重复值、格式错误的AI辅助处理思路</w:t>
      </w:r>
    </w:p>
    <w:p w14:paraId="5E7DF8A1">
      <w:r>
        <w:rPr>
          <w:rFonts w:hint="eastAsia"/>
        </w:rPr>
        <w:t>AI发现了数据问题之后，下一步就是处理。常见的数据质量问题及处理思路见表4-2。</w:t>
      </w:r>
    </w:p>
    <w:p w14:paraId="78CE5A90">
      <w:pPr>
        <w:jc w:val="center"/>
        <w:rPr>
          <w:rFonts w:hint="eastAsia"/>
        </w:rPr>
      </w:pPr>
      <w:r>
        <w:t>表4-2 常见数据质量问题及AI辅助处理思路</w:t>
      </w:r>
    </w:p>
    <w:tbl>
      <w:tblPr>
        <w:tblStyle w:val="17"/>
        <w:tblW w:w="7296" w:type="dxa"/>
        <w:tblInd w:w="0" w:type="dxa"/>
        <w:tblLayout w:type="autofit"/>
        <w:tblCellMar>
          <w:top w:w="15" w:type="dxa"/>
          <w:left w:w="15" w:type="dxa"/>
          <w:bottom w:w="15" w:type="dxa"/>
          <w:right w:w="15" w:type="dxa"/>
        </w:tblCellMar>
      </w:tblPr>
      <w:tblGrid>
        <w:gridCol w:w="793"/>
        <w:gridCol w:w="2372"/>
        <w:gridCol w:w="2329"/>
        <w:gridCol w:w="1802"/>
      </w:tblGrid>
      <w:tr w14:paraId="40A5C13F">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1B82A15">
            <w:pPr>
              <w:rPr>
                <w:rFonts w:hint="eastAsia"/>
                <w:b/>
                <w:bCs/>
              </w:rPr>
            </w:pPr>
            <w:r>
              <w:rPr>
                <w:b/>
                <w:bCs/>
              </w:rPr>
              <w:t>问题类型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332931">
            <w:pPr>
              <w:rPr>
                <w:b/>
                <w:bCs/>
              </w:rPr>
            </w:pPr>
            <w:r>
              <w:rPr>
                <w:b/>
                <w:bCs/>
              </w:rPr>
              <w:t>具体表现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C0142C">
            <w:pPr>
              <w:rPr>
                <w:b/>
                <w:bCs/>
              </w:rPr>
            </w:pPr>
            <w:r>
              <w:rPr>
                <w:b/>
                <w:bCs/>
              </w:rPr>
              <w:t>怎么问AI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DD28784">
            <w:pPr>
              <w:rPr>
                <w:b/>
                <w:bCs/>
              </w:rPr>
            </w:pPr>
            <w:r>
              <w:rPr>
                <w:b/>
                <w:bCs/>
              </w:rPr>
              <w:t>AI通常给出的建议</w:t>
            </w:r>
          </w:p>
        </w:tc>
      </w:tr>
      <w:tr w14:paraId="13A95A6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F3761D">
            <w:r>
              <w:t>空值/缺失值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070369">
            <w:r>
              <w:t>某些单元格是空的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1ABAEB">
            <w:r>
              <w:t>"这份数据的C列有30个空值，应该怎么处理？"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81B92A">
            <w:r>
              <w:t>根据情况建议：删除该行/用平均值填充/用上一行的值填充/标记为待确认</w:t>
            </w:r>
          </w:p>
        </w:tc>
      </w:tr>
      <w:tr w14:paraId="26E5C5C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2FDC23C">
            <w:r>
              <w:t>重复行</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C116711">
            <w:r>
              <w:t>完全相同的两行或多行</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2ABC6E7">
            <w:r>
              <w:t>"请帮我识别并标记出完全重复的行"</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2FA4996">
            <w:r>
              <w:t>给出去重的操作方法，或直接标出哪些行重复了</w:t>
            </w:r>
          </w:p>
        </w:tc>
      </w:tr>
      <w:tr w14:paraId="1B2C642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E13C4F">
            <w:r>
              <w:t>格式不一致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D37471">
            <w:r>
              <w:t>日期列混着"2025/6/1""2025年6月1日""6月1号"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92719C6">
            <w:r>
              <w:t>"日期列的格式不统一，请帮我统一成YYYY-MM-DD格式"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C148B2F">
            <w:r>
              <w:t>给出Excel中统一日期格式的操作步骤</w:t>
            </w:r>
          </w:p>
        </w:tc>
      </w:tr>
      <w:tr w14:paraId="4B13155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0A794B">
            <w:r>
              <w:t>数值列混入文本</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DBFF45">
            <w:r>
              <w:t>金额列中出现了"待确认""—""N/A"</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DCEFC7">
            <w:r>
              <w:t>"金额列中有部分单元格是文本，请帮我识别出来"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1E78CD9">
            <w:r>
              <w:t>建议用查找替换清除文本，或给出定位文本单元格的方法</w:t>
            </w:r>
          </w:p>
        </w:tc>
      </w:tr>
      <w:tr w14:paraId="33396ED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272A90">
            <w:r>
              <w:t>异常值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989C60">
            <w:r>
              <w:t>销售金额出现负数或极端大的值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4B3BBFB">
            <w:r>
              <w:t>"请帮我找出金额列中的异常值"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3F735D">
            <w:r>
              <w:t>给出异常值的判定标准和筛选方法</w:t>
            </w:r>
          </w:p>
        </w:tc>
      </w:tr>
    </w:tbl>
    <w:p w14:paraId="3D5DB620">
      <w:r>
        <w:rPr>
          <w:rFonts w:hint="eastAsia"/>
        </w:rPr>
        <w:t>需要说明的是：</w:t>
      </w:r>
      <w:r>
        <w:rPr>
          <w:rFonts w:hint="eastAsia"/>
          <w:b/>
          <w:bCs/>
        </w:rPr>
        <w:t>AI给出的是处理思路和操作方法，实际的删除、替换、修改操作需要你自己在Excel中完成。</w:t>
      </w:r>
      <w:r>
        <w:rPr>
          <w:rFonts w:hint="eastAsia"/>
        </w:rPr>
        <w:t> AI是"诊断医生"，告诉你哪里有问题、建议怎么治；但"做手术"还是得你自己来，因为只有你才知道某一行数据到底该删还是该留、空值该填什么数字。</w:t>
      </w:r>
    </w:p>
    <w:p w14:paraId="4F20ADCF">
      <w:pPr>
        <w:rPr>
          <w:rFonts w:hint="eastAsia"/>
        </w:rPr>
      </w:pPr>
      <w:r>
        <w:rPr>
          <w:rFonts w:hint="eastAsia"/>
        </w:rPr>
        <w:t>处理数据问题时AI和人的分工如图4-3所示。</w:t>
      </w:r>
    </w:p>
    <w:p w14:paraId="33B8C347">
      <w:pPr>
        <w:jc w:val="center"/>
      </w:pPr>
      <w:r>
        <w:drawing>
          <wp:inline distT="0" distB="0" distL="0" distR="0">
            <wp:extent cx="1881505" cy="4803140"/>
            <wp:effectExtent l="0" t="0" r="4445" b="0"/>
            <wp:docPr id="404156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56303" name="图片 1"/>
                    <pic:cNvPicPr>
                      <a:picLocks noChangeAspect="1"/>
                    </pic:cNvPicPr>
                  </pic:nvPicPr>
                  <pic:blipFill>
                    <a:blip r:embed="rId22"/>
                    <a:stretch>
                      <a:fillRect/>
                    </a:stretch>
                  </pic:blipFill>
                  <pic:spPr>
                    <a:xfrm>
                      <a:off x="0" y="0"/>
                      <a:ext cx="1881648" cy="4803227"/>
                    </a:xfrm>
                    <a:prstGeom prst="rect">
                      <a:avLst/>
                    </a:prstGeom>
                  </pic:spPr>
                </pic:pic>
              </a:graphicData>
            </a:graphic>
          </wp:inline>
        </w:drawing>
      </w:r>
    </w:p>
    <w:p w14:paraId="01E237DF">
      <w:pPr>
        <w:jc w:val="center"/>
        <w:rPr>
          <w:rFonts w:hint="eastAsia"/>
        </w:rPr>
      </w:pPr>
      <w:r>
        <w:t>图4-3 数据清洗中AI与人的分工</w:t>
      </w:r>
    </w:p>
    <w:p w14:paraId="522855E8">
      <w:pPr>
        <w:rPr>
          <w:rFonts w:hint="eastAsia"/>
        </w:rPr>
      </w:pPr>
      <w:r>
        <w:rPr>
          <w:rFonts w:hint="eastAsia"/>
        </w:rPr>
        <w:pict>
          <v:rect id="_x0000_i1161" o:spt="1" style="height:3pt;width:0pt;" fillcolor="#A0A0A0" filled="t" stroked="f" coordsize="21600,21600" o:hr="t" o:hrstd="t" o:hralign="center">
            <v:path/>
            <v:fill on="t" focussize="0,0"/>
            <v:stroke on="f"/>
            <v:imagedata o:title=""/>
            <o:lock v:ext="edit"/>
            <w10:wrap type="none"/>
            <w10:anchorlock/>
          </v:rect>
        </w:pict>
      </w:r>
    </w:p>
    <w:p w14:paraId="70747A52">
      <w:pPr>
        <w:rPr>
          <w:rFonts w:hint="eastAsia"/>
          <w:b/>
          <w:bCs/>
        </w:rPr>
      </w:pPr>
      <w:r>
        <w:rPr>
          <w:rFonts w:hint="eastAsia"/>
          <w:b/>
          <w:bCs/>
        </w:rPr>
        <w:t>三、用AI辅助数据的分类、排序和筛选</w:t>
      </w:r>
    </w:p>
    <w:p w14:paraId="3F85A236">
      <w:pPr>
        <w:rPr>
          <w:rFonts w:hint="eastAsia"/>
        </w:rPr>
      </w:pPr>
      <w:r>
        <w:rPr>
          <w:rFonts w:hint="eastAsia"/>
        </w:rPr>
        <w:t>除了"治病"（处理问题数据），AI还可以帮忙做一些数据的"整理归档"工作——分类、排序、筛选。</w:t>
      </w:r>
    </w:p>
    <w:p w14:paraId="04ACC65D">
      <w:pPr>
        <w:rPr>
          <w:rFonts w:hint="eastAsia"/>
        </w:rPr>
      </w:pPr>
      <w:r>
        <w:rPr>
          <w:rFonts w:hint="eastAsia"/>
        </w:rPr>
        <w:t>这些操作本身在Excel里都能做，但很多人不太熟悉操作步骤，或者遇到复杂的多条件筛选时不知道怎么设置。这时候直接问AI就好。</w:t>
      </w:r>
    </w:p>
    <w:p w14:paraId="7342A1F8">
      <w:r>
        <w:t>我的Excel表格中，A列是产品类别（有"食品""日用品""文具""电子产品"</w:t>
      </w:r>
    </w:p>
    <w:p w14:paraId="5E4C8C2C">
      <w:r>
        <w:t>四类），B列是产品名称，C列是月销售额。</w:t>
      </w:r>
    </w:p>
    <w:p w14:paraId="39AA4F2C"/>
    <w:p w14:paraId="55AC26FF">
      <w:r>
        <w:t>请告诉我：</w:t>
      </w:r>
    </w:p>
    <w:p w14:paraId="4860E093">
      <w:r>
        <w:t>1. 怎么在Excel中按产品类别分组，并分别求出每类产品的销售额合计</w:t>
      </w:r>
    </w:p>
    <w:p w14:paraId="47943C5F">
      <w:r>
        <w:t>2. 怎么筛选出月销售额低于1000元的产品</w:t>
      </w:r>
    </w:p>
    <w:p w14:paraId="1CDCE19B">
      <w:r>
        <w:t>3. 怎么按月销售额从高到低排序</w:t>
      </w:r>
    </w:p>
    <w:p w14:paraId="60C7A9A9"/>
    <w:p w14:paraId="66C494A1">
      <w:r>
        <w:t>请分别给出操作步骤，适合Excel初学者的详细程度。</w:t>
      </w:r>
    </w:p>
    <w:p w14:paraId="1E86D555">
      <w:pPr>
        <w:rPr>
          <w:rFonts w:hint="eastAsia"/>
        </w:rPr>
      </w:pPr>
      <w:r>
        <w:rPr>
          <w:rFonts w:hint="eastAsia"/>
        </w:rPr>
        <w:t>AI会给出分步骤的操作指南——在Excel的哪个菜单里找到"排序和筛选"、"分类汇总"怎么设置、"自动筛选"怎么用。遇到不明白的步骤还可以追问。</w:t>
      </w:r>
    </w:p>
    <w:p w14:paraId="35B2E67C">
      <w:pPr>
        <w:rPr>
          <w:rFonts w:hint="eastAsia"/>
        </w:rPr>
      </w:pPr>
      <w:r>
        <w:rPr>
          <w:rFonts w:hint="eastAsia"/>
          <w:b/>
          <w:bCs/>
        </w:rPr>
        <w:t>【试一试】</w:t>
      </w:r>
    </w:p>
    <w:p w14:paraId="2B40FD43">
      <w:pPr>
        <w:rPr>
          <w:rFonts w:hint="eastAsia"/>
        </w:rPr>
      </w:pPr>
      <w:r>
        <w:rPr>
          <w:rFonts w:hint="eastAsia"/>
        </w:rPr>
        <w:t>打开一份你手边的Excel文件（课程作业、模拟数据或任何表格都行），向AI提出以下需求：</w:t>
      </w:r>
    </w:p>
    <w:p w14:paraId="7740C17D">
      <w:pPr>
        <w:rPr>
          <w:rFonts w:hint="eastAsia"/>
        </w:rPr>
      </w:pPr>
      <w:r>
        <w:rPr>
          <w:rFonts w:hint="eastAsia"/>
        </w:rPr>
        <w:t>"请告诉我怎么在Excel中快速找出数据中有没有重复行，并用颜色标记出来。"</w:t>
      </w:r>
    </w:p>
    <w:p w14:paraId="0A4BC390">
      <w:pPr>
        <w:rPr>
          <w:rFonts w:hint="eastAsia"/>
        </w:rPr>
      </w:pPr>
      <w:r>
        <w:rPr>
          <w:rFonts w:hint="eastAsia"/>
        </w:rPr>
        <w:t>按照AI给出的步骤操作一遍，看看能不能成功。如果某一步看不懂，直接追问AI"这一步具体怎么操作，请说得更详细一些"。</w:t>
      </w:r>
    </w:p>
    <w:p w14:paraId="179A1533">
      <w:pPr>
        <w:rPr>
          <w:rFonts w:hint="eastAsia"/>
        </w:rPr>
      </w:pPr>
      <w:r>
        <w:rPr>
          <w:rFonts w:hint="eastAsia"/>
        </w:rPr>
        <w:pict>
          <v:rect id="_x0000_i1162" o:spt="1" style="height:3pt;width:0pt;" fillcolor="#A0A0A0" filled="t" stroked="f" coordsize="21600,21600" o:hr="t" o:hrstd="t" o:hralign="center">
            <v:path/>
            <v:fill on="t" focussize="0,0"/>
            <v:stroke on="f"/>
            <v:imagedata o:title=""/>
            <o:lock v:ext="edit"/>
            <w10:wrap type="none"/>
            <w10:anchorlock/>
          </v:rect>
        </w:pict>
      </w:r>
    </w:p>
    <w:p w14:paraId="0D2C0D9D">
      <w:pPr>
        <w:rPr>
          <w:rFonts w:hint="eastAsia"/>
          <w:b/>
          <w:bCs/>
        </w:rPr>
      </w:pPr>
      <w:r>
        <w:rPr>
          <w:rFonts w:hint="eastAsia"/>
          <w:b/>
          <w:bCs/>
        </w:rPr>
        <w:t>四、大批量数据整理的分步对话策略</w:t>
      </w:r>
    </w:p>
    <w:p w14:paraId="6E12E978">
      <w:pPr>
        <w:rPr>
          <w:rFonts w:hint="eastAsia"/>
        </w:rPr>
      </w:pPr>
      <w:r>
        <w:rPr>
          <w:rFonts w:hint="eastAsia"/>
        </w:rPr>
        <w:t>如果数据量比较大、问题比较多，不建议一次性把所有清洗需求都塞给AI。更好的做法是</w:t>
      </w:r>
      <w:r>
        <w:rPr>
          <w:rFonts w:hint="eastAsia"/>
          <w:b/>
          <w:bCs/>
        </w:rPr>
        <w:t>分步处理</w:t>
      </w:r>
      <w:r>
        <w:rPr>
          <w:rFonts w:hint="eastAsia"/>
        </w:rPr>
        <w:t>，每一步解决一类问题，确认没问题了再进行下一步。</w:t>
      </w:r>
    </w:p>
    <w:p w14:paraId="66938B97">
      <w:pPr>
        <w:rPr>
          <w:rFonts w:hint="eastAsia"/>
        </w:rPr>
      </w:pPr>
      <w:r>
        <w:rPr>
          <w:rFonts w:hint="eastAsia"/>
        </w:rPr>
        <w:t>大批量数据的分步清洗策略如图4-4所示。</w:t>
      </w:r>
    </w:p>
    <w:p w14:paraId="455F0861">
      <w:pPr>
        <w:jc w:val="center"/>
      </w:pPr>
      <w:r>
        <w:drawing>
          <wp:inline distT="0" distB="0" distL="0" distR="0">
            <wp:extent cx="1691005" cy="4650740"/>
            <wp:effectExtent l="0" t="0" r="4445" b="0"/>
            <wp:docPr id="77900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918" name="图片 1"/>
                    <pic:cNvPicPr>
                      <a:picLocks noChangeAspect="1"/>
                    </pic:cNvPicPr>
                  </pic:nvPicPr>
                  <pic:blipFill>
                    <a:blip r:embed="rId23"/>
                    <a:stretch>
                      <a:fillRect/>
                    </a:stretch>
                  </pic:blipFill>
                  <pic:spPr>
                    <a:xfrm>
                      <a:off x="0" y="0"/>
                      <a:ext cx="1699177" cy="4672402"/>
                    </a:xfrm>
                    <a:prstGeom prst="rect">
                      <a:avLst/>
                    </a:prstGeom>
                  </pic:spPr>
                </pic:pic>
              </a:graphicData>
            </a:graphic>
          </wp:inline>
        </w:drawing>
      </w:r>
    </w:p>
    <w:p w14:paraId="7BF7188B">
      <w:pPr>
        <w:jc w:val="center"/>
        <w:rPr>
          <w:rFonts w:hint="eastAsia"/>
        </w:rPr>
      </w:pPr>
      <w:r>
        <w:rPr>
          <w:rFonts w:hint="eastAsia"/>
        </w:rPr>
        <w:t>图4-4 大批量数据的分步清洗策略</w:t>
      </w:r>
    </w:p>
    <w:p w14:paraId="69D159FC">
      <w:pPr>
        <w:rPr>
          <w:rFonts w:hint="eastAsia"/>
        </w:rPr>
      </w:pPr>
      <w:r>
        <w:rPr>
          <w:rFonts w:hint="eastAsia"/>
          <w:b/>
          <w:bCs/>
        </w:rPr>
        <w:t>【实战案例】从一团乱麻到干净数据</w:t>
      </w:r>
    </w:p>
    <w:p w14:paraId="1F761634">
      <w:pPr>
        <w:rPr>
          <w:rFonts w:hint="eastAsia"/>
        </w:rPr>
      </w:pPr>
      <w:r>
        <w:rPr>
          <w:rFonts w:hint="eastAsia"/>
        </w:rPr>
        <w:t>电商专业的学生小陈在实习中接手了一份网店的历史订单数据，要做季度销售分析用。打开文件一看，问题一堆：有些订单号是重复的（同一笔订单出现了两行）、有些行的下单时间是空的、"实付金额"列里混着三个"退款中"的文字、地址列的省份名称有的写全称有的写简称。</w:t>
      </w:r>
    </w:p>
    <w:p w14:paraId="103E93D2">
      <w:pPr>
        <w:rPr>
          <w:rFonts w:hint="eastAsia"/>
        </w:rPr>
      </w:pPr>
      <w:r>
        <w:rPr>
          <w:rFonts w:hint="eastAsia"/>
        </w:rPr>
        <w:t>小陈把文件上传给AI，先做了一轮整体扫描。AI列出了四类问题。小陈没有一口气全处理，而是一步一步来——先去重、再处理空值、然后替换文本、最后统一省份名称。每处理完一步都让AI重新检查一遍，确认这类问题清除干净了再进行下一步。</w:t>
      </w:r>
    </w:p>
    <w:p w14:paraId="4BB9AB57">
      <w:pPr>
        <w:rPr>
          <w:rFonts w:hint="eastAsia"/>
        </w:rPr>
      </w:pPr>
      <w:r>
        <w:rPr>
          <w:rFonts w:hint="eastAsia"/>
        </w:rPr>
        <w:t>整个过程花了大约半小时。如果纯靠手动，同样的工作量至少要两三个小时。</w:t>
      </w:r>
    </w:p>
    <w:p w14:paraId="2CEF1075">
      <w:pPr>
        <w:rPr>
          <w:rFonts w:hint="eastAsia"/>
        </w:rPr>
      </w:pPr>
      <w:r>
        <w:rPr>
          <w:rFonts w:hint="eastAsia"/>
        </w:rPr>
        <w:pict>
          <v:rect id="_x0000_i1163" o:spt="1" style="height:3pt;width:0pt;" fillcolor="#A0A0A0" filled="t" stroked="f" coordsize="21600,21600" o:hr="t" o:hrstd="t" o:hralign="center">
            <v:path/>
            <v:fill on="t" focussize="0,0"/>
            <v:stroke on="f"/>
            <v:imagedata o:title=""/>
            <o:lock v:ext="edit"/>
            <w10:wrap type="none"/>
            <w10:anchorlock/>
          </v:rect>
        </w:pict>
      </w:r>
    </w:p>
    <w:p w14:paraId="6A5728E6">
      <w:pPr>
        <w:rPr>
          <w:rFonts w:hint="eastAsia"/>
        </w:rPr>
      </w:pPr>
      <w:r>
        <w:rPr>
          <w:rFonts w:hint="eastAsia"/>
          <w:b/>
          <w:bCs/>
        </w:rPr>
        <w:t>【任务小结与自测】</w:t>
      </w:r>
    </w:p>
    <w:p w14:paraId="2CC8FBF0">
      <w:pPr>
        <w:rPr>
          <w:rFonts w:hint="eastAsia"/>
        </w:rPr>
      </w:pPr>
      <w:r>
        <w:rPr>
          <w:rFonts w:hint="eastAsia"/>
        </w:rPr>
        <w:t>完成任务二后，检查一下：</w:t>
      </w:r>
    </w:p>
    <w:p w14:paraId="3575EDBF">
      <w:pPr>
        <w:numPr>
          <w:ilvl w:val="0"/>
          <w:numId w:val="97"/>
        </w:numPr>
        <w:rPr>
          <w:rFonts w:hint="eastAsia"/>
        </w:rPr>
      </w:pPr>
      <w:r>
        <w:rPr>
          <w:rFonts w:hint="eastAsia"/>
        </w:rPr>
        <w:t>知道可以上传文件让AI做"数据体检"</w:t>
      </w:r>
    </w:p>
    <w:p w14:paraId="082E7DC6">
      <w:pPr>
        <w:numPr>
          <w:ilvl w:val="0"/>
          <w:numId w:val="97"/>
        </w:numPr>
        <w:rPr>
          <w:rFonts w:hint="eastAsia"/>
        </w:rPr>
      </w:pPr>
      <w:r>
        <w:rPr>
          <w:rFonts w:hint="eastAsia"/>
        </w:rPr>
        <w:t>了解缺失值、重复行、格式不一致、异常值等常见问题的处理思路</w:t>
      </w:r>
    </w:p>
    <w:p w14:paraId="7A9BD00B">
      <w:pPr>
        <w:numPr>
          <w:ilvl w:val="0"/>
          <w:numId w:val="97"/>
        </w:numPr>
        <w:rPr>
          <w:rFonts w:hint="eastAsia"/>
        </w:rPr>
      </w:pPr>
      <w:r>
        <w:rPr>
          <w:rFonts w:hint="eastAsia"/>
        </w:rPr>
        <w:t>理解数据清洗中AI和人的分工——AI诊断建议，人判断执行</w:t>
      </w:r>
    </w:p>
    <w:p w14:paraId="46894243">
      <w:pPr>
        <w:numPr>
          <w:ilvl w:val="0"/>
          <w:numId w:val="97"/>
        </w:numPr>
        <w:rPr>
          <w:rFonts w:hint="eastAsia"/>
        </w:rPr>
      </w:pPr>
      <w:r>
        <w:rPr>
          <w:rFonts w:hint="eastAsia"/>
        </w:rPr>
        <w:t>知道大批量数据应该分步骤清洗，每步确认后再进行下一步</w:t>
      </w:r>
    </w:p>
    <w:p w14:paraId="1ABFDF61">
      <w:pPr>
        <w:numPr>
          <w:ilvl w:val="0"/>
          <w:numId w:val="97"/>
        </w:numPr>
        <w:rPr>
          <w:rFonts w:hint="eastAsia"/>
        </w:rPr>
      </w:pPr>
      <w:r>
        <w:rPr>
          <w:rFonts w:hint="eastAsia"/>
        </w:rPr>
        <w:t>记住了上传数据前必须做脱敏处理</w:t>
      </w:r>
    </w:p>
    <w:p w14:paraId="4DE95A50">
      <w:pPr>
        <w:rPr>
          <w:rFonts w:hint="eastAsia"/>
        </w:rPr>
      </w:pPr>
      <w:r>
        <w:rPr>
          <w:rFonts w:hint="eastAsia"/>
        </w:rPr>
        <w:pict>
          <v:rect id="_x0000_i1164" o:spt="1" style="height:3pt;width:0pt;" fillcolor="#A0A0A0" filled="t" stroked="f" coordsize="21600,21600" o:hr="t" o:hrstd="t" o:hralign="center">
            <v:path/>
            <v:fill on="t" focussize="0,0"/>
            <v:stroke on="f"/>
            <v:imagedata o:title=""/>
            <o:lock v:ext="edit"/>
            <w10:wrap type="none"/>
            <w10:anchorlock/>
          </v:rect>
        </w:pict>
      </w:r>
    </w:p>
    <w:p w14:paraId="0C3A933F">
      <w:pPr>
        <w:rPr>
          <w:rFonts w:hint="eastAsia"/>
          <w:b/>
          <w:bCs/>
        </w:rPr>
      </w:pPr>
      <w:r>
        <w:rPr>
          <w:rFonts w:hint="eastAsia"/>
          <w:b/>
          <w:bCs/>
        </w:rPr>
        <w:t>任务三 用AI分析数据</w:t>
      </w:r>
    </w:p>
    <w:p w14:paraId="3E2F85BE">
      <w:pPr>
        <w:rPr>
          <w:rFonts w:hint="eastAsia"/>
        </w:rPr>
      </w:pPr>
      <w:r>
        <w:rPr>
          <w:rFonts w:hint="eastAsia"/>
          <w:b/>
          <w:bCs/>
        </w:rPr>
        <w:t>【任务描述】</w:t>
      </w:r>
      <w:r>
        <w:rPr>
          <w:rFonts w:hint="eastAsia"/>
        </w:rPr>
        <w:t> 数据清洗干净之后，就可以做分析了。分析数据不是什么高深的学问——对于商贸岗位来说，最常用的分析方法不过就是比大小、算比例、看趋势、找异常。AI可以帮你快速完成这些计算，还能帮你把分析结果写成文字。</w:t>
      </w:r>
    </w:p>
    <w:p w14:paraId="402AAA28">
      <w:pPr>
        <w:rPr>
          <w:rFonts w:hint="eastAsia"/>
        </w:rPr>
      </w:pPr>
      <w:r>
        <w:rPr>
          <w:rFonts w:hint="eastAsia"/>
        </w:rPr>
        <w:pict>
          <v:rect id="_x0000_i1165" o:spt="1" style="height:3pt;width:0pt;" fillcolor="#A0A0A0" filled="t" stroked="f" coordsize="21600,21600" o:hr="t" o:hrstd="t" o:hralign="center">
            <v:path/>
            <v:fill on="t" focussize="0,0"/>
            <v:stroke on="f"/>
            <v:imagedata o:title=""/>
            <o:lock v:ext="edit"/>
            <w10:wrap type="none"/>
            <w10:anchorlock/>
          </v:rect>
        </w:pict>
      </w:r>
    </w:p>
    <w:p w14:paraId="3FCE9C18">
      <w:pPr>
        <w:rPr>
          <w:rFonts w:hint="eastAsia"/>
          <w:b/>
          <w:bCs/>
        </w:rPr>
      </w:pPr>
      <w:r>
        <w:rPr>
          <w:rFonts w:hint="eastAsia"/>
          <w:b/>
          <w:bCs/>
        </w:rPr>
        <w:t>一、上传一份销售数据，让AI告诉你有什么规律</w:t>
      </w:r>
    </w:p>
    <w:p w14:paraId="74471D35">
      <w:pPr>
        <w:rPr>
          <w:rFonts w:hint="eastAsia"/>
        </w:rPr>
      </w:pPr>
      <w:r>
        <w:rPr>
          <w:rFonts w:hint="eastAsia"/>
        </w:rPr>
        <w:t>最直接的用法：</w:t>
      </w:r>
      <w:r>
        <w:rPr>
          <w:rFonts w:hint="eastAsia"/>
          <w:b/>
          <w:bCs/>
        </w:rPr>
        <w:t>把数据文件上传给AI，然后问一个开放性的问题。</w:t>
      </w:r>
    </w:p>
    <w:p w14:paraId="673867F2">
      <w:r>
        <w:t>我上传了一份某商贸企业6家门店上半年的月度销售数据。</w:t>
      </w:r>
    </w:p>
    <w:p w14:paraId="79F8AC1E">
      <w:r>
        <w:t>请帮我分析这份数据，告诉我：</w:t>
      </w:r>
    </w:p>
    <w:p w14:paraId="53EFE8BE">
      <w:r>
        <w:t>1. 整体销售趋势是上升还是下降</w:t>
      </w:r>
    </w:p>
    <w:p w14:paraId="35C0A5F4">
      <w:r>
        <w:t>2. 哪家门店表现最好，哪家最差</w:t>
      </w:r>
    </w:p>
    <w:p w14:paraId="3AAB4ED1">
      <w:r>
        <w:t>3. 有没有什么值得注意的规律或异常</w:t>
      </w:r>
    </w:p>
    <w:p w14:paraId="58FB8536"/>
    <w:p w14:paraId="443247ED">
      <w:r>
        <w:t>请用简洁的语言总结，每个要点用2~3句话说明。</w:t>
      </w:r>
    </w:p>
    <w:p w14:paraId="57FE2ABC">
      <w:pPr>
        <w:rPr>
          <w:rFonts w:hint="eastAsia"/>
        </w:rPr>
      </w:pPr>
      <w:r>
        <w:rPr>
          <w:rFonts w:hint="eastAsia"/>
        </w:rPr>
        <w:t>AI会扫描数据之后给出分析，通常包括一些基本的统计信息（合计、平均、最大最小值）和趋势性的观察。</w:t>
      </w:r>
    </w:p>
    <w:p w14:paraId="4CBA4DC1">
      <w:pPr>
        <w:rPr>
          <w:rFonts w:hint="eastAsia"/>
        </w:rPr>
      </w:pPr>
      <w:r>
        <w:rPr>
          <w:rFonts w:hint="eastAsia"/>
        </w:rPr>
        <w:t>但要注意：</w:t>
      </w:r>
      <w:r>
        <w:rPr>
          <w:rFonts w:hint="eastAsia"/>
          <w:b/>
          <w:bCs/>
        </w:rPr>
        <w:t>AI看到的只是数字，它不知道这些数字背后的业务背景。</w:t>
      </w:r>
      <w:r>
        <w:rPr>
          <w:rFonts w:hint="eastAsia"/>
        </w:rPr>
        <w:t> 比如AI可能会说"3月份的销售额大幅下降"，但它不知道那是因为那个月赶上了门店装修停业。所以AI给出的分析结论需要你结合实际业务情况去判断和补充。</w:t>
      </w:r>
    </w:p>
    <w:p w14:paraId="2245CEB0">
      <w:pPr>
        <w:rPr>
          <w:rFonts w:hint="eastAsia"/>
        </w:rPr>
      </w:pPr>
      <w:r>
        <w:rPr>
          <w:rFonts w:hint="eastAsia"/>
        </w:rPr>
        <w:pict>
          <v:rect id="_x0000_i1166" o:spt="1" style="height:3pt;width:0pt;" fillcolor="#A0A0A0" filled="t" stroked="f" coordsize="21600,21600" o:hr="t" o:hrstd="t" o:hralign="center">
            <v:path/>
            <v:fill on="t" focussize="0,0"/>
            <v:stroke on="f"/>
            <v:imagedata o:title=""/>
            <o:lock v:ext="edit"/>
            <w10:wrap type="none"/>
            <w10:anchorlock/>
          </v:rect>
        </w:pict>
      </w:r>
    </w:p>
    <w:p w14:paraId="6B170D27">
      <w:pPr>
        <w:rPr>
          <w:rFonts w:hint="eastAsia"/>
          <w:b/>
          <w:bCs/>
        </w:rPr>
      </w:pPr>
      <w:r>
        <w:rPr>
          <w:rFonts w:hint="eastAsia"/>
          <w:b/>
          <w:bCs/>
        </w:rPr>
        <w:t>二、让AI做同比环比、占比分析、排名分析</w:t>
      </w:r>
    </w:p>
    <w:p w14:paraId="6E607B7D">
      <w:r>
        <w:rPr>
          <w:rFonts w:hint="eastAsia"/>
        </w:rPr>
        <w:t>商贸岗位上最常用的几种数据分析方法，用AI来做都非常方便。各种分析方法的含义和提示词写法见表4-3。</w:t>
      </w:r>
    </w:p>
    <w:p w14:paraId="216B0F33">
      <w:pPr>
        <w:jc w:val="center"/>
        <w:rPr>
          <w:rFonts w:hint="eastAsia"/>
        </w:rPr>
      </w:pPr>
      <w:r>
        <w:rPr>
          <w:rFonts w:hint="eastAsia"/>
        </w:rPr>
        <w:t>表4-3 常见数据分析方法及AI提示词写法</w:t>
      </w:r>
    </w:p>
    <w:tbl>
      <w:tblPr>
        <w:tblStyle w:val="17"/>
        <w:tblW w:w="7296" w:type="dxa"/>
        <w:tblInd w:w="0" w:type="dxa"/>
        <w:tblLayout w:type="autofit"/>
        <w:tblCellMar>
          <w:top w:w="15" w:type="dxa"/>
          <w:left w:w="15" w:type="dxa"/>
          <w:bottom w:w="15" w:type="dxa"/>
          <w:right w:w="15" w:type="dxa"/>
        </w:tblCellMar>
      </w:tblPr>
      <w:tblGrid>
        <w:gridCol w:w="1031"/>
        <w:gridCol w:w="2038"/>
        <w:gridCol w:w="4227"/>
      </w:tblGrid>
      <w:tr w14:paraId="3D25489B">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66E6107">
            <w:pPr>
              <w:rPr>
                <w:rFonts w:hint="eastAsia"/>
                <w:b/>
                <w:bCs/>
              </w:rPr>
            </w:pPr>
            <w:r>
              <w:rPr>
                <w:b/>
                <w:bCs/>
              </w:rPr>
              <w:t>分析方法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8CEB56">
            <w:pPr>
              <w:rPr>
                <w:b/>
                <w:bCs/>
              </w:rPr>
            </w:pPr>
            <w:r>
              <w:rPr>
                <w:b/>
                <w:bCs/>
              </w:rPr>
              <w:t>通俗含义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2D1902">
            <w:pPr>
              <w:rPr>
                <w:b/>
                <w:bCs/>
              </w:rPr>
            </w:pPr>
            <w:r>
              <w:rPr>
                <w:b/>
                <w:bCs/>
              </w:rPr>
              <w:t>提示词示例</w:t>
            </w:r>
          </w:p>
        </w:tc>
      </w:tr>
      <w:tr w14:paraId="5AA3A94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5F24D8">
            <w:r>
              <w:rPr>
                <w:b/>
                <w:bCs/>
              </w:rPr>
              <w:t>环比分析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1557B3">
            <w:r>
              <w:t>这个月跟上个月比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D230B7">
            <w:r>
              <w:t>"请计算每个门店6月与5月的销售额环比增长率"</w:t>
            </w:r>
          </w:p>
        </w:tc>
      </w:tr>
      <w:tr w14:paraId="2044C37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3A20FF6">
            <w:r>
              <w:rPr>
                <w:b/>
                <w:bCs/>
              </w:rPr>
              <w:t>同比分析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B4B4449">
            <w:r>
              <w:t>今年跟去年同期比</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18757EB">
            <w:r>
              <w:t>"请计算各门店今年6月与去年6月的销售额同比增长率"</w:t>
            </w:r>
          </w:p>
        </w:tc>
      </w:tr>
      <w:tr w14:paraId="52336D5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90A7D34">
            <w:r>
              <w:rPr>
                <w:b/>
                <w:bCs/>
              </w:rPr>
              <w:t>占比分析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271DB60">
            <w:r>
              <w:t>各部分占总体的比例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F9E784">
            <w:r>
              <w:t>"请计算每个产品类别的销售额占总销售额的百分比"</w:t>
            </w:r>
          </w:p>
        </w:tc>
      </w:tr>
      <w:tr w14:paraId="210E967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9F5CFBD">
            <w:r>
              <w:rPr>
                <w:b/>
                <w:bCs/>
              </w:rPr>
              <w:t>排名分析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2F3D30">
            <w:r>
              <w:t>按某个指标从高到低排</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D4AFE67">
            <w:r>
              <w:t>"请把各门店按6月销售额从高到低排序，并标注排名"</w:t>
            </w:r>
          </w:p>
        </w:tc>
      </w:tr>
      <w:tr w14:paraId="2E6B950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AE9C3C">
            <w:r>
              <w:rPr>
                <w:b/>
                <w:bCs/>
              </w:rPr>
              <w:t>对比分析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AC7733">
            <w:r>
              <w:t>两个或多个对象之间比较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365AB5B">
            <w:r>
              <w:t>"请对比华东区和华南区上半年的月度销售额变化趋势"</w:t>
            </w:r>
          </w:p>
        </w:tc>
      </w:tr>
      <w:tr w14:paraId="6FDD996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040241F">
            <w:r>
              <w:rPr>
                <w:b/>
                <w:bCs/>
              </w:rPr>
              <w:t>结构分析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B6B484">
            <w:r>
              <w:t>一个整体由哪些部分构成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382483">
            <w:r>
              <w:t>"请分析6月份销售额的产品类别构成，各类别分别占多少"</w:t>
            </w:r>
          </w:p>
        </w:tc>
      </w:tr>
    </w:tbl>
    <w:p w14:paraId="23528F6F">
      <w:r>
        <w:rPr>
          <w:rFonts w:hint="eastAsia"/>
          <w:b/>
          <w:bCs/>
        </w:rPr>
        <w:t>【想一想】</w:t>
      </w:r>
    </w:p>
    <w:p w14:paraId="315563C6">
      <w:pPr>
        <w:rPr>
          <w:rFonts w:hint="eastAsia"/>
        </w:rPr>
      </w:pPr>
      <w:r>
        <w:rPr>
          <w:rFonts w:hint="eastAsia"/>
        </w:rPr>
        <w:t>假设你在一家邮政网点实习，网点主任让你分析一下本网点上半年各月的包裹收寄量数据。你会选择以上哪几种分析方法？你会怎么向AI描述你的分析需求？试着在心里组织一下提示词。</w:t>
      </w:r>
    </w:p>
    <w:p w14:paraId="33E18397">
      <w:pPr>
        <w:rPr>
          <w:rFonts w:hint="eastAsia"/>
        </w:rPr>
      </w:pPr>
      <w:r>
        <w:rPr>
          <w:rFonts w:hint="eastAsia"/>
        </w:rPr>
        <w:pict>
          <v:rect id="_x0000_i1167" o:spt="1" style="height:3pt;width:0pt;" fillcolor="#A0A0A0" filled="t" stroked="f" coordsize="21600,21600" o:hr="t" o:hrstd="t" o:hralign="center">
            <v:path/>
            <v:fill on="t" focussize="0,0"/>
            <v:stroke on="f"/>
            <v:imagedata o:title=""/>
            <o:lock v:ext="edit"/>
            <w10:wrap type="none"/>
            <w10:anchorlock/>
          </v:rect>
        </w:pict>
      </w:r>
    </w:p>
    <w:p w14:paraId="6D81F778">
      <w:pPr>
        <w:rPr>
          <w:rFonts w:hint="eastAsia"/>
          <w:b/>
          <w:bCs/>
        </w:rPr>
      </w:pPr>
      <w:r>
        <w:rPr>
          <w:rFonts w:hint="eastAsia"/>
          <w:b/>
          <w:bCs/>
        </w:rPr>
        <w:t>三、让AI发现数据中的异常和趋势</w:t>
      </w:r>
    </w:p>
    <w:p w14:paraId="2DFF989A">
      <w:pPr>
        <w:rPr>
          <w:rFonts w:hint="eastAsia"/>
        </w:rPr>
      </w:pPr>
      <w:r>
        <w:rPr>
          <w:rFonts w:hint="eastAsia"/>
        </w:rPr>
        <w:t>除了常规分析之外，AI还有一个很有用的能力：</w:t>
      </w:r>
      <w:r>
        <w:rPr>
          <w:rFonts w:hint="eastAsia"/>
          <w:b/>
          <w:bCs/>
        </w:rPr>
        <w:t>发现你自己可能注意不到的异常和趋势。</w:t>
      </w:r>
    </w:p>
    <w:p w14:paraId="418E15E6">
      <w:r>
        <w:t>请帮我检查这份数据中有没有异常情况，比如：</w:t>
      </w:r>
    </w:p>
    <w:p w14:paraId="02EAFD1D">
      <w:r>
        <w:t>1. 某个月的数据跟前后月份差异特别大的（突然暴涨或骤降）</w:t>
      </w:r>
    </w:p>
    <w:p w14:paraId="0BFCEBE0">
      <w:r>
        <w:t>2. 某家门店的表现跟其他门店明显不同的</w:t>
      </w:r>
    </w:p>
    <w:p w14:paraId="00F1958C">
      <w:r>
        <w:t>3. 某个产品类别的销售趋势跟整体趋势背道而驰的</w:t>
      </w:r>
    </w:p>
    <w:p w14:paraId="4F02C390"/>
    <w:p w14:paraId="3815403D">
      <w:r>
        <w:t>如果发现异常，请描述异常情况，并提出可能的原因猜测（标明是猜测）。</w:t>
      </w:r>
    </w:p>
    <w:p w14:paraId="224E22CD">
      <w:pPr>
        <w:rPr>
          <w:rFonts w:hint="eastAsia"/>
        </w:rPr>
      </w:pPr>
      <w:r>
        <w:rPr>
          <w:rFonts w:hint="eastAsia"/>
        </w:rPr>
        <w:t>这里有一个很好的做法：</w:t>
      </w:r>
      <w:r>
        <w:rPr>
          <w:rFonts w:hint="eastAsia"/>
          <w:b/>
          <w:bCs/>
        </w:rPr>
        <w:t>让AI在给出猜测时明确标注"这是猜测"</w:t>
      </w:r>
      <w:r>
        <w:rPr>
          <w:rFonts w:hint="eastAsia"/>
        </w:rPr>
        <w:t>。因为AI并不了解你们公司的实际情况，它的"原因分析"只是基于常识的推测，对不对得靠你来判断。</w:t>
      </w:r>
    </w:p>
    <w:p w14:paraId="2A99E69E">
      <w:pPr>
        <w:rPr>
          <w:rFonts w:hint="eastAsia"/>
        </w:rPr>
      </w:pPr>
      <w:r>
        <w:rPr>
          <w:rFonts w:hint="eastAsia"/>
          <w:b/>
          <w:bCs/>
        </w:rPr>
        <w:t>【翻车现场】AI分析出了"假规律"</w:t>
      </w:r>
    </w:p>
    <w:p w14:paraId="6D311490">
      <w:pPr>
        <w:rPr>
          <w:rFonts w:hint="eastAsia"/>
        </w:rPr>
      </w:pPr>
      <w:r>
        <w:rPr>
          <w:rFonts w:hint="eastAsia"/>
        </w:rPr>
        <w:t>有学生让AI分析一份销售数据，AI发现"每个月的第一周销售额都比其他周高"，并据此得出结论："消费者更倾向于在月初购物，建议在月初加大促销力度。"</w:t>
      </w:r>
    </w:p>
    <w:p w14:paraId="0EEEB800">
      <w:pPr>
        <w:rPr>
          <w:rFonts w:hint="eastAsia"/>
        </w:rPr>
      </w:pPr>
      <w:r>
        <w:rPr>
          <w:rFonts w:hint="eastAsia"/>
        </w:rPr>
        <w:t>实际原因是什么呢？那家公司每个月1号发工资，员工拿到工资后第一件事就是去楼下的商店买零食。这个"规律"仅仅反映了公司发薪日的消费习惯，跟普遍的消费者行为毫无关系。</w:t>
      </w:r>
    </w:p>
    <w:p w14:paraId="771589D3">
      <w:pPr>
        <w:rPr>
          <w:rFonts w:hint="eastAsia"/>
        </w:rPr>
      </w:pPr>
      <w:r>
        <w:rPr>
          <w:rFonts w:hint="eastAsia"/>
        </w:rPr>
        <w:t>教训：</w:t>
      </w:r>
      <w:r>
        <w:rPr>
          <w:rFonts w:hint="eastAsia"/>
          <w:b/>
          <w:bCs/>
        </w:rPr>
        <w:t>AI看到的是数据层面的相关性，但相关不等于因果。</w:t>
      </w:r>
      <w:r>
        <w:rPr>
          <w:rFonts w:hint="eastAsia"/>
        </w:rPr>
        <w:t> 数据告诉你"是什么"，至于"为什么"，得靠你结合业务实际去判断。</w:t>
      </w:r>
    </w:p>
    <w:p w14:paraId="10555BD7">
      <w:pPr>
        <w:rPr>
          <w:rFonts w:hint="eastAsia"/>
        </w:rPr>
      </w:pPr>
      <w:r>
        <w:rPr>
          <w:rFonts w:hint="eastAsia"/>
        </w:rPr>
        <w:pict>
          <v:rect id="_x0000_i1168" o:spt="1" style="height:3pt;width:0pt;" fillcolor="#A0A0A0" filled="t" stroked="f" coordsize="21600,21600" o:hr="t" o:hrstd="t" o:hralign="center">
            <v:path/>
            <v:fill on="t" focussize="0,0"/>
            <v:stroke on="f"/>
            <v:imagedata o:title=""/>
            <o:lock v:ext="edit"/>
            <w10:wrap type="none"/>
            <w10:anchorlock/>
          </v:rect>
        </w:pict>
      </w:r>
    </w:p>
    <w:p w14:paraId="35B10812">
      <w:pPr>
        <w:rPr>
          <w:rFonts w:hint="eastAsia"/>
          <w:b/>
          <w:bCs/>
        </w:rPr>
      </w:pPr>
      <w:r>
        <w:rPr>
          <w:rFonts w:hint="eastAsia"/>
          <w:b/>
          <w:bCs/>
        </w:rPr>
        <w:t>四、让AI把分析结果总结成文字结论</w:t>
      </w:r>
    </w:p>
    <w:p w14:paraId="638F6085">
      <w:pPr>
        <w:rPr>
          <w:rFonts w:hint="eastAsia"/>
        </w:rPr>
      </w:pPr>
      <w:r>
        <w:rPr>
          <w:rFonts w:hint="eastAsia"/>
        </w:rPr>
        <w:t>做完数据分析之后，通常还需要把分析结果写成一段文字——放在报告里、发给领导看、或者在会上汇报。</w:t>
      </w:r>
    </w:p>
    <w:p w14:paraId="0E76C12F">
      <w:pPr>
        <w:rPr>
          <w:rFonts w:hint="eastAsia"/>
        </w:rPr>
      </w:pPr>
      <w:r>
        <w:rPr>
          <w:rFonts w:hint="eastAsia"/>
        </w:rPr>
        <w:t>这一步AI做得非常好。你只需要把分析出来的数据和要点告诉它，让它帮你组织成文字就行。</w:t>
      </w:r>
    </w:p>
    <w:p w14:paraId="7CDDED01">
      <w:r>
        <w:t>以下是我分析出来的数据结果：</w:t>
      </w:r>
    </w:p>
    <w:p w14:paraId="68DA43C2">
      <w:r>
        <w:t>- 6月总销售额42.8万元，环比增长11.2%，同比增长6.7%</w:t>
      </w:r>
    </w:p>
    <w:p w14:paraId="1866682F">
      <w:r>
        <w:t>- 销售额最高的门店是朝阳路店（9.3万），最低的是开发区店（4.1万）</w:t>
      </w:r>
    </w:p>
    <w:p w14:paraId="2BB78C79">
      <w:r>
        <w:t>- 夏季饮品和防晒用品销售增长最快，分别增长35%和28%</w:t>
      </w:r>
    </w:p>
    <w:p w14:paraId="3B94B6AE">
      <w:r>
        <w:t>- 冬季库存积压约2.3万元，主要集中在围巾和暖手宝</w:t>
      </w:r>
    </w:p>
    <w:p w14:paraId="5330F7F1">
      <w:r>
        <w:t>- 本月新增会员300人，主要来自社区地推活动</w:t>
      </w:r>
    </w:p>
    <w:p w14:paraId="18A4C460"/>
    <w:p w14:paraId="040E58F7">
      <w:r>
        <w:t>请把以上数据整理成一段300字左右的经营分析文字，语气客观务实，</w:t>
      </w:r>
    </w:p>
    <w:p w14:paraId="3577B726">
      <w:r>
        <w:t>适合放在月度经营报告中。要求有数据、有分析、有建议。</w:t>
      </w:r>
    </w:p>
    <w:p w14:paraId="4CBA0837">
      <w:pPr>
        <w:rPr>
          <w:rFonts w:hint="eastAsia"/>
        </w:rPr>
      </w:pPr>
      <w:r>
        <w:rPr>
          <w:rFonts w:hint="eastAsia"/>
        </w:rPr>
        <w:t>AI会生成一段结构清晰、语言规范的分析文字。你需要做的是</w:t>
      </w:r>
      <w:r>
        <w:rPr>
          <w:rFonts w:hint="eastAsia"/>
          <w:b/>
          <w:bCs/>
        </w:rPr>
        <w:t>检查所有数字是否与你提供的原始数据一致</w:t>
      </w:r>
      <w:r>
        <w:rPr>
          <w:rFonts w:hint="eastAsia"/>
        </w:rPr>
        <w:t>——AI在组织文字时偶尔会"手抖"改动某个数字，这种错误必须在使用前发现。</w:t>
      </w:r>
    </w:p>
    <w:p w14:paraId="17DA16E6">
      <w:pPr>
        <w:rPr>
          <w:rFonts w:hint="eastAsia"/>
        </w:rPr>
      </w:pPr>
      <w:r>
        <w:rPr>
          <w:rFonts w:hint="eastAsia"/>
        </w:rPr>
        <w:pict>
          <v:rect id="_x0000_i1169" o:spt="1" style="height:3pt;width:0pt;" fillcolor="#A0A0A0" filled="t" stroked="f" coordsize="21600,21600" o:hr="t" o:hrstd="t" o:hralign="center">
            <v:path/>
            <v:fill on="t" focussize="0,0"/>
            <v:stroke on="f"/>
            <v:imagedata o:title=""/>
            <o:lock v:ext="edit"/>
            <w10:wrap type="none"/>
            <w10:anchorlock/>
          </v:rect>
        </w:pict>
      </w:r>
    </w:p>
    <w:p w14:paraId="24AD4521">
      <w:pPr>
        <w:rPr>
          <w:rFonts w:hint="eastAsia"/>
        </w:rPr>
      </w:pPr>
      <w:r>
        <w:rPr>
          <w:rFonts w:hint="eastAsia"/>
          <w:b/>
          <w:bCs/>
        </w:rPr>
        <w:t>【任务小结与自测】</w:t>
      </w:r>
    </w:p>
    <w:p w14:paraId="2641D915">
      <w:pPr>
        <w:rPr>
          <w:rFonts w:hint="eastAsia"/>
        </w:rPr>
      </w:pPr>
      <w:r>
        <w:rPr>
          <w:rFonts w:hint="eastAsia"/>
        </w:rPr>
        <w:t>完成任务三后，检查一下：</w:t>
      </w:r>
    </w:p>
    <w:p w14:paraId="4731C927">
      <w:pPr>
        <w:numPr>
          <w:ilvl w:val="0"/>
          <w:numId w:val="98"/>
        </w:numPr>
        <w:rPr>
          <w:rFonts w:hint="eastAsia"/>
        </w:rPr>
      </w:pPr>
      <w:r>
        <w:rPr>
          <w:rFonts w:hint="eastAsia"/>
        </w:rPr>
        <w:t>知道可以上传数据文件让AI进行整体分析</w:t>
      </w:r>
    </w:p>
    <w:p w14:paraId="5BFEC4CB">
      <w:pPr>
        <w:numPr>
          <w:ilvl w:val="0"/>
          <w:numId w:val="98"/>
        </w:numPr>
        <w:rPr>
          <w:rFonts w:hint="eastAsia"/>
        </w:rPr>
      </w:pPr>
      <w:r>
        <w:rPr>
          <w:rFonts w:hint="eastAsia"/>
        </w:rPr>
        <w:t>了解环比、同比、占比、排名、对比、结构分析等常见方法</w:t>
      </w:r>
    </w:p>
    <w:p w14:paraId="57D0819A">
      <w:pPr>
        <w:numPr>
          <w:ilvl w:val="0"/>
          <w:numId w:val="98"/>
        </w:numPr>
        <w:rPr>
          <w:rFonts w:hint="eastAsia"/>
        </w:rPr>
      </w:pPr>
      <w:r>
        <w:rPr>
          <w:rFonts w:hint="eastAsia"/>
        </w:rPr>
        <w:t>理解"AI看到相关性不代表因果关系"，分析结论需要人工判断</w:t>
      </w:r>
    </w:p>
    <w:p w14:paraId="7508D353">
      <w:pPr>
        <w:numPr>
          <w:ilvl w:val="0"/>
          <w:numId w:val="98"/>
        </w:numPr>
        <w:rPr>
          <w:rFonts w:hint="eastAsia"/>
        </w:rPr>
      </w:pPr>
      <w:r>
        <w:rPr>
          <w:rFonts w:hint="eastAsia"/>
        </w:rPr>
        <w:t>能让AI把数据分析结果整理成文字结论</w:t>
      </w:r>
    </w:p>
    <w:p w14:paraId="6EA003F2">
      <w:pPr>
        <w:numPr>
          <w:ilvl w:val="0"/>
          <w:numId w:val="98"/>
        </w:numPr>
        <w:rPr>
          <w:rFonts w:hint="eastAsia"/>
        </w:rPr>
      </w:pPr>
      <w:r>
        <w:rPr>
          <w:rFonts w:hint="eastAsia"/>
        </w:rPr>
        <w:t>知道必须核对AI文字中的数字是否与原始数据一致</w:t>
      </w:r>
    </w:p>
    <w:p w14:paraId="0BC4513B">
      <w:pPr>
        <w:rPr>
          <w:rFonts w:hint="eastAsia"/>
        </w:rPr>
      </w:pPr>
      <w:r>
        <w:rPr>
          <w:rFonts w:hint="eastAsia"/>
        </w:rPr>
        <w:pict>
          <v:rect id="_x0000_i1170" o:spt="1" style="height:3pt;width:0pt;" fillcolor="#A0A0A0" filled="t" stroked="f" coordsize="21600,21600" o:hr="t" o:hrstd="t" o:hralign="center">
            <v:path/>
            <v:fill on="t" focussize="0,0"/>
            <v:stroke on="f"/>
            <v:imagedata o:title=""/>
            <o:lock v:ext="edit"/>
            <w10:wrap type="none"/>
            <w10:anchorlock/>
          </v:rect>
        </w:pict>
      </w:r>
    </w:p>
    <w:p w14:paraId="3358AF7F">
      <w:pPr>
        <w:rPr>
          <w:rFonts w:hint="eastAsia"/>
          <w:b/>
          <w:bCs/>
        </w:rPr>
      </w:pPr>
      <w:r>
        <w:rPr>
          <w:rFonts w:hint="eastAsia"/>
          <w:b/>
          <w:bCs/>
        </w:rPr>
        <w:t>任务四 用AI做简单的图表</w:t>
      </w:r>
    </w:p>
    <w:p w14:paraId="6C517CB1">
      <w:pPr>
        <w:rPr>
          <w:rFonts w:hint="eastAsia"/>
        </w:rPr>
      </w:pPr>
      <w:r>
        <w:rPr>
          <w:rFonts w:hint="eastAsia"/>
          <w:b/>
          <w:bCs/>
        </w:rPr>
        <w:t>【任务描述】</w:t>
      </w:r>
      <w:r>
        <w:rPr>
          <w:rFonts w:hint="eastAsia"/>
        </w:rPr>
        <w:t> "一张好图胜过一页表格。"数据分析的结果如果只是一堆数字和文字，阅读起来比较吃力。把关键数据做成图表，信息传达效果会好得多。AI可以帮你选择合适的图表类型、生成图表，还能帮你写图表的分析解读文字。</w:t>
      </w:r>
    </w:p>
    <w:p w14:paraId="0D297F2D">
      <w:pPr>
        <w:rPr>
          <w:rFonts w:hint="eastAsia"/>
        </w:rPr>
      </w:pPr>
      <w:r>
        <w:rPr>
          <w:rFonts w:hint="eastAsia"/>
        </w:rPr>
        <w:pict>
          <v:rect id="_x0000_i1171" o:spt="1" style="height:3pt;width:0pt;" fillcolor="#A0A0A0" filled="t" stroked="f" coordsize="21600,21600" o:hr="t" o:hrstd="t" o:hralign="center">
            <v:path/>
            <v:fill on="t" focussize="0,0"/>
            <v:stroke on="f"/>
            <v:imagedata o:title=""/>
            <o:lock v:ext="edit"/>
            <w10:wrap type="none"/>
            <w10:anchorlock/>
          </v:rect>
        </w:pict>
      </w:r>
    </w:p>
    <w:p w14:paraId="0C0091FB">
      <w:pPr>
        <w:rPr>
          <w:rFonts w:hint="eastAsia"/>
          <w:b/>
          <w:bCs/>
        </w:rPr>
      </w:pPr>
      <w:r>
        <w:rPr>
          <w:rFonts w:hint="eastAsia"/>
          <w:b/>
          <w:bCs/>
        </w:rPr>
        <w:t>一、告诉AI你想展示什么，让它推荐图表类型</w:t>
      </w:r>
    </w:p>
    <w:p w14:paraId="0CECF93E">
      <w:pPr>
        <w:rPr>
          <w:rFonts w:hint="eastAsia"/>
        </w:rPr>
      </w:pPr>
      <w:r>
        <w:rPr>
          <w:rFonts w:hint="eastAsia"/>
        </w:rPr>
        <w:t>做图表之前先搞清楚一个问题：</w:t>
      </w:r>
      <w:r>
        <w:rPr>
          <w:rFonts w:hint="eastAsia"/>
          <w:b/>
          <w:bCs/>
        </w:rPr>
        <w:t>你想用图表来说明什么？</w:t>
      </w:r>
      <w:r>
        <w:rPr>
          <w:rFonts w:hint="eastAsia"/>
        </w:rPr>
        <w:t> 不同的"说明目的"对应不同的图表类型。</w:t>
      </w:r>
    </w:p>
    <w:p w14:paraId="7A2275B2">
      <w:pPr>
        <w:rPr>
          <w:rFonts w:hint="eastAsia"/>
        </w:rPr>
      </w:pPr>
      <w:r>
        <w:rPr>
          <w:rFonts w:hint="eastAsia"/>
        </w:rPr>
        <w:t>很多人不太确定自己的数据应该用什么图表来展示。这时候可以直接问AI。</w:t>
      </w:r>
    </w:p>
    <w:p w14:paraId="170A1405">
      <w:r>
        <w:t>我有以下几组数据，请帮我推荐最合适的图表类型，并说明理由：</w:t>
      </w:r>
    </w:p>
    <w:p w14:paraId="78AEBC16"/>
    <w:p w14:paraId="627281A4">
      <w:r>
        <w:t>1. 6家门店6月份的销售额（想对比各门店的业绩高低）</w:t>
      </w:r>
    </w:p>
    <w:p w14:paraId="5DE44EE9">
      <w:r>
        <w:t>2. 某门店1月到6月的月度销售额变化（想看趋势）</w:t>
      </w:r>
    </w:p>
    <w:p w14:paraId="1AB434C9">
      <w:r>
        <w:t>3. 4个产品类别各自占总销售额的比例（想看构成）</w:t>
      </w:r>
    </w:p>
    <w:p w14:paraId="0E59CB54">
      <w:r>
        <w:t>4. 各门店的销售额和利润率两个指标（想看两个指标之间有没有关系）</w:t>
      </w:r>
    </w:p>
    <w:p w14:paraId="25DA13DC">
      <w:r>
        <w:rPr>
          <w:rFonts w:hint="eastAsia"/>
        </w:rPr>
        <w:t>AI通常会给出这样的建议——常见数据展示目的与对应图表类型见表4-4。</w:t>
      </w:r>
    </w:p>
    <w:p w14:paraId="41B233A2">
      <w:pPr>
        <w:jc w:val="center"/>
        <w:rPr>
          <w:rFonts w:hint="eastAsia"/>
        </w:rPr>
      </w:pPr>
      <w:r>
        <w:t>表4-4 数据展示目的与推荐图表类型</w:t>
      </w:r>
    </w:p>
    <w:tbl>
      <w:tblPr>
        <w:tblStyle w:val="17"/>
        <w:tblW w:w="7296" w:type="dxa"/>
        <w:tblInd w:w="0" w:type="dxa"/>
        <w:tblLayout w:type="autofit"/>
        <w:tblCellMar>
          <w:top w:w="15" w:type="dxa"/>
          <w:left w:w="15" w:type="dxa"/>
          <w:bottom w:w="15" w:type="dxa"/>
          <w:right w:w="15" w:type="dxa"/>
        </w:tblCellMar>
      </w:tblPr>
      <w:tblGrid>
        <w:gridCol w:w="1763"/>
        <w:gridCol w:w="2185"/>
        <w:gridCol w:w="3348"/>
      </w:tblGrid>
      <w:tr w14:paraId="70CDD491">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389732">
            <w:pPr>
              <w:rPr>
                <w:rFonts w:hint="eastAsia"/>
                <w:b/>
                <w:bCs/>
              </w:rPr>
            </w:pPr>
            <w:r>
              <w:rPr>
                <w:b/>
                <w:bCs/>
              </w:rPr>
              <w:t>展示目的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0D1C74">
            <w:pPr>
              <w:rPr>
                <w:b/>
                <w:bCs/>
              </w:rPr>
            </w:pPr>
            <w:r>
              <w:rPr>
                <w:b/>
                <w:bCs/>
              </w:rPr>
              <w:t>推荐图表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0945F7">
            <w:pPr>
              <w:rPr>
                <w:b/>
                <w:bCs/>
              </w:rPr>
            </w:pPr>
            <w:r>
              <w:rPr>
                <w:b/>
                <w:bCs/>
              </w:rPr>
              <w:t>适用场景</w:t>
            </w:r>
          </w:p>
        </w:tc>
      </w:tr>
      <w:tr w14:paraId="50F34EB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60B597">
            <w:r>
              <w:t>比较大小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231F85">
            <w:r>
              <w:t>柱形图（竖向）或条形图（横向）</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7D1DF6">
            <w:r>
              <w:t>各门店销售额对比、各产品销量对比</w:t>
            </w:r>
          </w:p>
        </w:tc>
      </w:tr>
      <w:tr w14:paraId="381092D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120A9EA">
            <w:r>
              <w:t>看趋势变化</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D233625">
            <w:r>
              <w:t>折线图</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AE115DD">
            <w:r>
              <w:t>月度销售额走势、客流量变化</w:t>
            </w:r>
          </w:p>
        </w:tc>
      </w:tr>
      <w:tr w14:paraId="1AB966B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DDBD28">
            <w:r>
              <w:t>看占比构成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AEA82F">
            <w:r>
              <w:t>饼图或环形图</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676E846">
            <w:r>
              <w:t>各产品类别销售占比、各区域业绩占比</w:t>
            </w:r>
          </w:p>
        </w:tc>
      </w:tr>
      <w:tr w14:paraId="17B8ED7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5A5AD61">
            <w:r>
              <w:t>看两个指标关系</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FF93F99">
            <w:r>
              <w:t>散点图</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809B6DC">
            <w:r>
              <w:t>销售额与利润率的关系、广告投入与销量的关系</w:t>
            </w:r>
          </w:p>
        </w:tc>
      </w:tr>
      <w:tr w14:paraId="3B2D6D7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79C186">
            <w:r>
              <w:t>比较多个对象的多个指标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01F15E">
            <w:r>
              <w:t>雷达图</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958C20">
            <w:r>
              <w:t>不同门店在销售额、利润、客流、满意度等维度的综合对比</w:t>
            </w:r>
          </w:p>
        </w:tc>
      </w:tr>
      <w:tr w14:paraId="6831425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8CD066E">
            <w:r>
              <w:t>展示部分与整体的层级关系</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C7C9D80">
            <w:r>
              <w:t>堆积柱形图或树状图</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3B314C9">
            <w:r>
              <w:t>各区域→各门店的业绩层级</w:t>
            </w:r>
          </w:p>
        </w:tc>
      </w:tr>
    </w:tbl>
    <w:p w14:paraId="44CA6C27">
      <w:r>
        <w:rPr>
          <w:rFonts w:hint="eastAsia"/>
          <w:b/>
          <w:bCs/>
        </w:rPr>
        <w:t>【知识卡片】选图表的一个简单口诀</w:t>
      </w:r>
    </w:p>
    <w:p w14:paraId="24A3F3A1">
      <w:pPr>
        <w:numPr>
          <w:ilvl w:val="0"/>
          <w:numId w:val="99"/>
        </w:numPr>
        <w:rPr>
          <w:rFonts w:hint="eastAsia"/>
        </w:rPr>
      </w:pPr>
      <w:r>
        <w:rPr>
          <w:rFonts w:hint="eastAsia"/>
          <w:b/>
          <w:bCs/>
        </w:rPr>
        <w:t>比高低</w:t>
      </w:r>
      <w:r>
        <w:rPr>
          <w:rFonts w:hint="eastAsia"/>
        </w:rPr>
        <w:t> → 用柱形图</w:t>
      </w:r>
    </w:p>
    <w:p w14:paraId="40C62AB3">
      <w:pPr>
        <w:numPr>
          <w:ilvl w:val="0"/>
          <w:numId w:val="99"/>
        </w:numPr>
        <w:rPr>
          <w:rFonts w:hint="eastAsia"/>
        </w:rPr>
      </w:pPr>
      <w:r>
        <w:rPr>
          <w:rFonts w:hint="eastAsia"/>
          <w:b/>
          <w:bCs/>
        </w:rPr>
        <w:t>看趋势</w:t>
      </w:r>
      <w:r>
        <w:rPr>
          <w:rFonts w:hint="eastAsia"/>
        </w:rPr>
        <w:t> → 用折线图</w:t>
      </w:r>
    </w:p>
    <w:p w14:paraId="0D60EC3F">
      <w:pPr>
        <w:numPr>
          <w:ilvl w:val="0"/>
          <w:numId w:val="99"/>
        </w:numPr>
        <w:rPr>
          <w:rFonts w:hint="eastAsia"/>
        </w:rPr>
      </w:pPr>
      <w:r>
        <w:rPr>
          <w:rFonts w:hint="eastAsia"/>
          <w:b/>
          <w:bCs/>
        </w:rPr>
        <w:t>看占比</w:t>
      </w:r>
      <w:r>
        <w:rPr>
          <w:rFonts w:hint="eastAsia"/>
        </w:rPr>
        <w:t> → 用饼图</w:t>
      </w:r>
    </w:p>
    <w:p w14:paraId="5A53F0D8">
      <w:pPr>
        <w:numPr>
          <w:ilvl w:val="0"/>
          <w:numId w:val="99"/>
        </w:numPr>
        <w:rPr>
          <w:rFonts w:hint="eastAsia"/>
        </w:rPr>
      </w:pPr>
      <w:r>
        <w:rPr>
          <w:rFonts w:hint="eastAsia"/>
          <w:b/>
          <w:bCs/>
        </w:rPr>
        <w:t>找关系</w:t>
      </w:r>
      <w:r>
        <w:rPr>
          <w:rFonts w:hint="eastAsia"/>
        </w:rPr>
        <w:t> → 用散点图</w:t>
      </w:r>
    </w:p>
    <w:p w14:paraId="614B8501">
      <w:pPr>
        <w:rPr>
          <w:rFonts w:hint="eastAsia"/>
        </w:rPr>
      </w:pPr>
      <w:r>
        <w:rPr>
          <w:rFonts w:hint="eastAsia"/>
        </w:rPr>
        <w:t>记住这四条就够应付绝大多数商贸数据的可视化需求了。</w:t>
      </w:r>
    </w:p>
    <w:p w14:paraId="293A5ED7">
      <w:pPr>
        <w:rPr>
          <w:rFonts w:hint="eastAsia"/>
        </w:rPr>
      </w:pPr>
      <w:r>
        <w:rPr>
          <w:rFonts w:hint="eastAsia"/>
        </w:rPr>
        <w:pict>
          <v:rect id="_x0000_i1172" o:spt="1" style="height:3pt;width:0pt;" fillcolor="#A0A0A0" filled="t" stroked="f" coordsize="21600,21600" o:hr="t" o:hrstd="t" o:hralign="center">
            <v:path/>
            <v:fill on="t" focussize="0,0"/>
            <v:stroke on="f"/>
            <v:imagedata o:title=""/>
            <o:lock v:ext="edit"/>
            <w10:wrap type="none"/>
            <w10:anchorlock/>
          </v:rect>
        </w:pict>
      </w:r>
    </w:p>
    <w:p w14:paraId="3F553207">
      <w:pPr>
        <w:rPr>
          <w:rFonts w:hint="eastAsia"/>
          <w:b/>
          <w:bCs/>
        </w:rPr>
      </w:pPr>
      <w:r>
        <w:rPr>
          <w:rFonts w:hint="eastAsia"/>
          <w:b/>
          <w:bCs/>
        </w:rPr>
        <w:t>二、让AI生成图表并解读</w:t>
      </w:r>
    </w:p>
    <w:p w14:paraId="426CFACE">
      <w:pPr>
        <w:rPr>
          <w:rFonts w:hint="eastAsia"/>
        </w:rPr>
      </w:pPr>
      <w:r>
        <w:rPr>
          <w:rFonts w:hint="eastAsia"/>
        </w:rPr>
        <w:t>目前，部分AI平台（如DeepSeek、通义千问等）已经具备在对话中直接生成图表的能力。你可以上传数据之后，让AI直接画图。</w:t>
      </w:r>
    </w:p>
    <w:p w14:paraId="69DE7684">
      <w:r>
        <w:t>我上传了一份数据文件，包含6家门店1月到6月的月度销售额。</w:t>
      </w:r>
    </w:p>
    <w:p w14:paraId="1675A350">
      <w:r>
        <w:t>请用折线图展示各门店的销售额变化趋势，每家门店用不同颜色的线，</w:t>
      </w:r>
    </w:p>
    <w:p w14:paraId="3A06E31E">
      <w:r>
        <w:t>图表标题为"各门店上半年月度销售额趋势"，横轴是月份，纵轴是</w:t>
      </w:r>
    </w:p>
    <w:p w14:paraId="3543D270">
      <w:r>
        <w:t>销售额（万元）。</w:t>
      </w:r>
    </w:p>
    <w:p w14:paraId="05ECD2AE">
      <w:pPr>
        <w:rPr>
          <w:rFonts w:hint="eastAsia"/>
        </w:rPr>
      </w:pPr>
      <w:r>
        <w:rPr>
          <w:rFonts w:hint="eastAsia"/>
        </w:rPr>
        <w:t>如果AI平台不支持直接生成图表，也不要紧。可以让AI告诉你在Excel中怎么做这张图：</w:t>
      </w:r>
    </w:p>
    <w:p w14:paraId="695B1554">
      <w:r>
        <w:t>请告诉我怎么在Excel中用以下数据制作一张折线图，要求每家门店一条线、</w:t>
      </w:r>
    </w:p>
    <w:p w14:paraId="664E3997">
      <w:r>
        <w:t>横轴是月份、纵轴是销售额。请给出详细的操作步骤。</w:t>
      </w:r>
    </w:p>
    <w:p w14:paraId="62043C48"/>
    <w:p w14:paraId="57897B9C">
      <w:r>
        <w:t>[粘贴数据或描述数据的结构]</w:t>
      </w:r>
    </w:p>
    <w:p w14:paraId="5057E743">
      <w:pPr>
        <w:rPr>
          <w:rFonts w:hint="eastAsia"/>
        </w:rPr>
      </w:pPr>
      <w:r>
        <w:rPr>
          <w:rFonts w:hint="eastAsia"/>
        </w:rPr>
        <w:t>无论用哪种方式，AI都能帮你把"怎么做图"这个问题解决掉。</w:t>
      </w:r>
    </w:p>
    <w:p w14:paraId="574FDC24">
      <w:pPr>
        <w:rPr>
          <w:rFonts w:hint="eastAsia"/>
        </w:rPr>
      </w:pPr>
      <w:r>
        <w:rPr>
          <w:rFonts w:hint="eastAsia"/>
        </w:rPr>
        <w:pict>
          <v:rect id="_x0000_i1173" o:spt="1" style="height:3pt;width:0pt;" fillcolor="#A0A0A0" filled="t" stroked="f" coordsize="21600,21600" o:hr="t" o:hrstd="t" o:hralign="center">
            <v:path/>
            <v:fill on="t" focussize="0,0"/>
            <v:stroke on="f"/>
            <v:imagedata o:title=""/>
            <o:lock v:ext="edit"/>
            <w10:wrap type="none"/>
            <w10:anchorlock/>
          </v:rect>
        </w:pict>
      </w:r>
    </w:p>
    <w:p w14:paraId="2DBD3303">
      <w:pPr>
        <w:rPr>
          <w:rFonts w:hint="eastAsia"/>
          <w:b/>
          <w:bCs/>
        </w:rPr>
      </w:pPr>
      <w:r>
        <w:rPr>
          <w:rFonts w:hint="eastAsia"/>
          <w:b/>
          <w:bCs/>
        </w:rPr>
        <w:t>三、图表分析文字的AI辅助撰写</w:t>
      </w:r>
    </w:p>
    <w:p w14:paraId="4E5ABD13">
      <w:pPr>
        <w:rPr>
          <w:rFonts w:hint="eastAsia"/>
        </w:rPr>
      </w:pPr>
      <w:r>
        <w:rPr>
          <w:rFonts w:hint="eastAsia"/>
        </w:rPr>
        <w:t>做出图表之后，很多时候还需要配一段文字来说明"这张图说明了什么问题"。这种图表解读文字让AI来写非常合适。</w:t>
      </w:r>
    </w:p>
    <w:p w14:paraId="0A146A95">
      <w:r>
        <w:t>我做了一张折线图，展示了6家门店上半年的月度销售额趋势。</w:t>
      </w:r>
    </w:p>
    <w:p w14:paraId="4C498017">
      <w:r>
        <w:t>从图中可以看出以下信息：</w:t>
      </w:r>
    </w:p>
    <w:p w14:paraId="3AC3C168">
      <w:r>
        <w:t>- 朝阳路店和中山路店呈持续上升趋势</w:t>
      </w:r>
    </w:p>
    <w:p w14:paraId="02DF7E76">
      <w:r>
        <w:t>- 开发区店从4月开始连续下降</w:t>
      </w:r>
    </w:p>
    <w:p w14:paraId="530339E0">
      <w:r>
        <w:t>- 3月份整体有一个小低谷，4月份回升</w:t>
      </w:r>
    </w:p>
    <w:p w14:paraId="3DD02B62">
      <w:r>
        <w:t>- 各门店之间的差距在逐渐拉大</w:t>
      </w:r>
    </w:p>
    <w:p w14:paraId="761D1362"/>
    <w:p w14:paraId="547D8D10">
      <w:r>
        <w:t>请把以上观察整理成一段150字左右的图表分析文字，语气客观务实，</w:t>
      </w:r>
    </w:p>
    <w:p w14:paraId="6F997F64">
      <w:r>
        <w:t>适合放在经营分析报告中。</w:t>
      </w:r>
    </w:p>
    <w:p w14:paraId="6EB924B3">
      <w:pPr>
        <w:rPr>
          <w:rFonts w:hint="eastAsia"/>
        </w:rPr>
      </w:pPr>
      <w:r>
        <w:rPr>
          <w:rFonts w:hint="eastAsia"/>
        </w:rPr>
        <w:t>注意这里的提示词结构：</w:t>
      </w:r>
      <w:r>
        <w:rPr>
          <w:rFonts w:hint="eastAsia"/>
          <w:b/>
          <w:bCs/>
        </w:rPr>
        <w:t>先自己看图提炼观察要点，再让AI帮忙组织成文字。</w:t>
      </w:r>
      <w:r>
        <w:rPr>
          <w:rFonts w:hint="eastAsia"/>
        </w:rPr>
        <w:t> 不建议直接说"帮我分析这张图"而不给任何你自己的观察——因为AI可能看到的和你关注的重点不一样。</w:t>
      </w:r>
    </w:p>
    <w:p w14:paraId="4FC1CD27">
      <w:pPr>
        <w:rPr>
          <w:rFonts w:hint="eastAsia"/>
        </w:rPr>
      </w:pPr>
      <w:r>
        <w:rPr>
          <w:rFonts w:hint="eastAsia"/>
        </w:rPr>
        <w:pict>
          <v:rect id="_x0000_i1174" o:spt="1" style="height:3pt;width:0pt;" fillcolor="#A0A0A0" filled="t" stroked="f" coordsize="21600,21600" o:hr="t" o:hrstd="t" o:hralign="center">
            <v:path/>
            <v:fill on="t" focussize="0,0"/>
            <v:stroke on="f"/>
            <v:imagedata o:title=""/>
            <o:lock v:ext="edit"/>
            <w10:wrap type="none"/>
            <w10:anchorlock/>
          </v:rect>
        </w:pict>
      </w:r>
    </w:p>
    <w:p w14:paraId="58E8412F">
      <w:pPr>
        <w:rPr>
          <w:rFonts w:hint="eastAsia"/>
          <w:b/>
          <w:bCs/>
        </w:rPr>
      </w:pPr>
      <w:r>
        <w:rPr>
          <w:rFonts w:hint="eastAsia"/>
          <w:b/>
          <w:bCs/>
        </w:rPr>
        <w:t>四、不同AI平台的图表生成能力对比</w:t>
      </w:r>
    </w:p>
    <w:p w14:paraId="6119971E">
      <w:r>
        <w:rPr>
          <w:rFonts w:hint="eastAsia"/>
        </w:rPr>
        <w:t>不同AI平台在图表生成方面的能力差异不小。截至2025年上半年各平台的图表支持情况见表4-5。</w:t>
      </w:r>
    </w:p>
    <w:p w14:paraId="056DC392">
      <w:pPr>
        <w:jc w:val="center"/>
        <w:rPr>
          <w:rFonts w:hint="eastAsia"/>
        </w:rPr>
      </w:pPr>
      <w:r>
        <w:t>表4-5 主流AI平台的图表生成能力对比</w:t>
      </w:r>
    </w:p>
    <w:tbl>
      <w:tblPr>
        <w:tblStyle w:val="17"/>
        <w:tblW w:w="7296" w:type="dxa"/>
        <w:tblInd w:w="0" w:type="dxa"/>
        <w:tblLayout w:type="autofit"/>
        <w:tblCellMar>
          <w:top w:w="15" w:type="dxa"/>
          <w:left w:w="15" w:type="dxa"/>
          <w:bottom w:w="15" w:type="dxa"/>
          <w:right w:w="15" w:type="dxa"/>
        </w:tblCellMar>
      </w:tblPr>
      <w:tblGrid>
        <w:gridCol w:w="1294"/>
        <w:gridCol w:w="1349"/>
        <w:gridCol w:w="2124"/>
        <w:gridCol w:w="2529"/>
      </w:tblGrid>
      <w:tr w14:paraId="3D790929">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C73B15">
            <w:pPr>
              <w:rPr>
                <w:rFonts w:hint="eastAsia"/>
                <w:b/>
                <w:bCs/>
              </w:rPr>
            </w:pPr>
            <w:r>
              <w:rPr>
                <w:b/>
                <w:bCs/>
              </w:rPr>
              <w:t>平台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325EA8">
            <w:pPr>
              <w:rPr>
                <w:b/>
                <w:bCs/>
              </w:rPr>
            </w:pPr>
            <w:r>
              <w:rPr>
                <w:b/>
                <w:bCs/>
              </w:rPr>
              <w:t>能否直接生成图表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663E8D">
            <w:pPr>
              <w:rPr>
                <w:b/>
                <w:bCs/>
              </w:rPr>
            </w:pPr>
            <w:r>
              <w:rPr>
                <w:b/>
                <w:bCs/>
              </w:rPr>
              <w:t>图表类型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7A9A2A">
            <w:pPr>
              <w:rPr>
                <w:b/>
                <w:bCs/>
              </w:rPr>
            </w:pPr>
            <w:r>
              <w:rPr>
                <w:b/>
                <w:bCs/>
              </w:rPr>
              <w:t>使用建议</w:t>
            </w:r>
          </w:p>
        </w:tc>
      </w:tr>
      <w:tr w14:paraId="251E16A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6143CE">
            <w:r>
              <w:t>DeepSeek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7334D8">
            <w:r>
              <w:rPr>
                <w:rFonts w:ascii="Segoe UI Emoji" w:hAnsi="Segoe UI Emoji" w:cs="Segoe UI Emoji"/>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BEF15F">
            <w:r>
              <w:t>折线图、柱形图、饼图等基础类型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3EBE79">
            <w:r>
              <w:t>可直接在对话中生成，但复杂图表效果有限</w:t>
            </w:r>
          </w:p>
        </w:tc>
      </w:tr>
      <w:tr w14:paraId="6DCAEE3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E56DCE8">
            <w:r>
              <w:t>通义千问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5656F86">
            <w:r>
              <w:rPr>
                <w:rFonts w:ascii="Segoe UI Emoji" w:hAnsi="Segoe UI Emoji" w:cs="Segoe UI Emoji"/>
              </w:rP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7426D9">
            <w:r>
              <w:t>支持多种图表类型</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6030B06">
            <w:r>
              <w:t>数据分析和图表生成的综合能力较强</w:t>
            </w:r>
          </w:p>
        </w:tc>
      </w:tr>
      <w:tr w14:paraId="3652474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21E317">
            <w:r>
              <w:t>Kimi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11AFDD">
            <w:r>
              <w:t>有限支持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948834">
            <w:r>
              <w:t>部分图表可生成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23A0156">
            <w:r>
              <w:t>更擅长数据阅读和文字分析</w:t>
            </w:r>
          </w:p>
        </w:tc>
      </w:tr>
      <w:tr w14:paraId="17ECCDC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D84BB78">
            <w:r>
              <w:t>文心一言</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818B42D">
            <w:r>
              <w:rPr>
                <w:rFonts w:ascii="Segoe UI Emoji" w:hAnsi="Segoe UI Emoji" w:cs="Segoe UI Emoji"/>
              </w:rP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6C4E410">
            <w:r>
              <w:t>基础图表类型</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A6DF8C0">
            <w:r>
              <w:t>可配合文字分析使用</w:t>
            </w:r>
          </w:p>
        </w:tc>
      </w:tr>
      <w:tr w14:paraId="1E7A95F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29EC73E">
            <w:r>
              <w:t>豆包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4E9D11">
            <w:r>
              <w:t>有限支持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2EC85A4">
            <w:r>
              <w:t>简单图表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CFD711">
            <w:r>
              <w:t>图表能力相对较弱</w:t>
            </w:r>
          </w:p>
        </w:tc>
      </w:tr>
    </w:tbl>
    <w:p w14:paraId="5FD923FD">
      <w:r>
        <w:rPr>
          <w:rFonts w:hint="eastAsia"/>
        </w:rPr>
        <w:t>说明：AI平台的功能更新非常快，以上信息可能很快过时。请以各平台最新的实际体验为准。</w:t>
      </w:r>
    </w:p>
    <w:p w14:paraId="28467E46">
      <w:pPr>
        <w:rPr>
          <w:rFonts w:hint="eastAsia"/>
        </w:rPr>
      </w:pPr>
      <w:r>
        <w:rPr>
          <w:rFonts w:hint="eastAsia"/>
          <w:b/>
          <w:bCs/>
        </w:rPr>
        <w:t>一个实用建议：</w:t>
      </w:r>
      <w:r>
        <w:rPr>
          <w:rFonts w:hint="eastAsia"/>
        </w:rPr>
        <w:t> 如果AI生成的图表效果不够理想（比如样式太简陋或数据展示不够清晰），完全可以把数据拿回Excel自己做图——让AI帮你决定"用什么图表类型"和"怎么解读"就够了，图表本身用Excel做可能效果更好。</w:t>
      </w:r>
    </w:p>
    <w:p w14:paraId="33670358">
      <w:pPr>
        <w:rPr>
          <w:rFonts w:hint="eastAsia"/>
        </w:rPr>
      </w:pPr>
      <w:r>
        <w:rPr>
          <w:rFonts w:hint="eastAsia"/>
          <w:b/>
          <w:bCs/>
        </w:rPr>
        <w:t>【试一试】</w:t>
      </w:r>
    </w:p>
    <w:p w14:paraId="11F81E7D">
      <w:pPr>
        <w:rPr>
          <w:rFonts w:hint="eastAsia"/>
        </w:rPr>
      </w:pPr>
      <w:r>
        <w:rPr>
          <w:rFonts w:hint="eastAsia"/>
        </w:rPr>
        <w:t>准备以下一组简单数据（可以手动输入或用Excel创建一个小文件）：</w:t>
      </w:r>
    </w:p>
    <w:tbl>
      <w:tblPr>
        <w:tblStyle w:val="17"/>
        <w:tblW w:w="6792" w:type="dxa"/>
        <w:tblInd w:w="0" w:type="dxa"/>
        <w:tblLayout w:type="autofit"/>
        <w:tblCellMar>
          <w:top w:w="15" w:type="dxa"/>
          <w:left w:w="15" w:type="dxa"/>
          <w:bottom w:w="15" w:type="dxa"/>
          <w:right w:w="15" w:type="dxa"/>
        </w:tblCellMar>
      </w:tblPr>
      <w:tblGrid>
        <w:gridCol w:w="1246"/>
        <w:gridCol w:w="2773"/>
        <w:gridCol w:w="2773"/>
      </w:tblGrid>
      <w:tr w14:paraId="3D060BFF">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B65AE1">
            <w:pPr>
              <w:rPr>
                <w:rFonts w:hint="eastAsia"/>
                <w:b/>
                <w:bCs/>
              </w:rPr>
            </w:pPr>
            <w:r>
              <w:rPr>
                <w:b/>
                <w:bCs/>
              </w:rPr>
              <w:t>门店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C94FCA">
            <w:pPr>
              <w:rPr>
                <w:b/>
                <w:bCs/>
              </w:rPr>
            </w:pPr>
            <w:r>
              <w:rPr>
                <w:b/>
                <w:bCs/>
              </w:rPr>
              <w:t>5月销售额（万元）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06E181">
            <w:pPr>
              <w:rPr>
                <w:b/>
                <w:bCs/>
              </w:rPr>
            </w:pPr>
            <w:r>
              <w:rPr>
                <w:b/>
                <w:bCs/>
              </w:rPr>
              <w:t>6月销售额（万元）</w:t>
            </w:r>
          </w:p>
        </w:tc>
      </w:tr>
      <w:tr w14:paraId="2D49C0B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071253">
            <w:r>
              <w:t>门店A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656C814">
            <w:r>
              <w:t>8.5</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A467D81">
            <w:r>
              <w:t>9.3</w:t>
            </w:r>
          </w:p>
        </w:tc>
      </w:tr>
      <w:tr w14:paraId="0F9ECEF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171FF53">
            <w:r>
              <w:t>门店B</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D5CCF66">
            <w:r>
              <w:t>6.2</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C8D3108">
            <w:r>
              <w:t>7.1</w:t>
            </w:r>
          </w:p>
        </w:tc>
      </w:tr>
      <w:tr w14:paraId="51310B1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77C894">
            <w:r>
              <w:t>门店C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56BB98">
            <w:r>
              <w:t>5.8</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678A49">
            <w:r>
              <w:t>4.1</w:t>
            </w:r>
          </w:p>
        </w:tc>
      </w:tr>
      <w:tr w14:paraId="0F77374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182E212">
            <w:r>
              <w:t>门店D</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27A447">
            <w:r>
              <w:t>7.0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CD62C89">
            <w:r>
              <w:t>7.5</w:t>
            </w:r>
          </w:p>
        </w:tc>
      </w:tr>
    </w:tbl>
    <w:p w14:paraId="6B8F3D8E">
      <w:r>
        <w:rPr>
          <w:rFonts w:hint="eastAsia"/>
        </w:rPr>
        <w:t>把这组数据发给AI，让它：①推荐一种合适的图表类型；②生成图表（或给出Excel制图步骤）；③写一段50字的图表解读。试试看效果如何。</w:t>
      </w:r>
    </w:p>
    <w:p w14:paraId="71397056">
      <w:pPr>
        <w:rPr>
          <w:rFonts w:hint="eastAsia"/>
        </w:rPr>
      </w:pPr>
      <w:r>
        <w:rPr>
          <w:rFonts w:hint="eastAsia"/>
        </w:rPr>
        <w:pict>
          <v:rect id="_x0000_i1175" o:spt="1" style="height:3pt;width:0pt;" fillcolor="#A0A0A0" filled="t" stroked="f" coordsize="21600,21600" o:hr="t" o:hrstd="t" o:hralign="center">
            <v:path/>
            <v:fill on="t" focussize="0,0"/>
            <v:stroke on="f"/>
            <v:imagedata o:title=""/>
            <o:lock v:ext="edit"/>
            <w10:wrap type="none"/>
            <w10:anchorlock/>
          </v:rect>
        </w:pict>
      </w:r>
    </w:p>
    <w:p w14:paraId="439787E8">
      <w:pPr>
        <w:rPr>
          <w:rFonts w:hint="eastAsia"/>
        </w:rPr>
      </w:pPr>
      <w:r>
        <w:rPr>
          <w:rFonts w:hint="eastAsia"/>
          <w:b/>
          <w:bCs/>
        </w:rPr>
        <w:t>【任务小结与自测】</w:t>
      </w:r>
    </w:p>
    <w:p w14:paraId="2745A214">
      <w:pPr>
        <w:rPr>
          <w:rFonts w:hint="eastAsia"/>
        </w:rPr>
      </w:pPr>
      <w:r>
        <w:rPr>
          <w:rFonts w:hint="eastAsia"/>
        </w:rPr>
        <w:t>完成任务四后，检查一下：</w:t>
      </w:r>
    </w:p>
    <w:p w14:paraId="3567A817">
      <w:pPr>
        <w:numPr>
          <w:ilvl w:val="0"/>
          <w:numId w:val="100"/>
        </w:numPr>
        <w:rPr>
          <w:rFonts w:hint="eastAsia"/>
        </w:rPr>
      </w:pPr>
      <w:r>
        <w:rPr>
          <w:rFonts w:hint="eastAsia"/>
        </w:rPr>
        <w:t>知道不同展示目的应该用什么类型的图表</w:t>
      </w:r>
    </w:p>
    <w:p w14:paraId="64A8577D">
      <w:pPr>
        <w:numPr>
          <w:ilvl w:val="0"/>
          <w:numId w:val="100"/>
        </w:numPr>
        <w:rPr>
          <w:rFonts w:hint="eastAsia"/>
        </w:rPr>
      </w:pPr>
      <w:r>
        <w:rPr>
          <w:rFonts w:hint="eastAsia"/>
        </w:rPr>
        <w:t>能让AI推荐图表类型或直接生成图表</w:t>
      </w:r>
    </w:p>
    <w:p w14:paraId="29314E26">
      <w:pPr>
        <w:numPr>
          <w:ilvl w:val="0"/>
          <w:numId w:val="100"/>
        </w:numPr>
        <w:rPr>
          <w:rFonts w:hint="eastAsia"/>
        </w:rPr>
      </w:pPr>
      <w:r>
        <w:rPr>
          <w:rFonts w:hint="eastAsia"/>
        </w:rPr>
        <w:t>能让AI辅助撰写图表分析解读文字</w:t>
      </w:r>
    </w:p>
    <w:p w14:paraId="638FC552">
      <w:pPr>
        <w:numPr>
          <w:ilvl w:val="0"/>
          <w:numId w:val="100"/>
        </w:numPr>
        <w:rPr>
          <w:rFonts w:hint="eastAsia"/>
        </w:rPr>
      </w:pPr>
      <w:r>
        <w:rPr>
          <w:rFonts w:hint="eastAsia"/>
        </w:rPr>
        <w:t>了解不同AI平台在图表生成方面的能力差异</w:t>
      </w:r>
    </w:p>
    <w:p w14:paraId="1D91B980">
      <w:pPr>
        <w:rPr>
          <w:rFonts w:hint="eastAsia"/>
        </w:rPr>
      </w:pPr>
      <w:r>
        <w:rPr>
          <w:rFonts w:hint="eastAsia"/>
        </w:rPr>
        <w:pict>
          <v:rect id="_x0000_i1176" o:spt="1" style="height:3pt;width:0pt;" fillcolor="#A0A0A0" filled="t" stroked="f" coordsize="21600,21600" o:hr="t" o:hrstd="t" o:hralign="center">
            <v:path/>
            <v:fill on="t" focussize="0,0"/>
            <v:stroke on="f"/>
            <v:imagedata o:title=""/>
            <o:lock v:ext="edit"/>
            <w10:wrap type="none"/>
            <w10:anchorlock/>
          </v:rect>
        </w:pict>
      </w:r>
    </w:p>
    <w:p w14:paraId="7A862DC0">
      <w:pPr>
        <w:rPr>
          <w:rFonts w:hint="eastAsia"/>
          <w:b/>
          <w:bCs/>
        </w:rPr>
      </w:pPr>
      <w:r>
        <w:rPr>
          <w:rFonts w:hint="eastAsia"/>
          <w:b/>
          <w:bCs/>
        </w:rPr>
        <w:t>综合实训 上传一份模拟门店销售数据，用AI完成数据整理、分析和简要报告</w:t>
      </w:r>
    </w:p>
    <w:p w14:paraId="08961F2E">
      <w:pPr>
        <w:rPr>
          <w:rFonts w:hint="eastAsia"/>
        </w:rPr>
      </w:pPr>
      <w:r>
        <w:rPr>
          <w:rFonts w:hint="eastAsia"/>
          <w:b/>
          <w:bCs/>
        </w:rPr>
        <w:t>【实训目标】</w:t>
      </w:r>
    </w:p>
    <w:tbl>
      <w:tblPr>
        <w:tblStyle w:val="17"/>
        <w:tblW w:w="6792" w:type="dxa"/>
        <w:tblInd w:w="0" w:type="dxa"/>
        <w:tblLayout w:type="autofit"/>
        <w:tblCellMar>
          <w:top w:w="15" w:type="dxa"/>
          <w:left w:w="15" w:type="dxa"/>
          <w:bottom w:w="15" w:type="dxa"/>
          <w:right w:w="15" w:type="dxa"/>
        </w:tblCellMar>
      </w:tblPr>
      <w:tblGrid>
        <w:gridCol w:w="1079"/>
        <w:gridCol w:w="5713"/>
      </w:tblGrid>
      <w:tr w14:paraId="22D83AC3">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36E814">
            <w:pPr>
              <w:rPr>
                <w:rFonts w:hint="eastAsia"/>
                <w:b/>
                <w:bCs/>
              </w:rPr>
            </w:pPr>
            <w:r>
              <w:rPr>
                <w:b/>
                <w:bCs/>
              </w:rPr>
              <w:t>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71FBDE">
            <w:pPr>
              <w:rPr>
                <w:b/>
                <w:bCs/>
              </w:rPr>
            </w:pPr>
            <w:r>
              <w:rPr>
                <w:b/>
                <w:bCs/>
              </w:rPr>
              <w:t>要求</w:t>
            </w:r>
          </w:p>
        </w:tc>
      </w:tr>
      <w:tr w14:paraId="40E210C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C52FD6A">
            <w: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D0BCA6">
            <w:r>
              <w:t>综合运用本项目所学的公式获取、数据清洗、数据分析和图表制作方法</w:t>
            </w:r>
          </w:p>
        </w:tc>
      </w:tr>
      <w:tr w14:paraId="3E7E290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BAAB8D3">
            <w: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F814D46">
            <w:r>
              <w:t>能够独立完成"拿到一份原始数据→清洗整理→分析→输出报告"的完整流程</w:t>
            </w:r>
          </w:p>
        </w:tc>
      </w:tr>
      <w:tr w14:paraId="62058AB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F7FC82">
            <w: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9EC558">
            <w:r>
              <w:t>在处理数据的全过程中保持严谨态度，养成核验数据、保护隐私的习惯</w:t>
            </w:r>
          </w:p>
        </w:tc>
      </w:tr>
    </w:tbl>
    <w:p w14:paraId="09A6C4AE">
      <w:r>
        <w:rPr>
          <w:rFonts w:hint="eastAsia"/>
        </w:rPr>
        <w:pict>
          <v:rect id="_x0000_i1177" o:spt="1" style="height:3pt;width:0pt;" fillcolor="#A0A0A0" filled="t" stroked="f" coordsize="21600,21600" o:hr="t" o:hrstd="t" o:hralign="center">
            <v:path/>
            <v:fill on="t" focussize="0,0"/>
            <v:stroke on="f"/>
            <v:imagedata o:title=""/>
            <o:lock v:ext="edit"/>
            <w10:wrap type="none"/>
            <w10:anchorlock/>
          </v:rect>
        </w:pict>
      </w:r>
    </w:p>
    <w:p w14:paraId="5DD3FDE8">
      <w:pPr>
        <w:rPr>
          <w:rFonts w:hint="eastAsia"/>
          <w:b/>
          <w:bCs/>
        </w:rPr>
      </w:pPr>
      <w:r>
        <w:rPr>
          <w:rFonts w:hint="eastAsia"/>
          <w:b/>
          <w:bCs/>
        </w:rPr>
        <w:t>实训背景</w:t>
      </w:r>
    </w:p>
    <w:p w14:paraId="28C09E0D">
      <w:pPr>
        <w:rPr>
          <w:rFonts w:hint="eastAsia"/>
        </w:rPr>
      </w:pPr>
      <w:r>
        <w:rPr>
          <w:rFonts w:hint="eastAsia"/>
        </w:rPr>
        <w:t>假设你在某连锁零食店担任运营助理，店长给了你一份包含4家门店上半年（1月至6月）销售数据的Excel文件，让你做一次数据分析，并把结果整理成一份简要的分析报告。</w:t>
      </w:r>
    </w:p>
    <w:p w14:paraId="007C1A5D">
      <w:pPr>
        <w:rPr>
          <w:rFonts w:hint="eastAsia"/>
        </w:rPr>
      </w:pPr>
      <w:r>
        <w:rPr>
          <w:rFonts w:hint="eastAsia"/>
        </w:rPr>
        <w:t>以下是数据文件的基本情况：</w:t>
      </w:r>
    </w:p>
    <w:p w14:paraId="340C19C2">
      <w:pPr>
        <w:numPr>
          <w:ilvl w:val="0"/>
          <w:numId w:val="101"/>
        </w:numPr>
        <w:rPr>
          <w:rFonts w:hint="eastAsia"/>
        </w:rPr>
      </w:pPr>
      <w:r>
        <w:rPr>
          <w:rFonts w:hint="eastAsia"/>
        </w:rPr>
        <w:t>文件中有一个工作表，包含约600行数据</w:t>
      </w:r>
    </w:p>
    <w:p w14:paraId="4F44F541">
      <w:pPr>
        <w:numPr>
          <w:ilvl w:val="0"/>
          <w:numId w:val="101"/>
        </w:numPr>
        <w:rPr>
          <w:rFonts w:hint="eastAsia"/>
        </w:rPr>
      </w:pPr>
      <w:r>
        <w:rPr>
          <w:rFonts w:hint="eastAsia"/>
        </w:rPr>
        <w:t>列字段包括：订单编号、门店名称、销售日期、产品类别、产品名称、数量、单价、销售金额</w:t>
      </w:r>
    </w:p>
    <w:p w14:paraId="2381926C">
      <w:pPr>
        <w:numPr>
          <w:ilvl w:val="0"/>
          <w:numId w:val="101"/>
        </w:numPr>
        <w:rPr>
          <w:rFonts w:hint="eastAsia"/>
        </w:rPr>
      </w:pPr>
      <w:r>
        <w:rPr>
          <w:rFonts w:hint="eastAsia"/>
        </w:rPr>
        <w:t>数据中故意设置了以下"脏数据"问题（模拟真实场景）：</w:t>
      </w:r>
    </w:p>
    <w:p w14:paraId="3CDB0643">
      <w:pPr>
        <w:numPr>
          <w:ilvl w:val="1"/>
          <w:numId w:val="101"/>
        </w:numPr>
        <w:rPr>
          <w:rFonts w:hint="eastAsia"/>
        </w:rPr>
      </w:pPr>
      <w:r>
        <w:rPr>
          <w:rFonts w:hint="eastAsia"/>
        </w:rPr>
        <w:t>有15行完全重复的订单</w:t>
      </w:r>
    </w:p>
    <w:p w14:paraId="398C07B1">
      <w:pPr>
        <w:numPr>
          <w:ilvl w:val="1"/>
          <w:numId w:val="101"/>
        </w:numPr>
        <w:rPr>
          <w:rFonts w:hint="eastAsia"/>
        </w:rPr>
      </w:pPr>
      <w:r>
        <w:rPr>
          <w:rFonts w:hint="eastAsia"/>
        </w:rPr>
        <w:t>"销售金额"列有8个空值</w:t>
      </w:r>
    </w:p>
    <w:p w14:paraId="4C0FD27D">
      <w:pPr>
        <w:numPr>
          <w:ilvl w:val="1"/>
          <w:numId w:val="101"/>
        </w:numPr>
        <w:rPr>
          <w:rFonts w:hint="eastAsia"/>
        </w:rPr>
      </w:pPr>
      <w:r>
        <w:rPr>
          <w:rFonts w:hint="eastAsia"/>
        </w:rPr>
        <w:t>"销售日期"列的格式不统一（混着"2025/3/15"和"2025年3月15日"两种写法）</w:t>
      </w:r>
    </w:p>
    <w:p w14:paraId="160AE04D">
      <w:pPr>
        <w:numPr>
          <w:ilvl w:val="1"/>
          <w:numId w:val="101"/>
        </w:numPr>
        <w:rPr>
          <w:rFonts w:hint="eastAsia"/>
        </w:rPr>
      </w:pPr>
      <w:r>
        <w:rPr>
          <w:rFonts w:hint="eastAsia"/>
        </w:rPr>
        <w:t>"销售金额"列有2个单元格的值是"待确认"（文本）</w:t>
      </w:r>
    </w:p>
    <w:p w14:paraId="3A4BAA1D">
      <w:pPr>
        <w:numPr>
          <w:ilvl w:val="1"/>
          <w:numId w:val="101"/>
        </w:numPr>
        <w:rPr>
          <w:rFonts w:hint="eastAsia"/>
        </w:rPr>
      </w:pPr>
      <w:r>
        <w:rPr>
          <w:rFonts w:hint="eastAsia"/>
        </w:rPr>
        <w:t>有1行的销售金额是-500（疑似录入错误）</w:t>
      </w:r>
    </w:p>
    <w:p w14:paraId="03C9E099">
      <w:pPr>
        <w:rPr>
          <w:rFonts w:hint="eastAsia"/>
        </w:rPr>
      </w:pPr>
      <w:r>
        <w:rPr>
          <w:rFonts w:hint="eastAsia"/>
        </w:rPr>
        <w:pict>
          <v:rect id="_x0000_i1178" o:spt="1" style="height:3pt;width:0pt;" fillcolor="#A0A0A0" filled="t" stroked="f" coordsize="21600,21600" o:hr="t" o:hrstd="t" o:hralign="center">
            <v:path/>
            <v:fill on="t" focussize="0,0"/>
            <v:stroke on="f"/>
            <v:imagedata o:title=""/>
            <o:lock v:ext="edit"/>
            <w10:wrap type="none"/>
            <w10:anchorlock/>
          </v:rect>
        </w:pict>
      </w:r>
    </w:p>
    <w:p w14:paraId="72B9FAB0">
      <w:pPr>
        <w:rPr>
          <w:rFonts w:hint="eastAsia"/>
          <w:b/>
          <w:bCs/>
        </w:rPr>
      </w:pPr>
      <w:r>
        <w:rPr>
          <w:rFonts w:hint="eastAsia"/>
          <w:b/>
          <w:bCs/>
        </w:rPr>
        <w:t>实训步骤</w:t>
      </w:r>
    </w:p>
    <w:p w14:paraId="63D3191D">
      <w:pPr>
        <w:rPr>
          <w:rFonts w:hint="eastAsia"/>
        </w:rPr>
      </w:pPr>
      <w:r>
        <w:rPr>
          <w:rFonts w:hint="eastAsia"/>
          <w:b/>
          <w:bCs/>
        </w:rPr>
        <w:t>第一步：数据体检（约10分钟）</w:t>
      </w:r>
    </w:p>
    <w:p w14:paraId="34774C05">
      <w:pPr>
        <w:rPr>
          <w:rFonts w:hint="eastAsia"/>
        </w:rPr>
      </w:pPr>
      <w:r>
        <w:rPr>
          <w:rFonts w:hint="eastAsia"/>
        </w:rPr>
        <w:t>将数据文件上传给AI（如果文件包含敏感信息，请先脱敏），用以下提示词请AI做一次全面扫描：</w:t>
      </w:r>
    </w:p>
    <w:p w14:paraId="5FAC3787">
      <w:r>
        <w:t>我上传了一份门店销售数据文件，请帮我全面检查数据质量，列出你发现的</w:t>
      </w:r>
    </w:p>
    <w:p w14:paraId="6CDB1C78">
      <w:r>
        <w:t>所有问题，包括空值、重复行、格式不一致、异常值等。每个问题请说明</w:t>
      </w:r>
    </w:p>
    <w:p w14:paraId="2CE00D0C">
      <w:r>
        <w:t>出现在哪一列、大约有多少条、建议怎么处理。</w:t>
      </w:r>
    </w:p>
    <w:p w14:paraId="2A615D1A">
      <w:pPr>
        <w:rPr>
          <w:rFonts w:hint="eastAsia"/>
        </w:rPr>
      </w:pPr>
      <w:r>
        <w:rPr>
          <w:rFonts w:hint="eastAsia"/>
          <w:b/>
          <w:bCs/>
        </w:rPr>
        <w:t>第二步：数据清洗（约20分钟）</w:t>
      </w:r>
    </w:p>
    <w:p w14:paraId="743D7CD1">
      <w:pPr>
        <w:rPr>
          <w:rFonts w:hint="eastAsia"/>
        </w:rPr>
      </w:pPr>
      <w:r>
        <w:rPr>
          <w:rFonts w:hint="eastAsia"/>
        </w:rPr>
        <w:t>根据AI的诊断结果，按照"先去重→再处理空值→然后统一格式→最后处理异常值"的顺序，在Excel中逐步完成数据清洗。每处理完一类问题，可以让AI再检查一遍确认是否清除干净。</w:t>
      </w:r>
    </w:p>
    <w:p w14:paraId="75EA5DFA">
      <w:pPr>
        <w:rPr>
          <w:rFonts w:hint="eastAsia"/>
        </w:rPr>
      </w:pPr>
      <w:r>
        <w:rPr>
          <w:rFonts w:hint="eastAsia"/>
        </w:rPr>
        <w:t>如果某一步不知道怎么在Excel中操作，直接问AI要操作步骤。</w:t>
      </w:r>
    </w:p>
    <w:p w14:paraId="3B2429FF">
      <w:pPr>
        <w:rPr>
          <w:rFonts w:hint="eastAsia"/>
        </w:rPr>
      </w:pPr>
      <w:r>
        <w:rPr>
          <w:rFonts w:hint="eastAsia"/>
          <w:b/>
          <w:bCs/>
        </w:rPr>
        <w:t>第三步：数据分析（约20分钟）</w:t>
      </w:r>
    </w:p>
    <w:p w14:paraId="756BDDF2">
      <w:pPr>
        <w:rPr>
          <w:rFonts w:hint="eastAsia"/>
        </w:rPr>
      </w:pPr>
      <w:r>
        <w:rPr>
          <w:rFonts w:hint="eastAsia"/>
        </w:rPr>
        <w:t>数据清洗完毕后，让AI帮你完成以下分析：</w:t>
      </w:r>
    </w:p>
    <w:p w14:paraId="462E839A">
      <w:r>
        <w:t>数据已经清洗好了。请帮我做以下分析：</w:t>
      </w:r>
    </w:p>
    <w:p w14:paraId="017B7A00">
      <w:r>
        <w:t>1. 各门店上半年的总销售额分别是多少？按从高到低排序</w:t>
      </w:r>
    </w:p>
    <w:p w14:paraId="7903F750">
      <w:r>
        <w:t>2. 各月的整体销售额走势如何？是上升还是下降？</w:t>
      </w:r>
    </w:p>
    <w:p w14:paraId="2833A370">
      <w:r>
        <w:t>3. 各产品类别的销售额占比分别是多少？</w:t>
      </w:r>
    </w:p>
    <w:p w14:paraId="6011C9F1">
      <w:r>
        <w:t>4. 有没有哪家门店的某个月表现异常（大幅偏离平均水平）？</w:t>
      </w:r>
    </w:p>
    <w:p w14:paraId="257CFC9E"/>
    <w:p w14:paraId="46F3F99D">
      <w:r>
        <w:t>每个分析要点用2~3句话总结。</w:t>
      </w:r>
    </w:p>
    <w:p w14:paraId="18BBC910">
      <w:pPr>
        <w:rPr>
          <w:rFonts w:hint="eastAsia"/>
        </w:rPr>
      </w:pPr>
      <w:r>
        <w:rPr>
          <w:rFonts w:hint="eastAsia"/>
          <w:b/>
          <w:bCs/>
        </w:rPr>
        <w:t>第四步：生成图表（约10分钟）</w:t>
      </w:r>
    </w:p>
    <w:p w14:paraId="771D3A29">
      <w:pPr>
        <w:rPr>
          <w:rFonts w:hint="eastAsia"/>
        </w:rPr>
      </w:pPr>
      <w:r>
        <w:rPr>
          <w:rFonts w:hint="eastAsia"/>
        </w:rPr>
        <w:t>请AI基于分析结果生成1~2张图表（或者让AI告诉你在Excel中怎么做），至少包括：</w:t>
      </w:r>
    </w:p>
    <w:p w14:paraId="374D1E72">
      <w:pPr>
        <w:numPr>
          <w:ilvl w:val="0"/>
          <w:numId w:val="102"/>
        </w:numPr>
        <w:rPr>
          <w:rFonts w:hint="eastAsia"/>
        </w:rPr>
      </w:pPr>
      <w:r>
        <w:rPr>
          <w:rFonts w:hint="eastAsia"/>
        </w:rPr>
        <w:t>一张各门店上半年总销售额的柱形图</w:t>
      </w:r>
    </w:p>
    <w:p w14:paraId="2495D674">
      <w:pPr>
        <w:numPr>
          <w:ilvl w:val="0"/>
          <w:numId w:val="102"/>
        </w:numPr>
        <w:rPr>
          <w:rFonts w:hint="eastAsia"/>
        </w:rPr>
      </w:pPr>
      <w:r>
        <w:rPr>
          <w:rFonts w:hint="eastAsia"/>
        </w:rPr>
        <w:t>一张各月整体销售额走势的折线图</w:t>
      </w:r>
    </w:p>
    <w:p w14:paraId="2350EE38">
      <w:pPr>
        <w:rPr>
          <w:rFonts w:hint="eastAsia"/>
        </w:rPr>
      </w:pPr>
      <w:r>
        <w:rPr>
          <w:rFonts w:hint="eastAsia"/>
          <w:b/>
          <w:bCs/>
        </w:rPr>
        <w:t>第五步：撰写分析报告（约15分钟）</w:t>
      </w:r>
    </w:p>
    <w:p w14:paraId="72CF9828">
      <w:pPr>
        <w:rPr>
          <w:rFonts w:hint="eastAsia"/>
        </w:rPr>
      </w:pPr>
      <w:r>
        <w:rPr>
          <w:rFonts w:hint="eastAsia"/>
        </w:rPr>
        <w:t>让AI把以上分析结果整理成一份简要的数据分析报告，包含以下部分：</w:t>
      </w:r>
    </w:p>
    <w:p w14:paraId="210D311E">
      <w:pPr>
        <w:numPr>
          <w:ilvl w:val="0"/>
          <w:numId w:val="103"/>
        </w:numPr>
        <w:rPr>
          <w:rFonts w:hint="eastAsia"/>
        </w:rPr>
      </w:pPr>
      <w:r>
        <w:rPr>
          <w:rFonts w:hint="eastAsia"/>
        </w:rPr>
        <w:t>数据概况（数据来源、时间范围、数据量）</w:t>
      </w:r>
    </w:p>
    <w:p w14:paraId="122205AC">
      <w:pPr>
        <w:numPr>
          <w:ilvl w:val="0"/>
          <w:numId w:val="103"/>
        </w:numPr>
        <w:rPr>
          <w:rFonts w:hint="eastAsia"/>
        </w:rPr>
      </w:pPr>
      <w:r>
        <w:rPr>
          <w:rFonts w:hint="eastAsia"/>
        </w:rPr>
        <w:t>数据清洗说明（做了哪些处理）</w:t>
      </w:r>
    </w:p>
    <w:p w14:paraId="3E404CAF">
      <w:pPr>
        <w:numPr>
          <w:ilvl w:val="0"/>
          <w:numId w:val="103"/>
        </w:numPr>
        <w:rPr>
          <w:rFonts w:hint="eastAsia"/>
        </w:rPr>
      </w:pPr>
      <w:r>
        <w:rPr>
          <w:rFonts w:hint="eastAsia"/>
        </w:rPr>
        <w:t>主要分析发现（配合图表）</w:t>
      </w:r>
    </w:p>
    <w:p w14:paraId="43CAAE11">
      <w:pPr>
        <w:numPr>
          <w:ilvl w:val="0"/>
          <w:numId w:val="103"/>
        </w:numPr>
        <w:rPr>
          <w:rFonts w:hint="eastAsia"/>
        </w:rPr>
      </w:pPr>
      <w:r>
        <w:rPr>
          <w:rFonts w:hint="eastAsia"/>
        </w:rPr>
        <w:t>结论与建议</w:t>
      </w:r>
    </w:p>
    <w:p w14:paraId="51848982">
      <w:r>
        <w:t>请根据以上分析结果，帮我撰写一份800字左右的门店上半年销售数据</w:t>
      </w:r>
    </w:p>
    <w:p w14:paraId="649C1711">
      <w:r>
        <w:t>分析简报。要求：</w:t>
      </w:r>
    </w:p>
    <w:p w14:paraId="532DD505">
      <w:r>
        <w:t>1. 分为"数据概况""数据处理说明""分析发现""结论与建议"四个部分</w:t>
      </w:r>
    </w:p>
    <w:p w14:paraId="20520599">
      <w:r>
        <w:t>2. 分析发现部分用数据说话，引用具体的数字和百分比</w:t>
      </w:r>
    </w:p>
    <w:p w14:paraId="05AD7DD3">
      <w:r>
        <w:t>3. 结论与建议要基于数据分析结果，务实可行</w:t>
      </w:r>
    </w:p>
    <w:p w14:paraId="6BC0C6D1">
      <w:r>
        <w:t>4. 语气客观专业</w:t>
      </w:r>
    </w:p>
    <w:p w14:paraId="5D981E7C">
      <w:pPr>
        <w:rPr>
          <w:rFonts w:hint="eastAsia"/>
        </w:rPr>
      </w:pPr>
      <w:r>
        <w:rPr>
          <w:rFonts w:hint="eastAsia"/>
          <w:b/>
          <w:bCs/>
        </w:rPr>
        <w:t>第六步：人工核对和修改（约10分钟）</w:t>
      </w:r>
    </w:p>
    <w:p w14:paraId="2FD65DE1">
      <w:pPr>
        <w:rPr>
          <w:rFonts w:hint="eastAsia"/>
        </w:rPr>
      </w:pPr>
      <w:r>
        <w:rPr>
          <w:rFonts w:hint="eastAsia"/>
        </w:rPr>
        <w:t>通读AI生成的报告全文，重点检查：</w:t>
      </w:r>
    </w:p>
    <w:p w14:paraId="4DDC4A9E">
      <w:pPr>
        <w:numPr>
          <w:ilvl w:val="0"/>
          <w:numId w:val="104"/>
        </w:numPr>
        <w:rPr>
          <w:rFonts w:hint="eastAsia"/>
        </w:rPr>
      </w:pPr>
      <w:r>
        <w:rPr>
          <w:rFonts w:hint="eastAsia"/>
        </w:rPr>
        <w:t>所有数字是否与你的分析数据一致</w:t>
      </w:r>
    </w:p>
    <w:p w14:paraId="17276CFD">
      <w:pPr>
        <w:numPr>
          <w:ilvl w:val="0"/>
          <w:numId w:val="104"/>
        </w:numPr>
        <w:rPr>
          <w:rFonts w:hint="eastAsia"/>
        </w:rPr>
      </w:pPr>
      <w:r>
        <w:rPr>
          <w:rFonts w:hint="eastAsia"/>
        </w:rPr>
        <w:t>有没有AI自行编造的数据或信息</w:t>
      </w:r>
    </w:p>
    <w:p w14:paraId="5E8CD45D">
      <w:pPr>
        <w:numPr>
          <w:ilvl w:val="0"/>
          <w:numId w:val="104"/>
        </w:numPr>
        <w:rPr>
          <w:rFonts w:hint="eastAsia"/>
        </w:rPr>
      </w:pPr>
      <w:r>
        <w:rPr>
          <w:rFonts w:hint="eastAsia"/>
        </w:rPr>
        <w:t>结论和建议是否合理</w:t>
      </w:r>
    </w:p>
    <w:p w14:paraId="5BBBE54D">
      <w:pPr>
        <w:numPr>
          <w:ilvl w:val="0"/>
          <w:numId w:val="104"/>
        </w:numPr>
        <w:rPr>
          <w:rFonts w:hint="eastAsia"/>
        </w:rPr>
      </w:pPr>
      <w:r>
        <w:rPr>
          <w:rFonts w:hint="eastAsia"/>
        </w:rPr>
        <w:t>语言是否通顺</w:t>
      </w:r>
    </w:p>
    <w:p w14:paraId="52589BEE">
      <w:pPr>
        <w:rPr>
          <w:rFonts w:hint="eastAsia"/>
        </w:rPr>
      </w:pPr>
      <w:r>
        <w:rPr>
          <w:rFonts w:hint="eastAsia"/>
        </w:rPr>
        <w:pict>
          <v:rect id="_x0000_i1179" o:spt="1" style="height:3pt;width:0pt;" fillcolor="#A0A0A0" filled="t" stroked="f" coordsize="21600,21600" o:hr="t" o:hrstd="t" o:hralign="center">
            <v:path/>
            <v:fill on="t" focussize="0,0"/>
            <v:stroke on="f"/>
            <v:imagedata o:title=""/>
            <o:lock v:ext="edit"/>
            <w10:wrap type="none"/>
            <w10:anchorlock/>
          </v:rect>
        </w:pict>
      </w:r>
    </w:p>
    <w:p w14:paraId="2C62D4F3">
      <w:pPr>
        <w:rPr>
          <w:rFonts w:hint="eastAsia"/>
          <w:b/>
          <w:bCs/>
        </w:rPr>
      </w:pPr>
      <w:r>
        <w:rPr>
          <w:rFonts w:hint="eastAsia"/>
          <w:b/>
          <w:bCs/>
        </w:rPr>
        <w:t>实训成果提交</w:t>
      </w:r>
    </w:p>
    <w:p w14:paraId="66903FCC">
      <w:pPr>
        <w:rPr>
          <w:rFonts w:hint="eastAsia"/>
        </w:rPr>
      </w:pPr>
      <w:r>
        <w:rPr>
          <w:rFonts w:hint="eastAsia"/>
        </w:rPr>
        <w:t>请提交以下材料：</w:t>
      </w:r>
    </w:p>
    <w:p w14:paraId="46EC66ED">
      <w:pPr>
        <w:numPr>
          <w:ilvl w:val="0"/>
          <w:numId w:val="105"/>
        </w:numPr>
        <w:rPr>
          <w:rFonts w:hint="eastAsia"/>
        </w:rPr>
      </w:pPr>
      <w:r>
        <w:rPr>
          <w:rFonts w:hint="eastAsia"/>
        </w:rPr>
        <w:t>AI数据体检的截图（发现了哪些问题）</w:t>
      </w:r>
    </w:p>
    <w:p w14:paraId="76356890">
      <w:pPr>
        <w:numPr>
          <w:ilvl w:val="0"/>
          <w:numId w:val="105"/>
        </w:numPr>
        <w:rPr>
          <w:rFonts w:hint="eastAsia"/>
        </w:rPr>
      </w:pPr>
      <w:r>
        <w:rPr>
          <w:rFonts w:hint="eastAsia"/>
        </w:rPr>
        <w:t>清洗后的干净数据文件（Excel）</w:t>
      </w:r>
    </w:p>
    <w:p w14:paraId="79F94DAD">
      <w:pPr>
        <w:numPr>
          <w:ilvl w:val="0"/>
          <w:numId w:val="105"/>
        </w:numPr>
        <w:rPr>
          <w:rFonts w:hint="eastAsia"/>
        </w:rPr>
      </w:pPr>
      <w:r>
        <w:rPr>
          <w:rFonts w:hint="eastAsia"/>
        </w:rPr>
        <w:t>AI生成的图表截图（至少2张）</w:t>
      </w:r>
    </w:p>
    <w:p w14:paraId="6C25DF4E">
      <w:pPr>
        <w:numPr>
          <w:ilvl w:val="0"/>
          <w:numId w:val="105"/>
        </w:numPr>
        <w:rPr>
          <w:rFonts w:hint="eastAsia"/>
        </w:rPr>
      </w:pPr>
      <w:r>
        <w:rPr>
          <w:rFonts w:hint="eastAsia"/>
        </w:rPr>
        <w:t>完整的数据分析简报定稿（Word文档，经过人工修改）</w:t>
      </w:r>
    </w:p>
    <w:p w14:paraId="03F49E1D">
      <w:pPr>
        <w:numPr>
          <w:ilvl w:val="0"/>
          <w:numId w:val="105"/>
        </w:numPr>
        <w:rPr>
          <w:rFonts w:hint="eastAsia"/>
        </w:rPr>
      </w:pPr>
      <w:r>
        <w:rPr>
          <w:rFonts w:hint="eastAsia"/>
        </w:rPr>
        <w:t>一段100字左右的实训反思：整个流程中哪个环节你觉得AI帮助最大？哪个环节你发现AI做得不够好、需要人工补充？</w:t>
      </w:r>
    </w:p>
    <w:p w14:paraId="5A626BDE">
      <w:pPr>
        <w:rPr>
          <w:rFonts w:hint="eastAsia"/>
        </w:rPr>
      </w:pPr>
      <w:r>
        <w:rPr>
          <w:rFonts w:hint="eastAsia"/>
        </w:rPr>
        <w:pict>
          <v:rect id="_x0000_i1180" o:spt="1" style="height:3pt;width:0pt;" fillcolor="#A0A0A0" filled="t" stroked="f" coordsize="21600,21600" o:hr="t" o:hrstd="t" o:hralign="center">
            <v:path/>
            <v:fill on="t" focussize="0,0"/>
            <v:stroke on="f"/>
            <v:imagedata o:title=""/>
            <o:lock v:ext="edit"/>
            <w10:wrap type="none"/>
            <w10:anchorlock/>
          </v:rect>
        </w:pict>
      </w:r>
    </w:p>
    <w:p w14:paraId="0CD0F95F">
      <w:pPr>
        <w:rPr>
          <w:rFonts w:hint="eastAsia"/>
          <w:b/>
          <w:bCs/>
        </w:rPr>
      </w:pPr>
      <w:r>
        <w:rPr>
          <w:rFonts w:hint="eastAsia"/>
          <w:b/>
          <w:bCs/>
        </w:rPr>
        <w:t>评价标准</w:t>
      </w:r>
    </w:p>
    <w:p w14:paraId="47FB5D32">
      <w:r>
        <w:rPr>
          <w:rFonts w:hint="eastAsia"/>
        </w:rPr>
        <w:t>评价标准见表4-6。</w:t>
      </w:r>
    </w:p>
    <w:p w14:paraId="7798D263">
      <w:pPr>
        <w:jc w:val="center"/>
        <w:rPr>
          <w:rFonts w:hint="eastAsia"/>
        </w:rPr>
      </w:pPr>
      <w:r>
        <w:rPr>
          <w:rFonts w:hint="eastAsia"/>
        </w:rPr>
        <w:t>表4-6 综合实训评价标准</w:t>
      </w:r>
    </w:p>
    <w:tbl>
      <w:tblPr>
        <w:tblStyle w:val="17"/>
        <w:tblW w:w="7296" w:type="dxa"/>
        <w:tblInd w:w="0" w:type="dxa"/>
        <w:tblLayout w:type="autofit"/>
        <w:tblCellMar>
          <w:top w:w="15" w:type="dxa"/>
          <w:left w:w="15" w:type="dxa"/>
          <w:bottom w:w="15" w:type="dxa"/>
          <w:right w:w="15" w:type="dxa"/>
        </w:tblCellMar>
      </w:tblPr>
      <w:tblGrid>
        <w:gridCol w:w="723"/>
        <w:gridCol w:w="2218"/>
        <w:gridCol w:w="1550"/>
        <w:gridCol w:w="1714"/>
        <w:gridCol w:w="1091"/>
      </w:tblGrid>
      <w:tr w14:paraId="087064E5">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331D09">
            <w:pPr>
              <w:rPr>
                <w:rFonts w:hint="eastAsia"/>
                <w:b/>
                <w:bCs/>
              </w:rPr>
            </w:pPr>
            <w:r>
              <w:rPr>
                <w:b/>
                <w:bCs/>
              </w:rPr>
              <w:t>评价项目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0ED9BE3">
            <w:pPr>
              <w:rPr>
                <w:b/>
                <w:bCs/>
              </w:rPr>
            </w:pPr>
            <w:r>
              <w:rPr>
                <w:b/>
                <w:bCs/>
              </w:rPr>
              <w:t>优秀（90~100）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824774">
            <w:pPr>
              <w:rPr>
                <w:b/>
                <w:bCs/>
              </w:rPr>
            </w:pPr>
            <w:r>
              <w:rPr>
                <w:b/>
                <w:bCs/>
              </w:rPr>
              <w:t>良好（75~89）</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EFC0DE0">
            <w:pPr>
              <w:rPr>
                <w:b/>
                <w:bCs/>
              </w:rPr>
            </w:pPr>
            <w:r>
              <w:rPr>
                <w:b/>
                <w:bCs/>
              </w:rPr>
              <w:t>合格（60~74）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AD10F6">
            <w:pPr>
              <w:rPr>
                <w:b/>
                <w:bCs/>
              </w:rPr>
            </w:pPr>
            <w:r>
              <w:rPr>
                <w:b/>
                <w:bCs/>
              </w:rPr>
              <w:t>不合格（60以下）</w:t>
            </w:r>
          </w:p>
        </w:tc>
      </w:tr>
      <w:tr w14:paraId="3417658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DB4928">
            <w:r>
              <w:t>数据体检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9926491">
            <w:r>
              <w:t>发现了所有设置的问题并正确描述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028CAC4">
            <w:r>
              <w:t>发现了大部分问题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F7B4F7">
            <w:r>
              <w:t>遗漏了较多问题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E65A00">
            <w:r>
              <w:t>未完成</w:t>
            </w:r>
          </w:p>
        </w:tc>
      </w:tr>
      <w:tr w14:paraId="4F3E5B0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09FAADE">
            <w:r>
              <w:t>数据清洗</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86AB58F">
            <w:r>
              <w:t>所有问题处理得当，清洗后数据干净</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0C3D731">
            <w:r>
              <w:t>大部分问题已处理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423202B">
            <w:r>
              <w:t>部分问题未处理或处理不当</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295FE03">
            <w:r>
              <w:t>未完成</w:t>
            </w:r>
          </w:p>
        </w:tc>
      </w:tr>
      <w:tr w14:paraId="0661148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637269D">
            <w:r>
              <w:t>数据分析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D12450">
            <w:r>
              <w:t>分析全面，指标计算正确，有独立见解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6ACB47">
            <w:r>
              <w:t>完成了要求的分析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05682B">
            <w:r>
              <w:t>分析不完整或有计算错误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79F962">
            <w:r>
              <w:t>未完成</w:t>
            </w:r>
          </w:p>
        </w:tc>
      </w:tr>
      <w:tr w14:paraId="3C72A4A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55E00B8">
            <w:r>
              <w:t>图表制作</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24E8616">
            <w:r>
              <w:t>图表类型选择恰当，信息展示清晰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97ABB67">
            <w:r>
              <w:t>完成了图表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4744E37">
            <w:r>
              <w:t>图表类型不当或信息不清晰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CE947C2">
            <w:r>
              <w:t>未完成</w:t>
            </w:r>
          </w:p>
        </w:tc>
      </w:tr>
      <w:tr w14:paraId="59DED8B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523B04D">
            <w:r>
              <w:t>分析报告</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52F49B3">
            <w:r>
              <w:t>结构完整、数据准确、结论务实、有人工修改痕迹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22B15B1">
            <w:r>
              <w:t>基本完整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EC13F2">
            <w:r>
              <w:t>照搬AI原文未修改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C6134A">
            <w:r>
              <w:t>未完成</w:t>
            </w:r>
          </w:p>
        </w:tc>
      </w:tr>
      <w:tr w14:paraId="41072B5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52C0432">
            <w:r>
              <w:t>实训反思</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4A9E2B6">
            <w:r>
              <w:t>反思深入具体，有可迁移的经验</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6B0CD9">
            <w:r>
              <w:t>反思基本合理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D8CB88">
            <w:r>
              <w:t>敷衍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D04ED0E">
            <w:r>
              <w:t>未提交</w:t>
            </w:r>
          </w:p>
        </w:tc>
      </w:tr>
    </w:tbl>
    <w:p w14:paraId="4B15BEBB">
      <w:r>
        <w:rPr>
          <w:rFonts w:hint="eastAsia"/>
        </w:rPr>
        <w:pict>
          <v:rect id="_x0000_i1181" o:spt="1" style="height:3pt;width:0pt;" fillcolor="#A0A0A0" filled="t" stroked="f" coordsize="21600,21600" o:hr="t" o:hrstd="t" o:hralign="center">
            <v:path/>
            <v:fill on="t" focussize="0,0"/>
            <v:stroke on="f"/>
            <v:imagedata o:title=""/>
            <o:lock v:ext="edit"/>
            <w10:wrap type="none"/>
            <w10:anchorlock/>
          </v:rect>
        </w:pict>
      </w:r>
    </w:p>
    <w:p w14:paraId="1C42F2E3">
      <w:pPr>
        <w:rPr>
          <w:rFonts w:hint="eastAsia"/>
        </w:rPr>
      </w:pPr>
      <w:r>
        <w:rPr>
          <w:rFonts w:hint="eastAsia"/>
          <w:b/>
          <w:bCs/>
        </w:rPr>
        <w:t>【配套资源】</w:t>
      </w:r>
    </w:p>
    <w:p w14:paraId="4F6CB7F8">
      <w:pPr>
        <w:rPr>
          <w:rFonts w:hint="eastAsia"/>
        </w:rPr>
      </w:pPr>
      <w:r>
        <w:rPr>
          <w:rFonts w:hint="eastAsia"/>
        </w:rPr>
        <w:t>本项目配套资源请扫描教材封底二维码获取：</w:t>
      </w:r>
    </w:p>
    <w:p w14:paraId="18DA8634">
      <w:pPr>
        <w:numPr>
          <w:ilvl w:val="0"/>
          <w:numId w:val="106"/>
        </w:numPr>
        <w:rPr>
          <w:rFonts w:hint="eastAsia"/>
        </w:rPr>
      </w:pPr>
      <w:r>
        <w:rPr>
          <w:rFonts w:ascii="Segoe UI Emoji" w:hAnsi="Segoe UI Emoji" w:cs="Segoe UI Emoji"/>
        </w:rPr>
        <w:t>📂</w:t>
      </w:r>
      <w:r>
        <w:rPr>
          <w:rFonts w:hint="eastAsia"/>
        </w:rPr>
        <w:t xml:space="preserve"> 实训数据文件：模拟门店销售数据（含预设脏数据的Excel文件）</w:t>
      </w:r>
    </w:p>
    <w:p w14:paraId="125B3BF4">
      <w:pPr>
        <w:numPr>
          <w:ilvl w:val="0"/>
          <w:numId w:val="106"/>
        </w:numPr>
        <w:rPr>
          <w:rFonts w:hint="eastAsia"/>
        </w:rPr>
      </w:pPr>
      <w:r>
        <w:rPr>
          <w:rFonts w:ascii="Segoe UI Emoji" w:hAnsi="Segoe UI Emoji" w:cs="Segoe UI Emoji"/>
        </w:rPr>
        <w:t>📂</w:t>
      </w:r>
      <w:r>
        <w:rPr>
          <w:rFonts w:hint="eastAsia"/>
        </w:rPr>
        <w:t xml:space="preserve"> 参考答案：清洗后的标准数据文件</w:t>
      </w:r>
    </w:p>
    <w:p w14:paraId="5117C8EB">
      <w:pPr>
        <w:numPr>
          <w:ilvl w:val="0"/>
          <w:numId w:val="106"/>
        </w:numPr>
        <w:rPr>
          <w:rFonts w:hint="eastAsia"/>
        </w:rPr>
      </w:pPr>
      <w:r>
        <w:rPr>
          <w:rFonts w:ascii="Segoe UI Emoji" w:hAnsi="Segoe UI Emoji" w:cs="Segoe UI Emoji"/>
        </w:rPr>
        <w:t>📋</w:t>
      </w:r>
      <w:r>
        <w:rPr>
          <w:rFonts w:hint="eastAsia"/>
        </w:rPr>
        <w:t xml:space="preserve"> 提示词模板集：项目四各场景提示词参考模板（PDF）</w:t>
      </w:r>
    </w:p>
    <w:p w14:paraId="1883D1F0">
      <w:pPr>
        <w:numPr>
          <w:ilvl w:val="0"/>
          <w:numId w:val="106"/>
        </w:numPr>
        <w:rPr>
          <w:rFonts w:hint="eastAsia"/>
        </w:rPr>
      </w:pPr>
      <w:r>
        <w:rPr>
          <w:rFonts w:ascii="Segoe UI Emoji" w:hAnsi="Segoe UI Emoji" w:cs="Segoe UI Emoji"/>
        </w:rPr>
        <w:t>🎬</w:t>
      </w:r>
      <w:r>
        <w:rPr>
          <w:rFonts w:hint="eastAsia"/>
        </w:rPr>
        <w:t xml:space="preserve"> 操作演示视频：数据清洗全流程实操录屏（约8分钟）</w:t>
      </w:r>
    </w:p>
    <w:p w14:paraId="1419B39D">
      <w:pPr>
        <w:numPr>
          <w:ilvl w:val="0"/>
          <w:numId w:val="106"/>
        </w:numPr>
        <w:rPr>
          <w:rFonts w:hint="eastAsia"/>
        </w:rPr>
      </w:pPr>
      <w:r>
        <w:rPr>
          <w:rFonts w:ascii="Segoe UI Emoji" w:hAnsi="Segoe UI Emoji" w:cs="Segoe UI Emoji"/>
        </w:rPr>
        <w:t>📝</w:t>
      </w:r>
      <w:r>
        <w:rPr>
          <w:rFonts w:hint="eastAsia"/>
        </w:rPr>
        <w:t xml:space="preserve"> 活页实训任务单：项目四综合实训任务书（可打印）</w:t>
      </w:r>
    </w:p>
    <w:p w14:paraId="390C5631">
      <w:pPr>
        <w:rPr>
          <w:rFonts w:hint="eastAsia"/>
        </w:rPr>
      </w:pPr>
      <w:r>
        <w:rPr>
          <w:rFonts w:hint="eastAsia"/>
        </w:rPr>
        <w:pict>
          <v:rect id="_x0000_i1182" o:spt="1" style="height:3pt;width:0pt;" fillcolor="#A0A0A0" filled="t" stroked="f" coordsize="21600,21600" o:hr="t" o:hrstd="t" o:hralign="center">
            <v:path/>
            <v:fill on="t" focussize="0,0"/>
            <v:stroke on="f"/>
            <v:imagedata o:title=""/>
            <o:lock v:ext="edit"/>
            <w10:wrap type="none"/>
            <w10:anchorlock/>
          </v:rect>
        </w:pict>
      </w:r>
    </w:p>
    <w:p w14:paraId="29536C92">
      <w:pPr>
        <w:rPr>
          <w:rFonts w:hint="eastAsia"/>
          <w:b/>
          <w:bCs/>
        </w:rPr>
      </w:pPr>
      <w:r>
        <w:rPr>
          <w:rFonts w:hint="eastAsia"/>
          <w:b/>
          <w:bCs/>
        </w:rPr>
        <w:t>项目总结</w:t>
      </w:r>
    </w:p>
    <w:p w14:paraId="0078DD8E">
      <w:pPr>
        <w:rPr>
          <w:rFonts w:hint="eastAsia"/>
        </w:rPr>
      </w:pPr>
      <w:r>
        <w:rPr>
          <w:rFonts w:hint="eastAsia"/>
        </w:rPr>
        <w:t>回顾一下这个项目学到了什么。</w:t>
      </w:r>
    </w:p>
    <w:p w14:paraId="37D85320">
      <w:pPr>
        <w:rPr>
          <w:rFonts w:hint="eastAsia"/>
        </w:rPr>
      </w:pPr>
      <w:r>
        <w:rPr>
          <w:rFonts w:hint="eastAsia"/>
          <w:b/>
          <w:bCs/>
        </w:rPr>
        <w:t>第一，AI可以帮你写Excel公式。</w:t>
      </w:r>
      <w:r>
        <w:rPr>
          <w:rFonts w:hint="eastAsia"/>
        </w:rPr>
        <w:t> 不需要记住每个函数的参数顺序——用大白话描述你的数据结构和计算需求，AI就能给出对应的公式。看不懂别人写的公式，也可以扔给AI让它"翻译"成通俗解释。</w:t>
      </w:r>
    </w:p>
    <w:p w14:paraId="00F9B17F">
      <w:pPr>
        <w:rPr>
          <w:rFonts w:hint="eastAsia"/>
        </w:rPr>
      </w:pPr>
      <w:r>
        <w:rPr>
          <w:rFonts w:hint="eastAsia"/>
          <w:b/>
          <w:bCs/>
        </w:rPr>
        <w:t>第二，数据清洗是做分析的前提。</w:t>
      </w:r>
      <w:r>
        <w:rPr>
          <w:rFonts w:hint="eastAsia"/>
        </w:rPr>
        <w:t> 真实工作中的数据几乎都有问题——空值、重复、格式混乱、异常值。AI可以帮你做"数据体检"，发现问题并给出处理建议。但最终的删除、替换、保留决定权在你手上。大批量数据建议分步清洗，每一步确认后再进行下一步。</w:t>
      </w:r>
    </w:p>
    <w:p w14:paraId="061AFCED">
      <w:pPr>
        <w:rPr>
          <w:rFonts w:hint="eastAsia"/>
        </w:rPr>
      </w:pPr>
      <w:r>
        <w:rPr>
          <w:rFonts w:hint="eastAsia"/>
          <w:b/>
          <w:bCs/>
        </w:rPr>
        <w:t>第三，AI做数据分析的核心价值在于"快"和"全"。</w:t>
      </w:r>
      <w:r>
        <w:rPr>
          <w:rFonts w:hint="eastAsia"/>
        </w:rPr>
        <w:t> 它能快速算出环比、同比、占比、排名等指标，也能发现你可能注意不到的异常。但AI看到的是数字层面的相关性，"为什么会这样"的因果分析需要你结合业务实际来判断。</w:t>
      </w:r>
    </w:p>
    <w:p w14:paraId="5465D4E2">
      <w:pPr>
        <w:rPr>
          <w:rFonts w:hint="eastAsia"/>
        </w:rPr>
      </w:pPr>
      <w:r>
        <w:rPr>
          <w:rFonts w:hint="eastAsia"/>
          <w:b/>
          <w:bCs/>
        </w:rPr>
        <w:t>第四，AI可以帮你选图表、做图表、写图表解读。</w:t>
      </w:r>
      <w:r>
        <w:rPr>
          <w:rFonts w:hint="eastAsia"/>
        </w:rPr>
        <w:t> 柱形图比大小、折线图看趋势、饼图看占比——记住这几条就够用了。图表生成后记得让AI帮你写一段分析解读文字。</w:t>
      </w:r>
    </w:p>
    <w:p w14:paraId="61A4BDB2">
      <w:pPr>
        <w:rPr>
          <w:rFonts w:hint="eastAsia"/>
        </w:rPr>
      </w:pPr>
      <w:r>
        <w:rPr>
          <w:rFonts w:hint="eastAsia"/>
          <w:b/>
          <w:bCs/>
        </w:rPr>
        <w:t>第五，全程不能忘的两件事。</w:t>
      </w:r>
      <w:r>
        <w:rPr>
          <w:rFonts w:hint="eastAsia"/>
        </w:rPr>
        <w:t> 一是</w:t>
      </w:r>
      <w:r>
        <w:rPr>
          <w:rFonts w:hint="eastAsia"/>
          <w:b/>
          <w:bCs/>
        </w:rPr>
        <w:t>核验数据</w:t>
      </w:r>
      <w:r>
        <w:rPr>
          <w:rFonts w:hint="eastAsia"/>
        </w:rPr>
        <w:t>——AI给出的每一个数字都要跟原始数据对照；二是</w:t>
      </w:r>
      <w:r>
        <w:rPr>
          <w:rFonts w:hint="eastAsia"/>
          <w:b/>
          <w:bCs/>
        </w:rPr>
        <w:t>保护隐私</w:t>
      </w:r>
      <w:r>
        <w:rPr>
          <w:rFonts w:hint="eastAsia"/>
        </w:rPr>
        <w:t>——上传数据前必须做脱敏处理。</w:t>
      </w:r>
    </w:p>
    <w:p w14:paraId="080E3D38">
      <w:pPr>
        <w:rPr>
          <w:rFonts w:hint="eastAsia"/>
        </w:rPr>
      </w:pPr>
      <w:r>
        <w:rPr>
          <w:rFonts w:hint="eastAsia"/>
        </w:rPr>
        <w:pict>
          <v:rect id="_x0000_i1183" o:spt="1" style="height:3pt;width:0pt;" fillcolor="#A0A0A0" filled="t" stroked="f" coordsize="21600,21600" o:hr="t" o:hrstd="t" o:hralign="center">
            <v:path/>
            <v:fill on="t" focussize="0,0"/>
            <v:stroke on="f"/>
            <v:imagedata o:title=""/>
            <o:lock v:ext="edit"/>
            <w10:wrap type="none"/>
            <w10:anchorlock/>
          </v:rect>
        </w:pict>
      </w:r>
    </w:p>
    <w:p w14:paraId="254F41DF">
      <w:pPr>
        <w:rPr>
          <w:rFonts w:hint="eastAsia"/>
        </w:rPr>
      </w:pPr>
      <w:r>
        <w:rPr>
          <w:rFonts w:hint="eastAsia"/>
        </w:rPr>
        <w:t>本项目的知识关联总结如图4-5所示。</w:t>
      </w:r>
    </w:p>
    <w:p w14:paraId="6C9EC826">
      <w:r>
        <w:drawing>
          <wp:inline distT="0" distB="0" distL="0" distR="0">
            <wp:extent cx="5274310" cy="2525395"/>
            <wp:effectExtent l="0" t="0" r="2540" b="8255"/>
            <wp:docPr id="72873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3413" name="图片 1"/>
                    <pic:cNvPicPr>
                      <a:picLocks noChangeAspect="1"/>
                    </pic:cNvPicPr>
                  </pic:nvPicPr>
                  <pic:blipFill>
                    <a:blip r:embed="rId24"/>
                    <a:stretch>
                      <a:fillRect/>
                    </a:stretch>
                  </pic:blipFill>
                  <pic:spPr>
                    <a:xfrm>
                      <a:off x="0" y="0"/>
                      <a:ext cx="5274310" cy="2525395"/>
                    </a:xfrm>
                    <a:prstGeom prst="rect">
                      <a:avLst/>
                    </a:prstGeom>
                  </pic:spPr>
                </pic:pic>
              </a:graphicData>
            </a:graphic>
          </wp:inline>
        </w:drawing>
      </w:r>
    </w:p>
    <w:p w14:paraId="0074970F">
      <w:pPr>
        <w:jc w:val="center"/>
        <w:rPr>
          <w:rFonts w:hint="eastAsia"/>
        </w:rPr>
      </w:pPr>
      <w:r>
        <w:rPr>
          <w:rFonts w:hint="eastAsia"/>
        </w:rPr>
        <w:t>图4-5 项目四知识关联图</w:t>
      </w:r>
    </w:p>
    <w:p w14:paraId="2271463A">
      <w:pPr>
        <w:rPr>
          <w:rFonts w:hint="eastAsia"/>
        </w:rPr>
      </w:pPr>
      <w:r>
        <w:rPr>
          <w:rFonts w:hint="eastAsia"/>
        </w:rPr>
        <w:pict>
          <v:rect id="_x0000_i1184" o:spt="1" style="height:3pt;width:0pt;" fillcolor="#A0A0A0" filled="t" stroked="f" coordsize="21600,21600" o:hr="t" o:hrstd="t" o:hralign="center">
            <v:path/>
            <v:fill on="t" focussize="0,0"/>
            <v:stroke on="f"/>
            <v:imagedata o:title=""/>
            <o:lock v:ext="edit"/>
            <w10:wrap type="none"/>
            <w10:anchorlock/>
          </v:rect>
        </w:pict>
      </w:r>
    </w:p>
    <w:p w14:paraId="6E9FF29D">
      <w:pPr>
        <w:rPr>
          <w:rFonts w:hint="eastAsia"/>
          <w:b/>
          <w:bCs/>
        </w:rPr>
      </w:pPr>
      <w:r>
        <w:rPr>
          <w:rFonts w:hint="eastAsia"/>
          <w:b/>
          <w:bCs/>
        </w:rPr>
        <w:t>项目考核</w:t>
      </w:r>
    </w:p>
    <w:p w14:paraId="092B5F2F">
      <w:pPr>
        <w:rPr>
          <w:rFonts w:hint="eastAsia"/>
        </w:rPr>
      </w:pPr>
      <w:r>
        <w:rPr>
          <w:rFonts w:hint="eastAsia"/>
          <w:b/>
          <w:bCs/>
        </w:rPr>
        <w:t>一、判断题（对的打√，错的打×）</w:t>
      </w:r>
    </w:p>
    <w:p w14:paraId="5FEF4226">
      <w:pPr>
        <w:numPr>
          <w:ilvl w:val="0"/>
          <w:numId w:val="107"/>
        </w:numPr>
        <w:rPr>
          <w:rFonts w:hint="eastAsia"/>
        </w:rPr>
      </w:pPr>
      <w:r>
        <w:rPr>
          <w:rFonts w:hint="eastAsia"/>
        </w:rPr>
        <w:t>用AI写Excel公式时，需要用专业术语准确描述函数名称和参数，不能用大白话。（　）</w:t>
      </w:r>
    </w:p>
    <w:p w14:paraId="78C98EDB">
      <w:pPr>
        <w:numPr>
          <w:ilvl w:val="0"/>
          <w:numId w:val="107"/>
        </w:numPr>
        <w:rPr>
          <w:rFonts w:hint="eastAsia"/>
        </w:rPr>
      </w:pPr>
      <w:r>
        <w:rPr>
          <w:rFonts w:hint="eastAsia"/>
        </w:rPr>
        <w:t>数据中存在空值、重复行等质量问题时，应该先清洗再分析，不能直接分析脏数据。（　）</w:t>
      </w:r>
    </w:p>
    <w:p w14:paraId="677A6CB4">
      <w:pPr>
        <w:numPr>
          <w:ilvl w:val="0"/>
          <w:numId w:val="107"/>
        </w:numPr>
        <w:rPr>
          <w:rFonts w:hint="eastAsia"/>
        </w:rPr>
      </w:pPr>
      <w:r>
        <w:rPr>
          <w:rFonts w:hint="eastAsia"/>
        </w:rPr>
        <w:t>把包含客户真实手机号和身份证号的数据直接上传给AI分析是没有问题的。（　）</w:t>
      </w:r>
    </w:p>
    <w:p w14:paraId="5EA92D0D">
      <w:pPr>
        <w:numPr>
          <w:ilvl w:val="0"/>
          <w:numId w:val="107"/>
        </w:numPr>
        <w:rPr>
          <w:rFonts w:hint="eastAsia"/>
        </w:rPr>
      </w:pPr>
      <w:r>
        <w:rPr>
          <w:rFonts w:hint="eastAsia"/>
        </w:rPr>
        <w:t>AI做数据分析时发现的"规律"一定反映了真实的因果关系。（　）</w:t>
      </w:r>
    </w:p>
    <w:p w14:paraId="1B3228A3">
      <w:pPr>
        <w:numPr>
          <w:ilvl w:val="0"/>
          <w:numId w:val="107"/>
        </w:numPr>
        <w:rPr>
          <w:rFonts w:hint="eastAsia"/>
        </w:rPr>
      </w:pPr>
      <w:r>
        <w:rPr>
          <w:rFonts w:hint="eastAsia"/>
        </w:rPr>
        <w:t>让AI帮忙写数据分析结论后，需要核对文字中的每一个数字是否与原始数据一致。（　）</w:t>
      </w:r>
    </w:p>
    <w:p w14:paraId="6E4DB1AE">
      <w:pPr>
        <w:numPr>
          <w:ilvl w:val="0"/>
          <w:numId w:val="107"/>
        </w:numPr>
        <w:rPr>
          <w:rFonts w:hint="eastAsia"/>
        </w:rPr>
      </w:pPr>
      <w:r>
        <w:rPr>
          <w:rFonts w:hint="eastAsia"/>
        </w:rPr>
        <w:t>想展示各门店销售额的高低对比，最适合用折线图。（　）</w:t>
      </w:r>
    </w:p>
    <w:p w14:paraId="35A65074">
      <w:pPr>
        <w:numPr>
          <w:ilvl w:val="0"/>
          <w:numId w:val="107"/>
        </w:numPr>
        <w:rPr>
          <w:rFonts w:hint="eastAsia"/>
        </w:rPr>
      </w:pPr>
      <w:r>
        <w:rPr>
          <w:rFonts w:hint="eastAsia"/>
        </w:rPr>
        <w:t>AI在数据清洗中的角色是"诊断和建议"，最终的处理决定权在人手上。（　）</w:t>
      </w:r>
    </w:p>
    <w:p w14:paraId="48694FE0">
      <w:pPr>
        <w:numPr>
          <w:ilvl w:val="0"/>
          <w:numId w:val="107"/>
        </w:numPr>
        <w:rPr>
          <w:rFonts w:hint="eastAsia"/>
        </w:rPr>
      </w:pPr>
      <w:r>
        <w:rPr>
          <w:rFonts w:hint="eastAsia"/>
        </w:rPr>
        <w:t>大批量数据的清洗建议一次性处理完所有问题，不需要分步进行。（　）</w:t>
      </w:r>
    </w:p>
    <w:p w14:paraId="0B2A2722">
      <w:pPr>
        <w:rPr>
          <w:rFonts w:hint="eastAsia"/>
        </w:rPr>
      </w:pPr>
      <w:r>
        <w:rPr>
          <w:rFonts w:hint="eastAsia"/>
          <w:b/>
          <w:bCs/>
        </w:rPr>
        <w:t>二、选择题</w:t>
      </w:r>
    </w:p>
    <w:p w14:paraId="6B2C0643">
      <w:pPr>
        <w:numPr>
          <w:ilvl w:val="0"/>
          <w:numId w:val="108"/>
        </w:numPr>
        <w:rPr>
          <w:rFonts w:hint="eastAsia"/>
        </w:rPr>
      </w:pPr>
      <w:r>
        <w:rPr>
          <w:rFonts w:hint="eastAsia"/>
        </w:rPr>
        <w:t>以下哪种方式是用AI写Excel公式的正确做法？（　）</w:t>
      </w:r>
    </w:p>
    <w:p w14:paraId="12F91A0D">
      <w:pPr>
        <w:rPr>
          <w:rFonts w:hint="eastAsia"/>
        </w:rPr>
      </w:pPr>
      <w:r>
        <w:rPr>
          <w:rFonts w:hint="eastAsia"/>
        </w:rPr>
        <w:t>A. 直接说"帮我写个SUMIF公式"，不提供任何数据信息</w:t>
      </w:r>
    </w:p>
    <w:p w14:paraId="796912CD">
      <w:pPr>
        <w:rPr>
          <w:rFonts w:hint="eastAsia"/>
        </w:rPr>
      </w:pPr>
      <w:r>
        <w:rPr>
          <w:rFonts w:hint="eastAsia"/>
        </w:rPr>
        <w:t>B. 告诉AI"我的A列是门店名称，C列是销售额，帮我算朝阳路店的销售总额"</w:t>
      </w:r>
    </w:p>
    <w:p w14:paraId="4F033783">
      <w:pPr>
        <w:rPr>
          <w:rFonts w:hint="eastAsia"/>
        </w:rPr>
      </w:pPr>
      <w:r>
        <w:rPr>
          <w:rFonts w:hint="eastAsia"/>
        </w:rPr>
        <w:t>C. 把整个Excel文件发给AI说"帮我把所有公式都写好"</w:t>
      </w:r>
    </w:p>
    <w:p w14:paraId="49756BF0">
      <w:pPr>
        <w:rPr>
          <w:rFonts w:hint="eastAsia"/>
        </w:rPr>
      </w:pPr>
      <w:r>
        <w:rPr>
          <w:rFonts w:hint="eastAsia"/>
        </w:rPr>
        <w:t>D. 让AI猜你想算什么</w:t>
      </w:r>
    </w:p>
    <w:p w14:paraId="38BABDBD">
      <w:pPr>
        <w:numPr>
          <w:ilvl w:val="0"/>
          <w:numId w:val="108"/>
        </w:numPr>
        <w:rPr>
          <w:rFonts w:hint="eastAsia"/>
        </w:rPr>
      </w:pPr>
      <w:r>
        <w:rPr>
          <w:rFonts w:hint="eastAsia"/>
        </w:rPr>
        <w:t>你在整理数据时发现"销售金额"列中有3个单元格显示"待确认"。以下处理方式最合理的是（　）。</w:t>
      </w:r>
    </w:p>
    <w:p w14:paraId="6F0DD68C">
      <w:pPr>
        <w:rPr>
          <w:rFonts w:hint="eastAsia"/>
        </w:rPr>
      </w:pPr>
      <w:r>
        <w:rPr>
          <w:rFonts w:hint="eastAsia"/>
        </w:rPr>
        <w:t>A. 直接删除这3行</w:t>
      </w:r>
    </w:p>
    <w:p w14:paraId="00EC9F5E">
      <w:pPr>
        <w:rPr>
          <w:rFonts w:hint="eastAsia"/>
        </w:rPr>
      </w:pPr>
      <w:r>
        <w:rPr>
          <w:rFonts w:hint="eastAsia"/>
        </w:rPr>
        <w:t>B. 让AI自动填入一个估计值</w:t>
      </w:r>
    </w:p>
    <w:p w14:paraId="10AA78D9">
      <w:pPr>
        <w:rPr>
          <w:rFonts w:hint="eastAsia"/>
        </w:rPr>
      </w:pPr>
      <w:r>
        <w:rPr>
          <w:rFonts w:hint="eastAsia"/>
        </w:rPr>
        <w:t>C. 先标记出来，向数据来源方确认真实金额后再处理</w:t>
      </w:r>
    </w:p>
    <w:p w14:paraId="76EAC9F0">
      <w:pPr>
        <w:rPr>
          <w:rFonts w:hint="eastAsia"/>
        </w:rPr>
      </w:pPr>
      <w:r>
        <w:rPr>
          <w:rFonts w:hint="eastAsia"/>
        </w:rPr>
        <w:t>D. 忽略不管，不影响分析</w:t>
      </w:r>
    </w:p>
    <w:p w14:paraId="2851EEDE">
      <w:pPr>
        <w:numPr>
          <w:ilvl w:val="0"/>
          <w:numId w:val="108"/>
        </w:numPr>
        <w:rPr>
          <w:rFonts w:hint="eastAsia"/>
        </w:rPr>
      </w:pPr>
      <w:r>
        <w:rPr>
          <w:rFonts w:hint="eastAsia"/>
        </w:rPr>
        <w:t>AI分析数据后告诉你"A门店的销售额跟天气温度呈正相关"。以下理解最合理的是（　）。</w:t>
      </w:r>
    </w:p>
    <w:p w14:paraId="6A458174">
      <w:pPr>
        <w:rPr>
          <w:rFonts w:hint="eastAsia"/>
        </w:rPr>
      </w:pPr>
      <w:r>
        <w:rPr>
          <w:rFonts w:hint="eastAsia"/>
        </w:rPr>
        <w:t>A. A门店应该在高温天加大进货</w:t>
      </w:r>
    </w:p>
    <w:p w14:paraId="078431EF">
      <w:pPr>
        <w:rPr>
          <w:rFonts w:hint="eastAsia"/>
        </w:rPr>
      </w:pPr>
      <w:r>
        <w:rPr>
          <w:rFonts w:hint="eastAsia"/>
        </w:rPr>
        <w:t>B. 这可能只是数据上的巧合，需要结合实际业务判断是否有因果关系</w:t>
      </w:r>
    </w:p>
    <w:p w14:paraId="757C5BC9">
      <w:pPr>
        <w:rPr>
          <w:rFonts w:hint="eastAsia"/>
        </w:rPr>
      </w:pPr>
      <w:r>
        <w:rPr>
          <w:rFonts w:hint="eastAsia"/>
        </w:rPr>
        <w:t>C. AI分析的结果肯定是对的，可以直接据此做决策</w:t>
      </w:r>
    </w:p>
    <w:p w14:paraId="3EDA368A">
      <w:pPr>
        <w:rPr>
          <w:rFonts w:hint="eastAsia"/>
        </w:rPr>
      </w:pPr>
      <w:r>
        <w:rPr>
          <w:rFonts w:hint="eastAsia"/>
        </w:rPr>
        <w:t>D. 天气与销售无关，AI一定分析错了</w:t>
      </w:r>
    </w:p>
    <w:p w14:paraId="546B242C">
      <w:pPr>
        <w:numPr>
          <w:ilvl w:val="0"/>
          <w:numId w:val="108"/>
        </w:numPr>
        <w:rPr>
          <w:rFonts w:hint="eastAsia"/>
        </w:rPr>
      </w:pPr>
      <w:r>
        <w:rPr>
          <w:rFonts w:hint="eastAsia"/>
        </w:rPr>
        <w:t>想展示某企业四大产品类别各自占总销售额的比例，以下哪种图表最合适？（　）</w:t>
      </w:r>
    </w:p>
    <w:p w14:paraId="2D57963C">
      <w:pPr>
        <w:rPr>
          <w:rFonts w:hint="eastAsia"/>
        </w:rPr>
      </w:pPr>
      <w:r>
        <w:rPr>
          <w:rFonts w:hint="eastAsia"/>
        </w:rPr>
        <w:t>A. 折线图</w:t>
      </w:r>
    </w:p>
    <w:p w14:paraId="142B4501">
      <w:pPr>
        <w:rPr>
          <w:rFonts w:hint="eastAsia"/>
        </w:rPr>
      </w:pPr>
      <w:r>
        <w:rPr>
          <w:rFonts w:hint="eastAsia"/>
        </w:rPr>
        <w:t>B. 散点图</w:t>
      </w:r>
    </w:p>
    <w:p w14:paraId="5B02FC98">
      <w:pPr>
        <w:rPr>
          <w:rFonts w:hint="eastAsia"/>
        </w:rPr>
      </w:pPr>
      <w:r>
        <w:rPr>
          <w:rFonts w:hint="eastAsia"/>
        </w:rPr>
        <w:t>C. 饼图</w:t>
      </w:r>
    </w:p>
    <w:p w14:paraId="1CA14D21">
      <w:pPr>
        <w:rPr>
          <w:rFonts w:hint="eastAsia"/>
        </w:rPr>
      </w:pPr>
      <w:r>
        <w:rPr>
          <w:rFonts w:hint="eastAsia"/>
        </w:rPr>
        <w:t>D. 柱形图</w:t>
      </w:r>
    </w:p>
    <w:p w14:paraId="7318B2C4">
      <w:pPr>
        <w:numPr>
          <w:ilvl w:val="0"/>
          <w:numId w:val="108"/>
        </w:numPr>
        <w:rPr>
          <w:rFonts w:hint="eastAsia"/>
        </w:rPr>
      </w:pPr>
      <w:r>
        <w:rPr>
          <w:rFonts w:hint="eastAsia"/>
        </w:rPr>
        <w:t>在上传数据给AI之前，以下哪项准备工作是必须做的？（　）</w:t>
      </w:r>
    </w:p>
    <w:p w14:paraId="158F09DC">
      <w:pPr>
        <w:rPr>
          <w:rFonts w:hint="eastAsia"/>
        </w:rPr>
      </w:pPr>
      <w:r>
        <w:rPr>
          <w:rFonts w:hint="eastAsia"/>
        </w:rPr>
        <w:t>A. 把数据格式化得漂漂亮亮</w:t>
      </w:r>
    </w:p>
    <w:p w14:paraId="2B79EBC1">
      <w:pPr>
        <w:rPr>
          <w:rFonts w:hint="eastAsia"/>
        </w:rPr>
      </w:pPr>
      <w:r>
        <w:rPr>
          <w:rFonts w:hint="eastAsia"/>
        </w:rPr>
        <w:t>B. 给每一行添加行号</w:t>
      </w:r>
    </w:p>
    <w:p w14:paraId="7F5612BE">
      <w:pPr>
        <w:rPr>
          <w:rFonts w:hint="eastAsia"/>
        </w:rPr>
      </w:pPr>
      <w:r>
        <w:rPr>
          <w:rFonts w:hint="eastAsia"/>
        </w:rPr>
        <w:t>C. 对敏感信息进行脱敏处理</w:t>
      </w:r>
    </w:p>
    <w:p w14:paraId="2419F5BE">
      <w:pPr>
        <w:rPr>
          <w:rFonts w:hint="eastAsia"/>
        </w:rPr>
      </w:pPr>
      <w:r>
        <w:rPr>
          <w:rFonts w:hint="eastAsia"/>
        </w:rPr>
        <w:t>D. 把所有空值先填上0</w:t>
      </w:r>
    </w:p>
    <w:p w14:paraId="12F53119">
      <w:pPr>
        <w:rPr>
          <w:rFonts w:hint="eastAsia"/>
        </w:rPr>
      </w:pPr>
      <w:r>
        <w:rPr>
          <w:rFonts w:hint="eastAsia"/>
          <w:b/>
          <w:bCs/>
        </w:rPr>
        <w:t>三、操作题</w:t>
      </w:r>
    </w:p>
    <w:p w14:paraId="636952F6">
      <w:pPr>
        <w:numPr>
          <w:ilvl w:val="0"/>
          <w:numId w:val="109"/>
        </w:numPr>
        <w:rPr>
          <w:rFonts w:hint="eastAsia"/>
        </w:rPr>
      </w:pPr>
      <w:r>
        <w:rPr>
          <w:rFonts w:hint="eastAsia"/>
        </w:rPr>
        <w:t>请向AI提出以下需求，获取Excel公式并截图保存：</w:t>
      </w:r>
    </w:p>
    <w:p w14:paraId="5AA0A120">
      <w:pPr>
        <w:rPr>
          <w:rFonts w:hint="eastAsia"/>
        </w:rPr>
      </w:pPr>
      <w:r>
        <w:rPr>
          <w:rFonts w:hint="eastAsia"/>
        </w:rPr>
        <w:t>"我的Excel表格中，A列是月份（1~12月），B列是线上销售额，C列是线下销售额。请帮我写一个公式，计算每个月的线上销售额占当月总销售额（线上+线下）的百分比。"</w:t>
      </w:r>
    </w:p>
    <w:p w14:paraId="5F5228D5">
      <w:pPr>
        <w:numPr>
          <w:ilvl w:val="0"/>
          <w:numId w:val="109"/>
        </w:numPr>
        <w:rPr>
          <w:rFonts w:hint="eastAsia"/>
        </w:rPr>
      </w:pPr>
      <w:r>
        <w:rPr>
          <w:rFonts w:hint="eastAsia"/>
        </w:rPr>
        <w:t>请向AI提出以下需求，获取操作指南并截图保存：</w:t>
      </w:r>
    </w:p>
    <w:p w14:paraId="6DF555E8">
      <w:pPr>
        <w:rPr>
          <w:rFonts w:hint="eastAsia"/>
        </w:rPr>
      </w:pPr>
      <w:r>
        <w:rPr>
          <w:rFonts w:hint="eastAsia"/>
        </w:rPr>
        <w:t>"我有一份Excel数据表，3000多行，日期列的格式不统一，有的写'2025/6/1'，有的写'2025年6月1日'，有的写'6/1'。请告诉我怎么把它们全部统一成'2025-06-01'这种格式，一步步教我。"</w:t>
      </w:r>
    </w:p>
    <w:p w14:paraId="77EDA003">
      <w:pPr>
        <w:numPr>
          <w:ilvl w:val="0"/>
          <w:numId w:val="109"/>
        </w:numPr>
        <w:rPr>
          <w:rFonts w:hint="eastAsia"/>
        </w:rPr>
      </w:pPr>
      <w:r>
        <w:rPr>
          <w:rFonts w:hint="eastAsia"/>
        </w:rPr>
        <w:t>准备以下一组数据（手动输入即可），上传给AI，让它完成分析并写一段100字的分析结论：</w:t>
      </w:r>
    </w:p>
    <w:tbl>
      <w:tblPr>
        <w:tblStyle w:val="17"/>
        <w:tblW w:w="6816" w:type="dxa"/>
        <w:tblInd w:w="720" w:type="dxa"/>
        <w:tblLayout w:type="autofit"/>
        <w:tblCellMar>
          <w:top w:w="15" w:type="dxa"/>
          <w:left w:w="15" w:type="dxa"/>
          <w:bottom w:w="15" w:type="dxa"/>
          <w:right w:w="15" w:type="dxa"/>
        </w:tblCellMar>
      </w:tblPr>
      <w:tblGrid>
        <w:gridCol w:w="1250"/>
        <w:gridCol w:w="2783"/>
        <w:gridCol w:w="2783"/>
      </w:tblGrid>
      <w:tr w14:paraId="4571CD2A">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220814E">
            <w:pPr>
              <w:rPr>
                <w:rFonts w:hint="eastAsia"/>
                <w:b/>
                <w:bCs/>
              </w:rPr>
            </w:pPr>
            <w:r>
              <w:rPr>
                <w:b/>
                <w:bCs/>
              </w:rPr>
              <w:t>门店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0D9507">
            <w:pPr>
              <w:rPr>
                <w:b/>
                <w:bCs/>
              </w:rPr>
            </w:pPr>
            <w:r>
              <w:rPr>
                <w:b/>
                <w:bCs/>
              </w:rPr>
              <w:t>5月销售额（万元）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1B2BF2">
            <w:pPr>
              <w:rPr>
                <w:b/>
                <w:bCs/>
              </w:rPr>
            </w:pPr>
            <w:r>
              <w:rPr>
                <w:b/>
                <w:bCs/>
              </w:rPr>
              <w:t>6月销售额（万元）</w:t>
            </w:r>
          </w:p>
        </w:tc>
      </w:tr>
      <w:tr w14:paraId="57F1ED7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D88D9D">
            <w:r>
              <w:t>门店A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3BD9335">
            <w:r>
              <w:t>8.5</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C5238E">
            <w:r>
              <w:t>9.3</w:t>
            </w:r>
          </w:p>
        </w:tc>
      </w:tr>
      <w:tr w14:paraId="7D8C011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305AED">
            <w:r>
              <w:t>门店B</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51D2EBC">
            <w:r>
              <w:t>6.2</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96A6DC">
            <w:r>
              <w:t>5.8</w:t>
            </w:r>
          </w:p>
        </w:tc>
      </w:tr>
      <w:tr w14:paraId="79B2E5B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13A267">
            <w:r>
              <w:t>门店C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4A46C6">
            <w:r>
              <w:t>5.0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89EF6C">
            <w:r>
              <w:t>7.1</w:t>
            </w:r>
          </w:p>
        </w:tc>
      </w:tr>
      <w:tr w14:paraId="0B188FB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F2465E4">
            <w:r>
              <w:t>门店D</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265BAC4">
            <w:r>
              <w:t>7.0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3BAA9FF">
            <w:r>
              <w:t>7.5</w:t>
            </w:r>
          </w:p>
        </w:tc>
      </w:tr>
    </w:tbl>
    <w:p w14:paraId="484DADBA">
      <w:pPr>
        <w:numPr>
          <w:ilvl w:val="0"/>
          <w:numId w:val="109"/>
        </w:numPr>
      </w:pPr>
      <w:r>
        <w:rPr>
          <w:rFonts w:hint="eastAsia"/>
        </w:rPr>
        <w:t>要求AI计算各门店的环比增长率，指出哪家增长最快、哪家出现下降，并截图保存AI的回答。拿到回答后，</w:t>
      </w:r>
      <w:r>
        <w:rPr>
          <w:rFonts w:hint="eastAsia"/>
          <w:b/>
          <w:bCs/>
        </w:rPr>
        <w:t>手动验算一遍AI给出的增长率是否正确</w:t>
      </w:r>
      <w:r>
        <w:rPr>
          <w:rFonts w:hint="eastAsia"/>
        </w:rPr>
        <w:t>。</w:t>
      </w:r>
    </w:p>
    <w:p w14:paraId="670EA165">
      <w:pPr>
        <w:rPr>
          <w:rFonts w:hint="eastAsia"/>
        </w:rPr>
      </w:pPr>
      <w:r>
        <w:rPr>
          <w:rFonts w:hint="eastAsia"/>
          <w:b/>
          <w:bCs/>
        </w:rPr>
        <w:t>四、思考题</w:t>
      </w:r>
    </w:p>
    <w:p w14:paraId="37527DF4">
      <w:pPr>
        <w:numPr>
          <w:ilvl w:val="0"/>
          <w:numId w:val="110"/>
        </w:numPr>
        <w:rPr>
          <w:rFonts w:hint="eastAsia"/>
        </w:rPr>
      </w:pPr>
      <w:r>
        <w:rPr>
          <w:rFonts w:hint="eastAsia"/>
        </w:rPr>
        <w:t>本项目反复强调"AI看到的是相关性，不等于因果关系"。请举一个你能想到的例子（可以是生活中的或商贸领域的），说明"两个数据相关但其实没有因果关系"的情况。</w:t>
      </w:r>
    </w:p>
    <w:p w14:paraId="72B6C072">
      <w:pPr>
        <w:numPr>
          <w:ilvl w:val="0"/>
          <w:numId w:val="110"/>
        </w:numPr>
        <w:rPr>
          <w:rFonts w:hint="eastAsia"/>
        </w:rPr>
      </w:pPr>
      <w:r>
        <w:rPr>
          <w:rFonts w:hint="eastAsia"/>
        </w:rPr>
        <w:t>有人说"有了AI，以后就不需要学Excel了"。你同意这种观点吗？结合本项目的学习经历，谈谈你的看法。</w:t>
      </w:r>
    </w:p>
    <w:p w14:paraId="6801C834">
      <w:pPr>
        <w:rPr>
          <w:rFonts w:hint="eastAsia"/>
        </w:rPr>
      </w:pPr>
      <w:r>
        <w:rPr>
          <w:rFonts w:hint="eastAsia"/>
        </w:rPr>
        <w:pict>
          <v:rect id="_x0000_i1185" o:spt="1" style="height:3pt;width:0pt;" fillcolor="#A0A0A0" filled="t" stroked="f" coordsize="21600,21600" o:hr="t" o:hrstd="t" o:hralign="center">
            <v:path/>
            <v:fill on="t" focussize="0,0"/>
            <v:stroke on="f"/>
            <v:imagedata o:title=""/>
            <o:lock v:ext="edit"/>
            <w10:wrap type="none"/>
            <w10:anchorlock/>
          </v:rect>
        </w:pict>
      </w:r>
    </w:p>
    <w:p w14:paraId="276A5739">
      <w:pPr>
        <w:rPr>
          <w:rFonts w:hint="eastAsia"/>
        </w:rPr>
      </w:pPr>
      <w:r>
        <w:rPr>
          <w:rFonts w:hint="eastAsia"/>
          <w:b/>
          <w:bCs/>
        </w:rPr>
        <w:t>参考答案提示</w:t>
      </w:r>
    </w:p>
    <w:p w14:paraId="35A0E180">
      <w:pPr>
        <w:rPr>
          <w:rFonts w:hint="eastAsia"/>
        </w:rPr>
      </w:pPr>
      <w:r>
        <w:rPr>
          <w:rFonts w:hint="eastAsia"/>
        </w:rPr>
        <w:t>判断题：1.× 2.√ 3.× 4.× 5.√ 6.× 7.√ 8.×</w:t>
      </w:r>
    </w:p>
    <w:p w14:paraId="77F7C363">
      <w:pPr>
        <w:rPr>
          <w:rFonts w:hint="eastAsia"/>
        </w:rPr>
      </w:pPr>
      <w:r>
        <w:rPr>
          <w:rFonts w:hint="eastAsia"/>
        </w:rPr>
        <w:t>选择题：1.B 2.C 3.B 4.C 5.C</w:t>
      </w:r>
    </w:p>
    <w:p w14:paraId="770FAFA3">
      <w:pPr>
        <w:rPr>
          <w:rFonts w:hint="eastAsia"/>
        </w:rPr>
      </w:pPr>
      <w:r>
        <w:rPr>
          <w:rFonts w:hint="eastAsia"/>
        </w:rPr>
        <w:pict>
          <v:rect id="_x0000_i1186" o:spt="1" style="height:3pt;width:0pt;" fillcolor="#A0A0A0" filled="t" stroked="f" coordsize="21600,21600" o:hr="t" o:hrstd="t" o:hralign="center">
            <v:path/>
            <v:fill on="t" focussize="0,0"/>
            <v:stroke on="f"/>
            <v:imagedata o:title=""/>
            <o:lock v:ext="edit"/>
            <w10:wrap type="none"/>
            <w10:anchorlock/>
          </v:rect>
        </w:pict>
      </w:r>
    </w:p>
    <w:p w14:paraId="2FD1F807">
      <w:pPr>
        <w:rPr>
          <w:rFonts w:hint="eastAsia"/>
        </w:rPr>
      </w:pPr>
      <w:r>
        <w:rPr>
          <w:rFonts w:hint="eastAsia"/>
          <w:b/>
          <w:bCs/>
        </w:rPr>
        <w:t>【课后拓展】</w:t>
      </w:r>
    </w:p>
    <w:p w14:paraId="2524E91B">
      <w:pPr>
        <w:numPr>
          <w:ilvl w:val="0"/>
          <w:numId w:val="111"/>
        </w:numPr>
        <w:rPr>
          <w:rFonts w:hint="eastAsia"/>
        </w:rPr>
      </w:pPr>
      <w:r>
        <w:rPr>
          <w:rFonts w:hint="eastAsia"/>
        </w:rPr>
        <w:t>找一份你手边现有的Excel数据（课程作业、个人记账、任何表格都行），上传给AI做一次"数据体检"，看看AI能发现多少问题。如果数据很干净没有问题，可以人为制造几个"脏数据"（加几个空值、重复几行），再让AI检测，验证它的检测能力。</w:t>
      </w:r>
    </w:p>
    <w:p w14:paraId="140F6C01">
      <w:pPr>
        <w:numPr>
          <w:ilvl w:val="0"/>
          <w:numId w:val="111"/>
        </w:numPr>
        <w:rPr>
          <w:rFonts w:hint="eastAsia"/>
        </w:rPr>
      </w:pPr>
      <w:r>
        <w:rPr>
          <w:rFonts w:hint="eastAsia"/>
        </w:rPr>
        <w:t>在日常学习中建立一个习惯：每次遇到不会写或记不住的Excel公式，先问AI，拿到公式后不光复制粘贴，</w:t>
      </w:r>
      <w:r>
        <w:rPr>
          <w:rFonts w:hint="eastAsia"/>
          <w:b/>
          <w:bCs/>
        </w:rPr>
        <w:t>花30秒读一遍AI的解释</w:t>
      </w:r>
      <w:r>
        <w:rPr>
          <w:rFonts w:hint="eastAsia"/>
        </w:rPr>
        <w:t>，理解这个公式在做什么。日积月累，你对公式的理解会越来越深，以后简单的公式就不需要问AI了。</w:t>
      </w:r>
    </w:p>
    <w:p w14:paraId="2EAF28DF">
      <w:pPr>
        <w:numPr>
          <w:ilvl w:val="0"/>
          <w:numId w:val="111"/>
        </w:numPr>
        <w:rPr>
          <w:rFonts w:hint="eastAsia"/>
        </w:rPr>
      </w:pPr>
      <w:r>
        <w:rPr>
          <w:rFonts w:hint="eastAsia"/>
        </w:rPr>
        <w:t>用AI帮你整理自己的个人账本或者日常开支记录——按月汇总、按类别分析占比、找出花钱最多的类别——把本项目学到的技能用到自己的生活中。</w:t>
      </w:r>
    </w:p>
    <w:p w14:paraId="10BFC9EF">
      <w:pPr>
        <w:rPr>
          <w:rFonts w:hint="eastAsia"/>
        </w:rPr>
      </w:pPr>
      <w:r>
        <w:rPr>
          <w:rFonts w:hint="eastAsia"/>
        </w:rPr>
        <w:pict>
          <v:rect id="_x0000_i1187" o:spt="1" style="height:3pt;width:0pt;" fillcolor="#A0A0A0" filled="t" stroked="f" coordsize="21600,21600" o:hr="t" o:hrstd="t" o:hralign="center">
            <v:path/>
            <v:fill on="t" focussize="0,0"/>
            <v:stroke on="f"/>
            <v:imagedata o:title=""/>
            <o:lock v:ext="edit"/>
            <w10:wrap type="none"/>
            <w10:anchorlock/>
          </v:rect>
        </w:pict>
      </w:r>
    </w:p>
    <w:p w14:paraId="0C6B2E0F">
      <w:pPr>
        <w:widowControl/>
        <w:jc w:val="left"/>
        <w:rPr>
          <w:rFonts w:hint="eastAsia"/>
        </w:rPr>
      </w:pPr>
      <w:r>
        <w:rPr>
          <w:rFonts w:hint="eastAsia"/>
        </w:rPr>
        <w:br w:type="page"/>
      </w:r>
    </w:p>
    <w:p w14:paraId="2FBB93BA">
      <w:pPr>
        <w:rPr>
          <w:b/>
          <w:bCs/>
        </w:rPr>
      </w:pPr>
      <w:r>
        <w:rPr>
          <w:rFonts w:hint="eastAsia"/>
          <w:b/>
          <w:bCs/>
        </w:rPr>
        <w:t>项目五 用AI做市场调研和行业分析</w:t>
      </w:r>
    </w:p>
    <w:p w14:paraId="4A1F0270">
      <w:pPr>
        <w:rPr>
          <w:rFonts w:hint="eastAsia"/>
        </w:rPr>
      </w:pPr>
      <w:r>
        <w:rPr>
          <w:rFonts w:hint="eastAsia"/>
        </w:rPr>
        <w:pict>
          <v:rect id="_x0000_i1188" o:spt="1" style="height:3pt;width:0pt;" fillcolor="#A0A0A0" filled="t" stroked="f" coordsize="21600,21600" o:hr="t" o:hrstd="t" o:hralign="center">
            <v:path/>
            <v:fill on="t" focussize="0,0"/>
            <v:stroke on="f"/>
            <v:imagedata o:title=""/>
            <o:lock v:ext="edit"/>
            <w10:wrap type="none"/>
            <w10:anchorlock/>
          </v:rect>
        </w:pict>
      </w:r>
    </w:p>
    <w:p w14:paraId="22AD618D">
      <w:pPr>
        <w:rPr>
          <w:rFonts w:hint="eastAsia"/>
          <w:b/>
          <w:bCs/>
        </w:rPr>
      </w:pPr>
      <w:r>
        <w:rPr>
          <w:rFonts w:hint="eastAsia"/>
          <w:b/>
          <w:bCs/>
        </w:rPr>
        <w:t>【场景导入】</w:t>
      </w:r>
    </w:p>
    <w:p w14:paraId="7084100C">
      <w:pPr>
        <w:rPr>
          <w:rFonts w:hint="eastAsia"/>
        </w:rPr>
      </w:pPr>
      <w:r>
        <w:rPr>
          <w:rFonts w:hint="eastAsia"/>
        </w:rPr>
        <w:t>市场营销专业的学生小韩在一家区域性连锁便利店总部实习，被分到了市场部。</w:t>
      </w:r>
    </w:p>
    <w:p w14:paraId="1568948C">
      <w:pPr>
        <w:rPr>
          <w:rFonts w:hint="eastAsia"/>
        </w:rPr>
      </w:pPr>
      <w:r>
        <w:rPr>
          <w:rFonts w:hint="eastAsia"/>
        </w:rPr>
        <w:t>进部门第三天，主管把她叫到办公室："小韩，公司打算在大学城片区开一家新店。你帮我做个市场摸底——看看那个片区现在有哪些竞争对手，他们大概是什么定位，学生群体的消费习惯是什么样的，我们进去有没有机会。不用写太长，一周之内给我一份调研报告就行。"</w:t>
      </w:r>
    </w:p>
    <w:p w14:paraId="68177FD2">
      <w:pPr>
        <w:rPr>
          <w:rFonts w:hint="eastAsia"/>
        </w:rPr>
      </w:pPr>
      <w:r>
        <w:rPr>
          <w:rFonts w:hint="eastAsia"/>
        </w:rPr>
        <w:t>小韩一听就慌了。她学过市场调研的理论——选题、设计问卷、收集数据、分析、撰写报告——但那都是课本上的流程，真让她独立做一份调研报告，不知道从哪里下手。</w:t>
      </w:r>
    </w:p>
    <w:p w14:paraId="688F87A2">
      <w:pPr>
        <w:rPr>
          <w:rFonts w:hint="eastAsia"/>
        </w:rPr>
      </w:pPr>
      <w:r>
        <w:rPr>
          <w:rFonts w:hint="eastAsia"/>
        </w:rPr>
        <w:t>先从哪儿开始呢？大学城片区的便利店有多少家？各自是什么品牌？学生群体一般在便利店买什么？消费频率和客单价大概多少？这些问题她一个都答不上来。</w:t>
      </w:r>
    </w:p>
    <w:p w14:paraId="655344B7">
      <w:pPr>
        <w:rPr>
          <w:rFonts w:hint="eastAsia"/>
        </w:rPr>
      </w:pPr>
      <w:r>
        <w:rPr>
          <w:rFonts w:hint="eastAsia"/>
        </w:rPr>
        <w:t>要是在以前，她可能得先泡在搜索引擎里翻两天资料，再设计一份问卷跑到大学城去发放，回来还得录入数据、统计分析——光是走完这套流程就得一两周，主管给的一周时间根本不够。</w:t>
      </w:r>
    </w:p>
    <w:p w14:paraId="46800BC7">
      <w:pPr>
        <w:rPr>
          <w:rFonts w:hint="eastAsia"/>
        </w:rPr>
      </w:pPr>
      <w:r>
        <w:rPr>
          <w:rFonts w:hint="eastAsia"/>
        </w:rPr>
        <w:t>但小韩想到了AI。</w:t>
      </w:r>
    </w:p>
    <w:p w14:paraId="3950AF54">
      <w:pPr>
        <w:rPr>
          <w:rFonts w:hint="eastAsia"/>
        </w:rPr>
      </w:pPr>
      <w:r>
        <w:rPr>
          <w:rFonts w:hint="eastAsia"/>
        </w:rPr>
        <w:t>她打开DeepSeek，先问了一个大问题："请帮我梳理一下目前中国便利店行业的整体发展状况和竞争格局。"AI很快给出了一份结构清晰的行业概述。然后她又问："如果一家区域连锁便利店要在大学城附近开新店，需要做哪些方面的市场调研？请帮我列一个调研框架。"AI列出了选址分析、竞品调研、目标客群画像、消费习惯调查等几大板块。</w:t>
      </w:r>
    </w:p>
    <w:p w14:paraId="676301C7">
      <w:pPr>
        <w:rPr>
          <w:rFonts w:hint="eastAsia"/>
        </w:rPr>
      </w:pPr>
      <w:r>
        <w:rPr>
          <w:rFonts w:hint="eastAsia"/>
        </w:rPr>
        <w:t>有了框架之后，小韩一个板块一个板块地往里面填内容——有些信息AI可以直接帮她梳理，有些需要她自己去实地走访核实。她还让AI帮她设计了一份针对大学生消费习惯的调查问卷，利用周末在大学城门口发了100份。问卷收回来之后，她把结果告诉AI，让AI帮她分析数据、撰写报告。</w:t>
      </w:r>
    </w:p>
    <w:p w14:paraId="5C482E72">
      <w:pPr>
        <w:rPr>
          <w:rFonts w:hint="eastAsia"/>
        </w:rPr>
      </w:pPr>
      <w:r>
        <w:rPr>
          <w:rFonts w:hint="eastAsia"/>
        </w:rPr>
        <w:t>周五下午，小韩交了一份十页左右的调研报告。主管翻了翻："框架挺完整的，分析也有数据支撑。有几个竞品信息你去实地看过吗？"小韩说看过了，还拍了照片。主管点点头："不错，下周开会我拿这个跟老板汇报。"</w:t>
      </w:r>
    </w:p>
    <w:p w14:paraId="582AAE9E">
      <w:pPr>
        <w:rPr>
          <w:rFonts w:hint="eastAsia"/>
        </w:rPr>
      </w:pPr>
      <w:r>
        <w:rPr>
          <w:rFonts w:hint="eastAsia"/>
          <w:b/>
          <w:bCs/>
        </w:rPr>
        <w:t>小韩的做法给了我们两个重要启示：第一，AI可以大幅加速市场调研的过程——帮你梳理信息、搭建框架、设计问卷、分析数据、撰写报告；第二，AI不能替代实地调查——竞品的真实情况、消费者的真实反馈，这些必须靠人去获取和验证。</w:t>
      </w:r>
    </w:p>
    <w:p w14:paraId="7879D01E">
      <w:pPr>
        <w:rPr>
          <w:rFonts w:hint="eastAsia"/>
        </w:rPr>
      </w:pPr>
      <w:r>
        <w:rPr>
          <w:rFonts w:hint="eastAsia"/>
          <w:b/>
          <w:bCs/>
        </w:rPr>
        <w:t>这个项目就来系统学习怎么用AI做市场调研和行业分析。</w:t>
      </w:r>
    </w:p>
    <w:p w14:paraId="7431FE3D">
      <w:pPr>
        <w:rPr>
          <w:rFonts w:hint="eastAsia"/>
        </w:rPr>
      </w:pPr>
      <w:r>
        <w:rPr>
          <w:rFonts w:hint="eastAsia"/>
        </w:rPr>
        <w:pict>
          <v:rect id="_x0000_i1189" o:spt="1" style="height:3pt;width:0pt;" fillcolor="#A0A0A0" filled="t" stroked="f" coordsize="21600,21600" o:hr="t" o:hrstd="t" o:hralign="center">
            <v:path/>
            <v:fill on="t" focussize="0,0"/>
            <v:stroke on="f"/>
            <v:imagedata o:title=""/>
            <o:lock v:ext="edit"/>
            <w10:wrap type="none"/>
            <w10:anchorlock/>
          </v:rect>
        </w:pict>
      </w:r>
    </w:p>
    <w:p w14:paraId="3CF3675E">
      <w:pPr>
        <w:rPr>
          <w:rFonts w:hint="eastAsia"/>
        </w:rPr>
      </w:pPr>
      <w:r>
        <w:rPr>
          <w:rFonts w:hint="eastAsia"/>
          <w:b/>
          <w:bCs/>
        </w:rPr>
        <w:t>【学习目标】</w:t>
      </w:r>
    </w:p>
    <w:tbl>
      <w:tblPr>
        <w:tblStyle w:val="17"/>
        <w:tblW w:w="7296" w:type="dxa"/>
        <w:tblInd w:w="0" w:type="dxa"/>
        <w:tblLayout w:type="autofit"/>
        <w:tblCellMar>
          <w:top w:w="15" w:type="dxa"/>
          <w:left w:w="15" w:type="dxa"/>
          <w:bottom w:w="15" w:type="dxa"/>
          <w:right w:w="15" w:type="dxa"/>
        </w:tblCellMar>
      </w:tblPr>
      <w:tblGrid>
        <w:gridCol w:w="792"/>
        <w:gridCol w:w="6504"/>
      </w:tblGrid>
      <w:tr w14:paraId="2307D933">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D148B4">
            <w:pPr>
              <w:rPr>
                <w:rFonts w:hint="eastAsia"/>
                <w:b/>
                <w:bCs/>
              </w:rPr>
            </w:pPr>
            <w:r>
              <w:rPr>
                <w:b/>
                <w:bCs/>
              </w:rPr>
              <w:t>目标维度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DF0D23">
            <w:pPr>
              <w:rPr>
                <w:b/>
                <w:bCs/>
              </w:rPr>
            </w:pPr>
            <w:r>
              <w:rPr>
                <w:b/>
                <w:bCs/>
              </w:rPr>
              <w:t>具体要求</w:t>
            </w:r>
          </w:p>
        </w:tc>
      </w:tr>
      <w:tr w14:paraId="517D382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243910">
            <w:r>
              <w:rPr>
                <w:b/>
                <w:bCs/>
              </w:rP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AE1C37">
            <w:r>
              <w:t>①了解市场调研的基本流程和常见方法；②掌握用AI梳理行业信息、竞品信息的提示词写法；③了解调查问卷设计的基本原则和AI辅助方法</w:t>
            </w:r>
          </w:p>
        </w:tc>
      </w:tr>
      <w:tr w14:paraId="0630BF1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BDF3523">
            <w:r>
              <w:rPr>
                <w:b/>
                <w:bCs/>
              </w:rP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064FD0">
            <w:r>
              <w:t>①能用AI快速获取并整理某个行业的基本情况；②能用AI辅助完成竞争对手分析（包括SWOT分析和竞品对比表）；③能用AI设计调查问卷并分析问卷结果；④能用AI撰写一份结构完整的市场调研报告</w:t>
            </w:r>
          </w:p>
        </w:tc>
      </w:tr>
      <w:tr w14:paraId="7B9E2FA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1EED95">
            <w:r>
              <w:rPr>
                <w:b/>
                <w:bCs/>
              </w:rP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8D3104">
            <w:r>
              <w:t>①树立"调研必须基于事实"的严谨态度，区分AI提供的"参考信息"与"经过验证的事实"；②养成交叉验证信息来源的习惯，不盲信单一渠道；③培养用数据说话、用证据支撑结论的专业思维</w:t>
            </w:r>
          </w:p>
        </w:tc>
      </w:tr>
    </w:tbl>
    <w:p w14:paraId="7E972BA0">
      <w:r>
        <w:rPr>
          <w:rFonts w:hint="eastAsia"/>
        </w:rPr>
        <w:pict>
          <v:rect id="_x0000_i1190" o:spt="1" style="height:3pt;width:0pt;" fillcolor="#A0A0A0" filled="t" stroked="f" coordsize="21600,21600" o:hr="t" o:hrstd="t" o:hralign="center">
            <v:path/>
            <v:fill on="t" focussize="0,0"/>
            <v:stroke on="f"/>
            <v:imagedata o:title=""/>
            <o:lock v:ext="edit"/>
            <w10:wrap type="none"/>
            <w10:anchorlock/>
          </v:rect>
        </w:pict>
      </w:r>
    </w:p>
    <w:p w14:paraId="08719309">
      <w:pPr>
        <w:rPr>
          <w:rFonts w:hint="eastAsia"/>
        </w:rPr>
      </w:pPr>
      <w:r>
        <w:rPr>
          <w:rFonts w:hint="eastAsia"/>
        </w:rPr>
        <w:t>本项目的知识结构如图5-1所示。</w:t>
      </w:r>
    </w:p>
    <w:p w14:paraId="08228821">
      <w:r>
        <w:drawing>
          <wp:inline distT="0" distB="0" distL="0" distR="0">
            <wp:extent cx="5274310" cy="2098675"/>
            <wp:effectExtent l="0" t="0" r="2540" b="0"/>
            <wp:docPr id="274403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03694" name="图片 1"/>
                    <pic:cNvPicPr>
                      <a:picLocks noChangeAspect="1"/>
                    </pic:cNvPicPr>
                  </pic:nvPicPr>
                  <pic:blipFill>
                    <a:blip r:embed="rId25"/>
                    <a:stretch>
                      <a:fillRect/>
                    </a:stretch>
                  </pic:blipFill>
                  <pic:spPr>
                    <a:xfrm>
                      <a:off x="0" y="0"/>
                      <a:ext cx="5274310" cy="2098675"/>
                    </a:xfrm>
                    <a:prstGeom prst="rect">
                      <a:avLst/>
                    </a:prstGeom>
                  </pic:spPr>
                </pic:pic>
              </a:graphicData>
            </a:graphic>
          </wp:inline>
        </w:drawing>
      </w:r>
    </w:p>
    <w:p w14:paraId="3656C0A7">
      <w:pPr>
        <w:jc w:val="center"/>
        <w:rPr>
          <w:rFonts w:hint="eastAsia"/>
        </w:rPr>
      </w:pPr>
      <w:r>
        <w:rPr>
          <w:rFonts w:hint="eastAsia"/>
        </w:rPr>
        <w:t>图5-1 项目五知识结构图</w:t>
      </w:r>
    </w:p>
    <w:p w14:paraId="2FCD14E2">
      <w:pPr>
        <w:rPr>
          <w:rFonts w:hint="eastAsia"/>
        </w:rPr>
      </w:pPr>
      <w:r>
        <w:rPr>
          <w:rFonts w:hint="eastAsia"/>
        </w:rPr>
        <w:pict>
          <v:rect id="_x0000_i1191" o:spt="1" style="height:3pt;width:0pt;" fillcolor="#A0A0A0" filled="t" stroked="f" coordsize="21600,21600" o:hr="t" o:hrstd="t" o:hralign="center">
            <v:path/>
            <v:fill on="t" focussize="0,0"/>
            <v:stroke on="f"/>
            <v:imagedata o:title=""/>
            <o:lock v:ext="edit"/>
            <w10:wrap type="none"/>
            <w10:anchorlock/>
          </v:rect>
        </w:pict>
      </w:r>
    </w:p>
    <w:p w14:paraId="69A6F319">
      <w:pPr>
        <w:rPr>
          <w:rFonts w:hint="eastAsia"/>
          <w:b/>
          <w:bCs/>
        </w:rPr>
      </w:pPr>
      <w:r>
        <w:rPr>
          <w:rFonts w:hint="eastAsia"/>
          <w:b/>
          <w:bCs/>
        </w:rPr>
        <w:t>任务一 用AI快速了解一个行业</w:t>
      </w:r>
    </w:p>
    <w:p w14:paraId="44C8ED7C">
      <w:pPr>
        <w:rPr>
          <w:rFonts w:hint="eastAsia"/>
        </w:rPr>
      </w:pPr>
      <w:r>
        <w:rPr>
          <w:rFonts w:hint="eastAsia"/>
          <w:b/>
          <w:bCs/>
        </w:rPr>
        <w:t>【任务描述】</w:t>
      </w:r>
      <w:r>
        <w:rPr>
          <w:rFonts w:hint="eastAsia"/>
        </w:rPr>
        <w:t> 做任何市场调研，第一步都是了解这个行业的"大盘"——行业的基本状况、发展趋势、主要玩家、市场规模等。过去这一步需要花大量时间搜索和阅读行业报告，现在用AI可以在十几分钟内拿到一个相当全面的行业概览。但AI给出的信息不一定都准确，怎么判断和验证——这是必须掌握的能力。</w:t>
      </w:r>
    </w:p>
    <w:p w14:paraId="6B4B7AFF">
      <w:pPr>
        <w:rPr>
          <w:rFonts w:hint="eastAsia"/>
        </w:rPr>
      </w:pPr>
      <w:r>
        <w:rPr>
          <w:rFonts w:hint="eastAsia"/>
        </w:rPr>
        <w:pict>
          <v:rect id="_x0000_i1192" o:spt="1" style="height:3pt;width:0pt;" fillcolor="#A0A0A0" filled="t" stroked="f" coordsize="21600,21600" o:hr="t" o:hrstd="t" o:hralign="center">
            <v:path/>
            <v:fill on="t" focussize="0,0"/>
            <v:stroke on="f"/>
            <v:imagedata o:title=""/>
            <o:lock v:ext="edit"/>
            <w10:wrap type="none"/>
            <w10:anchorlock/>
          </v:rect>
        </w:pict>
      </w:r>
    </w:p>
    <w:p w14:paraId="49BA7761">
      <w:pPr>
        <w:rPr>
          <w:rFonts w:hint="eastAsia"/>
          <w:b/>
          <w:bCs/>
        </w:rPr>
      </w:pPr>
      <w:r>
        <w:rPr>
          <w:rFonts w:hint="eastAsia"/>
          <w:b/>
          <w:bCs/>
        </w:rPr>
        <w:t>一、让AI梳理某个行业的基本情况和发展趋势</w:t>
      </w:r>
    </w:p>
    <w:p w14:paraId="1182B010">
      <w:pPr>
        <w:rPr>
          <w:rFonts w:hint="eastAsia"/>
        </w:rPr>
      </w:pPr>
      <w:r>
        <w:rPr>
          <w:rFonts w:hint="eastAsia"/>
        </w:rPr>
        <w:t>当你需要快速了解一个不太熟悉的行业时，可以用一个比较开放的问题作为起点，让AI给你一份行业概览。</w:t>
      </w:r>
    </w:p>
    <w:p w14:paraId="5DA917E6">
      <w:r>
        <w:t>请帮我梳理一下中国便利店行业的基本情况，包括以下几个方面：</w:t>
      </w:r>
    </w:p>
    <w:p w14:paraId="3B06B456">
      <w:r>
        <w:t>1. 行业发展现状：目前的市场规模大约是多少，近几年增长情况如何</w:t>
      </w:r>
    </w:p>
    <w:p w14:paraId="0B4122A9">
      <w:r>
        <w:t>2. 主要的连锁品牌有哪些，各自的定位和规模大概是什么水平</w:t>
      </w:r>
    </w:p>
    <w:p w14:paraId="5CDB5195">
      <w:r>
        <w:t>3. 行业发展的主要趋势（比如数字化、即时零售、自有品牌等）</w:t>
      </w:r>
    </w:p>
    <w:p w14:paraId="64D5B710">
      <w:r>
        <w:t>4. 行业面临的主要挑战</w:t>
      </w:r>
    </w:p>
    <w:p w14:paraId="75DCDD44"/>
    <w:p w14:paraId="35216E98">
      <w:r>
        <w:t>请用简洁的语言，每个方面用3~5句话概括。如果某些数据你不确定，</w:t>
      </w:r>
    </w:p>
    <w:p w14:paraId="5E9C7E7B">
      <w:r>
        <w:t>请明确标注"此数据需核实"。</w:t>
      </w:r>
    </w:p>
    <w:p w14:paraId="34AD168A">
      <w:pPr>
        <w:rPr>
          <w:rFonts w:hint="eastAsia"/>
        </w:rPr>
      </w:pPr>
      <w:r>
        <w:rPr>
          <w:rFonts w:hint="eastAsia"/>
        </w:rPr>
        <w:t>最后那句话很关键——</w:t>
      </w:r>
      <w:r>
        <w:rPr>
          <w:rFonts w:hint="eastAsia"/>
          <w:b/>
          <w:bCs/>
        </w:rPr>
        <w:t>要求AI在不确定的地方主动标注</w:t>
      </w:r>
      <w:r>
        <w:rPr>
          <w:rFonts w:hint="eastAsia"/>
        </w:rPr>
        <w:t>。虽然不是每次都管用（AI不总是知道自己不确定），但加上这句话后AI"编数据"的概率会明显降低。</w:t>
      </w:r>
    </w:p>
    <w:p w14:paraId="6F468E83">
      <w:pPr>
        <w:rPr>
          <w:rFonts w:hint="eastAsia"/>
        </w:rPr>
      </w:pPr>
      <w:r>
        <w:rPr>
          <w:rFonts w:hint="eastAsia"/>
        </w:rPr>
        <w:t>AI给出行业概览之后，你已经对这个行业有了一个大致的认知。接下来可以针对你最感兴趣的方面追问细化。</w:t>
      </w:r>
    </w:p>
    <w:p w14:paraId="00D62464">
      <w:r>
        <w:t>你提到便利店行业正在向即时零售方向发展，能展开说说吗？</w:t>
      </w:r>
    </w:p>
    <w:p w14:paraId="323EB9EA">
      <w:r>
        <w:t>具体表现在哪些方面？对传统便利店的经营模式有什么影响？</w:t>
      </w:r>
    </w:p>
    <w:p w14:paraId="2B6F1895">
      <w:pPr>
        <w:rPr>
          <w:rFonts w:hint="eastAsia"/>
        </w:rPr>
      </w:pPr>
      <w:r>
        <w:rPr>
          <w:rFonts w:hint="eastAsia"/>
        </w:rPr>
        <w:t>通过两三轮对话，你就能在十几分钟内建立起对一个行业的基本认知——这在过去需要花半天到一天的时间翻阅各种报告和新闻。</w:t>
      </w:r>
    </w:p>
    <w:p w14:paraId="600ED18C">
      <w:pPr>
        <w:rPr>
          <w:rFonts w:hint="eastAsia"/>
        </w:rPr>
      </w:pPr>
      <w:r>
        <w:rPr>
          <w:rFonts w:hint="eastAsia"/>
        </w:rPr>
        <w:pict>
          <v:rect id="_x0000_i1193" o:spt="1" style="height:3pt;width:0pt;" fillcolor="#A0A0A0" filled="t" stroked="f" coordsize="21600,21600" o:hr="t" o:hrstd="t" o:hralign="center">
            <v:path/>
            <v:fill on="t" focussize="0,0"/>
            <v:stroke on="f"/>
            <v:imagedata o:title=""/>
            <o:lock v:ext="edit"/>
            <w10:wrap type="none"/>
            <w10:anchorlock/>
          </v:rect>
        </w:pict>
      </w:r>
    </w:p>
    <w:p w14:paraId="3389E002">
      <w:pPr>
        <w:rPr>
          <w:rFonts w:hint="eastAsia"/>
          <w:b/>
          <w:bCs/>
        </w:rPr>
      </w:pPr>
      <w:r>
        <w:rPr>
          <w:rFonts w:hint="eastAsia"/>
          <w:b/>
          <w:bCs/>
        </w:rPr>
        <w:t>二、让AI分析某个行业的市场规模和竞争格局</w:t>
      </w:r>
    </w:p>
    <w:p w14:paraId="4B637D59">
      <w:pPr>
        <w:rPr>
          <w:rFonts w:hint="eastAsia"/>
        </w:rPr>
      </w:pPr>
      <w:r>
        <w:rPr>
          <w:rFonts w:hint="eastAsia"/>
        </w:rPr>
        <w:t>除了定性的"行业概述"，很多时候还需要了解一些定量的信息——市场规模有多大、增长率是多少、前几名品牌的市场份额占多少等。</w:t>
      </w:r>
    </w:p>
    <w:p w14:paraId="42CCAA41">
      <w:r>
        <w:t>请帮我了解一下中国休闲零食行业的市场规模和竞争格局：</w:t>
      </w:r>
    </w:p>
    <w:p w14:paraId="40AC612C">
      <w:r>
        <w:t>1. 近三年的市场规模（如有数据）及增长趋势</w:t>
      </w:r>
    </w:p>
    <w:p w14:paraId="30189B7E">
      <w:r>
        <w:t>2. 行业集中度如何——是几家大公司主导还是高度分散</w:t>
      </w:r>
    </w:p>
    <w:p w14:paraId="3B1207B1">
      <w:r>
        <w:t>3. 线上渠道和线下渠道各占多大比例</w:t>
      </w:r>
    </w:p>
    <w:p w14:paraId="3DBDDFC0">
      <w:r>
        <w:t>4. 消费者购买休闲零食的主要决策因素有哪些</w:t>
      </w:r>
    </w:p>
    <w:p w14:paraId="383DA969"/>
    <w:p w14:paraId="3098E0C3">
      <w:r>
        <w:t>如果你引用了具体的数字，请说明数据的大致来源或时间范围，</w:t>
      </w:r>
    </w:p>
    <w:p w14:paraId="73F3547B">
      <w:r>
        <w:t>方便我核实。</w:t>
      </w:r>
    </w:p>
    <w:p w14:paraId="58FCE300">
      <w:pPr>
        <w:rPr>
          <w:rFonts w:hint="eastAsia"/>
        </w:rPr>
      </w:pPr>
      <w:r>
        <w:rPr>
          <w:rFonts w:hint="eastAsia"/>
        </w:rPr>
        <w:t>这里又用到了一个重要的技巧：</w:t>
      </w:r>
      <w:r>
        <w:rPr>
          <w:rFonts w:hint="eastAsia"/>
          <w:b/>
          <w:bCs/>
        </w:rPr>
        <w:t>要求AI标注数据来源</w:t>
      </w:r>
      <w:r>
        <w:rPr>
          <w:rFonts w:hint="eastAsia"/>
        </w:rPr>
        <w:t>。AI给出的数字不一定准确，但如果它能告诉你"根据某某机构2024年的报告"，你至少有一个线索可以去验证。</w:t>
      </w:r>
    </w:p>
    <w:p w14:paraId="789D5BA0">
      <w:pPr>
        <w:rPr>
          <w:rFonts w:hint="eastAsia"/>
        </w:rPr>
      </w:pPr>
      <w:r>
        <w:rPr>
          <w:rFonts w:hint="eastAsia"/>
          <w:b/>
          <w:bCs/>
        </w:rPr>
        <w:t>【翻车现场】AI编造了一个不存在的行业报告</w:t>
      </w:r>
    </w:p>
    <w:p w14:paraId="47D10727">
      <w:pPr>
        <w:rPr>
          <w:rFonts w:hint="eastAsia"/>
        </w:rPr>
      </w:pPr>
      <w:r>
        <w:rPr>
          <w:rFonts w:hint="eastAsia"/>
        </w:rPr>
        <w:t>有学生让AI介绍宠物食品行业的市场规模，AI回答说："根据《2024年中国宠物食品行业蓝皮书》显示，市场规模已达到1580亿元。"这个数字看起来很权威，引用的报告名称也有模有样。</w:t>
      </w:r>
    </w:p>
    <w:p w14:paraId="390C5117">
      <w:pPr>
        <w:rPr>
          <w:rFonts w:hint="eastAsia"/>
        </w:rPr>
      </w:pPr>
      <w:r>
        <w:rPr>
          <w:rFonts w:hint="eastAsia"/>
        </w:rPr>
        <w:t>学生想找到这份报告的原文做进一步参考——搜了半天，发现根本不存在一份叫这个名字的报告。这个报告名称是AI编造的，1580亿这个数字也无从考证。</w:t>
      </w:r>
    </w:p>
    <w:p w14:paraId="288FA4BE">
      <w:pPr>
        <w:rPr>
          <w:rFonts w:hint="eastAsia"/>
        </w:rPr>
      </w:pPr>
      <w:r>
        <w:rPr>
          <w:rFonts w:hint="eastAsia"/>
        </w:rPr>
        <w:t>这个翻车案例再次印证了项目一和项目二反复强调的那条铁律：</w:t>
      </w:r>
      <w:r>
        <w:rPr>
          <w:rFonts w:hint="eastAsia"/>
          <w:b/>
          <w:bCs/>
        </w:rPr>
        <w:t>AI给出的具体数字、报告名称、数据来源，一定要自己去核实。尤其是你打算在正式的报告或文件中引用这些数据的时候——引用了一个不存在的数据来源，比不引用任何数据更糟糕。</w:t>
      </w:r>
    </w:p>
    <w:p w14:paraId="29AFC825">
      <w:pPr>
        <w:rPr>
          <w:rFonts w:hint="eastAsia"/>
        </w:rPr>
      </w:pPr>
      <w:r>
        <w:rPr>
          <w:rFonts w:hint="eastAsia"/>
        </w:rPr>
        <w:pict>
          <v:rect id="_x0000_i1194" o:spt="1" style="height:3pt;width:0pt;" fillcolor="#A0A0A0" filled="t" stroked="f" coordsize="21600,21600" o:hr="t" o:hrstd="t" o:hralign="center">
            <v:path/>
            <v:fill on="t" focussize="0,0"/>
            <v:stroke on="f"/>
            <v:imagedata o:title=""/>
            <o:lock v:ext="edit"/>
            <w10:wrap type="none"/>
            <w10:anchorlock/>
          </v:rect>
        </w:pict>
      </w:r>
    </w:p>
    <w:p w14:paraId="579DF2FB">
      <w:pPr>
        <w:rPr>
          <w:rFonts w:hint="eastAsia"/>
          <w:b/>
          <w:bCs/>
        </w:rPr>
      </w:pPr>
      <w:r>
        <w:rPr>
          <w:rFonts w:hint="eastAsia"/>
          <w:b/>
          <w:bCs/>
        </w:rPr>
        <w:t>三、如何判断AI给出的行业信息是否可靠</w:t>
      </w:r>
    </w:p>
    <w:p w14:paraId="617F6238">
      <w:r>
        <w:rPr>
          <w:rFonts w:hint="eastAsia"/>
        </w:rPr>
        <w:t>AI给出的行业信息，可靠程度是参差不齐的。一般来说，有几条判断标准，见表5-1。</w:t>
      </w:r>
    </w:p>
    <w:p w14:paraId="6CF6D2BC">
      <w:pPr>
        <w:jc w:val="center"/>
        <w:rPr>
          <w:rFonts w:hint="eastAsia"/>
        </w:rPr>
      </w:pPr>
      <w:r>
        <w:t>表5-1 判断AI行业信息可靠程度的参考标准</w:t>
      </w:r>
    </w:p>
    <w:tbl>
      <w:tblPr>
        <w:tblStyle w:val="17"/>
        <w:tblW w:w="7296" w:type="dxa"/>
        <w:tblInd w:w="0" w:type="dxa"/>
        <w:tblLayout w:type="autofit"/>
        <w:tblCellMar>
          <w:top w:w="15" w:type="dxa"/>
          <w:left w:w="15" w:type="dxa"/>
          <w:bottom w:w="15" w:type="dxa"/>
          <w:right w:w="15" w:type="dxa"/>
        </w:tblCellMar>
      </w:tblPr>
      <w:tblGrid>
        <w:gridCol w:w="1551"/>
        <w:gridCol w:w="1440"/>
        <w:gridCol w:w="4305"/>
      </w:tblGrid>
      <w:tr w14:paraId="172C4460">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E7F2C8">
            <w:pPr>
              <w:rPr>
                <w:rFonts w:hint="eastAsia"/>
                <w:b/>
                <w:bCs/>
              </w:rPr>
            </w:pPr>
            <w:r>
              <w:rPr>
                <w:b/>
                <w:bCs/>
              </w:rPr>
              <w:t>信息类型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59C6D6">
            <w:pPr>
              <w:rPr>
                <w:b/>
                <w:bCs/>
              </w:rPr>
            </w:pPr>
            <w:r>
              <w:rPr>
                <w:b/>
                <w:bCs/>
              </w:rPr>
              <w:t>可靠程度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2DD40A">
            <w:pPr>
              <w:rPr>
                <w:b/>
                <w:bCs/>
              </w:rPr>
            </w:pPr>
            <w:r>
              <w:rPr>
                <w:b/>
                <w:bCs/>
              </w:rPr>
              <w:t>说明</w:t>
            </w:r>
          </w:p>
        </w:tc>
      </w:tr>
      <w:tr w14:paraId="7C4E78D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47C7F5">
            <w:r>
              <w:t>行业的基本概念和常识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CEB482">
            <w: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EFA309">
            <w:r>
              <w:t>比如"便利店是以小面积、长营业时间为特点的零售业态"，这类常识性信息通常准确</w:t>
            </w:r>
          </w:p>
        </w:tc>
      </w:tr>
      <w:tr w14:paraId="2296592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97FCC5D">
            <w:r>
              <w:t>行业发展的大方向和趋势</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6D00564">
            <w: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56BC5F6">
            <w:r>
              <w:t>比如"便利店行业正在向数字化转型"，这类定性判断通常没大问题</w:t>
            </w:r>
          </w:p>
        </w:tc>
      </w:tr>
      <w:tr w14:paraId="4733963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E68DB2">
            <w:r>
              <w:t>主要品牌和代表性企业</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D6DAC7">
            <w: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493DA89">
            <w:r>
              <w:t>比如列出行业内的头部品牌，AI一般能列对，但可能遗漏新兴品牌</w:t>
            </w:r>
          </w:p>
        </w:tc>
      </w:tr>
      <w:tr w14:paraId="4B5106F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11734D2">
            <w:r>
              <w:t>具体的市场规模数字</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2521889">
            <w: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283F4BE">
            <w:r>
              <w:t>比如"市场规模达到XXXX亿元"，这类具体数字经常不准确，必须核实</w:t>
            </w:r>
          </w:p>
        </w:tc>
      </w:tr>
      <w:tr w14:paraId="4A94049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85524C">
            <w:r>
              <w:t>具体的市场份额比例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BB337A0">
            <w: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69E572">
            <w:r>
              <w:t>比如"某品牌市场占有率为15.3%"，这类精确百分比不可轻信</w:t>
            </w:r>
          </w:p>
        </w:tc>
      </w:tr>
      <w:tr w14:paraId="4F065B9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817F02">
            <w:r>
              <w:t>引用的报告名称和来源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1F23B42">
            <w: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4D80A0C">
            <w:r>
              <w:t>AI经常编造不存在的报告名称，必须逐一查证</w:t>
            </w:r>
          </w:p>
        </w:tc>
      </w:tr>
    </w:tbl>
    <w:p w14:paraId="41F51CB4">
      <w:r>
        <w:rPr>
          <w:rFonts w:hint="eastAsia"/>
        </w:rPr>
        <w:t>简单的判断原则：</w:t>
      </w:r>
      <w:r>
        <w:rPr>
          <w:rFonts w:hint="eastAsia"/>
          <w:b/>
          <w:bCs/>
        </w:rPr>
        <w:t>AI说的"方向"和"趋势"通常可信，AI给的"具体数字"和"信息来源"通常要打问号。</w:t>
      </w:r>
    </w:p>
    <w:p w14:paraId="735B0599">
      <w:pPr>
        <w:rPr>
          <w:rFonts w:hint="eastAsia"/>
        </w:rPr>
      </w:pPr>
      <w:r>
        <w:rPr>
          <w:rFonts w:hint="eastAsia"/>
        </w:rPr>
        <w:pict>
          <v:rect id="_x0000_i1195" o:spt="1" style="height:3pt;width:0pt;" fillcolor="#A0A0A0" filled="t" stroked="f" coordsize="21600,21600" o:hr="t" o:hrstd="t" o:hralign="center">
            <v:path/>
            <v:fill on="t" focussize="0,0"/>
            <v:stroke on="f"/>
            <v:imagedata o:title=""/>
            <o:lock v:ext="edit"/>
            <w10:wrap type="none"/>
            <w10:anchorlock/>
          </v:rect>
        </w:pict>
      </w:r>
    </w:p>
    <w:p w14:paraId="05F2A11E">
      <w:pPr>
        <w:rPr>
          <w:rFonts w:hint="eastAsia"/>
          <w:b/>
          <w:bCs/>
        </w:rPr>
      </w:pPr>
      <w:r>
        <w:rPr>
          <w:rFonts w:hint="eastAsia"/>
          <w:b/>
          <w:bCs/>
        </w:rPr>
        <w:t>四、交叉验证：用多个渠道核实信息</w:t>
      </w:r>
    </w:p>
    <w:p w14:paraId="481BA9FB">
      <w:pPr>
        <w:rPr>
          <w:rFonts w:hint="eastAsia"/>
        </w:rPr>
      </w:pPr>
      <w:r>
        <w:rPr>
          <w:rFonts w:hint="eastAsia"/>
        </w:rPr>
        <w:t>知道AI的信息不一定可靠之后，怎么验证呢？最实用的方法是</w:t>
      </w:r>
      <w:r>
        <w:rPr>
          <w:rFonts w:hint="eastAsia"/>
          <w:b/>
          <w:bCs/>
        </w:rPr>
        <w:t>交叉验证</w:t>
      </w:r>
      <w:r>
        <w:rPr>
          <w:rFonts w:hint="eastAsia"/>
        </w:rPr>
        <w:t>——用多个不同的信息渠道来核实同一条信息。</w:t>
      </w:r>
    </w:p>
    <w:p w14:paraId="6854D0DB">
      <w:r>
        <w:rPr>
          <w:rFonts w:hint="eastAsia"/>
        </w:rPr>
        <w:t>交叉验证的常用渠道和方法见表5-2。</w:t>
      </w:r>
    </w:p>
    <w:p w14:paraId="4B4CAF99">
      <w:pPr>
        <w:jc w:val="center"/>
        <w:rPr>
          <w:rFonts w:hint="eastAsia"/>
        </w:rPr>
      </w:pPr>
      <w:r>
        <w:t>表5-2 常用的信息交叉验证渠道</w:t>
      </w:r>
    </w:p>
    <w:tbl>
      <w:tblPr>
        <w:tblStyle w:val="17"/>
        <w:tblW w:w="7296" w:type="dxa"/>
        <w:tblInd w:w="0" w:type="dxa"/>
        <w:tblLayout w:type="autofit"/>
        <w:tblCellMar>
          <w:top w:w="15" w:type="dxa"/>
          <w:left w:w="15" w:type="dxa"/>
          <w:bottom w:w="15" w:type="dxa"/>
          <w:right w:w="15" w:type="dxa"/>
        </w:tblCellMar>
      </w:tblPr>
      <w:tblGrid>
        <w:gridCol w:w="1231"/>
        <w:gridCol w:w="1756"/>
        <w:gridCol w:w="4309"/>
      </w:tblGrid>
      <w:tr w14:paraId="2A44FFB1">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DD5720">
            <w:pPr>
              <w:rPr>
                <w:rFonts w:hint="eastAsia"/>
                <w:b/>
                <w:bCs/>
              </w:rPr>
            </w:pPr>
            <w:r>
              <w:rPr>
                <w:b/>
                <w:bCs/>
              </w:rPr>
              <w:t>验证渠道</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6419DF">
            <w:pPr>
              <w:rPr>
                <w:b/>
                <w:bCs/>
              </w:rPr>
            </w:pPr>
            <w:r>
              <w:rPr>
                <w:b/>
                <w:bCs/>
              </w:rPr>
              <w:t>适合验证什么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1418981">
            <w:pPr>
              <w:rPr>
                <w:b/>
                <w:bCs/>
              </w:rPr>
            </w:pPr>
            <w:r>
              <w:rPr>
                <w:b/>
                <w:bCs/>
              </w:rPr>
              <w:t>怎么用</w:t>
            </w:r>
          </w:p>
        </w:tc>
      </w:tr>
      <w:tr w14:paraId="35B34BB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11FD5F">
            <w:r>
              <w:rPr>
                <w:b/>
                <w:bCs/>
              </w:rPr>
              <w:t>多个AI平台对比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31F7B6">
            <w:r>
              <w:t>行业判断、基本事实</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F8BE8E">
            <w:r>
              <w:t>同一个问题问两三个AI平台，如果回答一致，可信度更高；如果差异很大，说明这个信息需要进一步查证</w:t>
            </w:r>
          </w:p>
        </w:tc>
      </w:tr>
      <w:tr w14:paraId="70AB884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A6B93AD">
            <w:r>
              <w:rPr>
                <w:b/>
                <w:bCs/>
              </w:rPr>
              <w:t>政府或行业协会官网</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C0D2D89">
            <w:r>
              <w:t>市场规模、政策法规、行业标准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098CADF">
            <w:r>
              <w:t>国家统计局、商务部、行业协会等官方网站发布的数据最权威</w:t>
            </w:r>
          </w:p>
        </w:tc>
      </w:tr>
      <w:tr w14:paraId="3111B1C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97FFA1">
            <w:r>
              <w:rPr>
                <w:b/>
                <w:bCs/>
              </w:rPr>
              <w:t>企业年报和公开财报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36BCCD">
            <w:r>
              <w:t>企业的营收、门店数等信息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F5BAF3">
            <w:r>
              <w:t>上市公司的年报是公开信息，数据可靠性高</w:t>
            </w:r>
          </w:p>
        </w:tc>
      </w:tr>
      <w:tr w14:paraId="7112294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EDDED4C">
            <w:r>
              <w:rPr>
                <w:b/>
                <w:bCs/>
              </w:rPr>
              <w:t>权威媒体报道</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2E53374">
            <w:r>
              <w:t>行业动态、重大事件</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DF3E7D8">
            <w:r>
              <w:t>主流财经媒体的报道经过记者核实，可信度较高</w:t>
            </w:r>
          </w:p>
        </w:tc>
      </w:tr>
      <w:tr w14:paraId="24880C7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C75506">
            <w:r>
              <w:rPr>
                <w:b/>
                <w:bCs/>
              </w:rPr>
              <w:t>实地走访观察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15B04E">
            <w:r>
              <w:t>竞品的真实经营状况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D19741C">
            <w:r>
              <w:t>亲自去门店看看——这是任何AI和搜索引擎都替代不了的</w:t>
            </w:r>
          </w:p>
        </w:tc>
      </w:tr>
    </w:tbl>
    <w:p w14:paraId="12543211">
      <w:r>
        <w:rPr>
          <w:rFonts w:hint="eastAsia"/>
        </w:rPr>
        <w:t>交叉验证的流程如图5-2所示。</w:t>
      </w:r>
    </w:p>
    <w:p w14:paraId="4311660E">
      <w:r>
        <w:drawing>
          <wp:inline distT="0" distB="0" distL="0" distR="0">
            <wp:extent cx="5274310" cy="5524500"/>
            <wp:effectExtent l="0" t="0" r="2540" b="0"/>
            <wp:docPr id="212207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7122" name="图片 1"/>
                    <pic:cNvPicPr>
                      <a:picLocks noChangeAspect="1"/>
                    </pic:cNvPicPr>
                  </pic:nvPicPr>
                  <pic:blipFill>
                    <a:blip r:embed="rId26"/>
                    <a:stretch>
                      <a:fillRect/>
                    </a:stretch>
                  </pic:blipFill>
                  <pic:spPr>
                    <a:xfrm>
                      <a:off x="0" y="0"/>
                      <a:ext cx="5274310" cy="5524500"/>
                    </a:xfrm>
                    <a:prstGeom prst="rect">
                      <a:avLst/>
                    </a:prstGeom>
                  </pic:spPr>
                </pic:pic>
              </a:graphicData>
            </a:graphic>
          </wp:inline>
        </w:drawing>
      </w:r>
    </w:p>
    <w:p w14:paraId="1FA4C482">
      <w:pPr>
        <w:jc w:val="center"/>
        <w:rPr>
          <w:rFonts w:hint="eastAsia"/>
        </w:rPr>
      </w:pPr>
      <w:r>
        <w:t>图5-2 信息交叉验证流程</w:t>
      </w:r>
    </w:p>
    <w:p w14:paraId="0D85038D">
      <w:pPr>
        <w:rPr>
          <w:rFonts w:hint="eastAsia"/>
        </w:rPr>
      </w:pPr>
      <w:r>
        <w:rPr>
          <w:rFonts w:hint="eastAsia"/>
          <w:b/>
          <w:bCs/>
        </w:rPr>
        <w:t>【职业素养】用数据说话，但要为数据的真实性负责</w:t>
      </w:r>
    </w:p>
    <w:p w14:paraId="42E5F13E">
      <w:pPr>
        <w:rPr>
          <w:rFonts w:hint="eastAsia"/>
        </w:rPr>
      </w:pPr>
      <w:r>
        <w:rPr>
          <w:rFonts w:hint="eastAsia"/>
        </w:rPr>
        <w:t>在商贸领域，"用数据说话"是专业能力的基本体现。但"用数据说话"的前提是——你用的数据必须是真实可靠的。引用一个AI编出来的数据，不仅不专业，还可能误导决策。</w:t>
      </w:r>
    </w:p>
    <w:p w14:paraId="0A64BA22">
      <w:pPr>
        <w:rPr>
          <w:rFonts w:hint="eastAsia"/>
        </w:rPr>
      </w:pPr>
      <w:r>
        <w:rPr>
          <w:rFonts w:hint="eastAsia"/>
        </w:rPr>
        <w:t>养成一个好习惯：在调研报告中引用的每一个关键数字，都标注数据来源。如果某条信息是AI提供的但你无法核实，要么不用它，要么在报告中诚实注明"该数据来自AI辅助检索，尚未经过独立核实"。诚实比看起来专业更重要。</w:t>
      </w:r>
    </w:p>
    <w:p w14:paraId="55455F53">
      <w:pPr>
        <w:rPr>
          <w:rFonts w:hint="eastAsia"/>
        </w:rPr>
      </w:pPr>
      <w:r>
        <w:rPr>
          <w:rFonts w:hint="eastAsia"/>
          <w:b/>
          <w:bCs/>
        </w:rPr>
        <w:t>【试一试】</w:t>
      </w:r>
    </w:p>
    <w:p w14:paraId="6166DD19">
      <w:pPr>
        <w:rPr>
          <w:rFonts w:hint="eastAsia"/>
        </w:rPr>
      </w:pPr>
      <w:r>
        <w:rPr>
          <w:rFonts w:hint="eastAsia"/>
        </w:rPr>
        <w:t>选一个你感兴趣的行业（比如奶茶行业、快递物流行业、直播电商行业等），用以下两步操作做一次实练：</w:t>
      </w:r>
    </w:p>
    <w:p w14:paraId="423D0224">
      <w:pPr>
        <w:rPr>
          <w:rFonts w:hint="eastAsia"/>
        </w:rPr>
      </w:pPr>
      <w:r>
        <w:rPr>
          <w:rFonts w:hint="eastAsia"/>
        </w:rPr>
        <w:t>第一步：向AI提出"请帮我梳理一下这个行业的基本情况"，获取行业概览。</w:t>
      </w:r>
    </w:p>
    <w:p w14:paraId="3987F4CC">
      <w:pPr>
        <w:rPr>
          <w:rFonts w:hint="eastAsia"/>
        </w:rPr>
      </w:pPr>
      <w:r>
        <w:rPr>
          <w:rFonts w:hint="eastAsia"/>
        </w:rPr>
        <w:t>第二步：从AI的回答中挑出一个具体数字（比如市场规模或某品牌的门店数量），然后用搜索引擎或官方网站尝试核实。看看这个数字是否准确。</w:t>
      </w:r>
    </w:p>
    <w:p w14:paraId="2FC70828">
      <w:pPr>
        <w:rPr>
          <w:rFonts w:hint="eastAsia"/>
        </w:rPr>
      </w:pPr>
      <w:r>
        <w:rPr>
          <w:rFonts w:hint="eastAsia"/>
        </w:rPr>
        <w:pict>
          <v:rect id="_x0000_i1196" o:spt="1" style="height:3pt;width:0pt;" fillcolor="#A0A0A0" filled="t" stroked="f" coordsize="21600,21600" o:hr="t" o:hrstd="t" o:hralign="center">
            <v:path/>
            <v:fill on="t" focussize="0,0"/>
            <v:stroke on="f"/>
            <v:imagedata o:title=""/>
            <o:lock v:ext="edit"/>
            <w10:wrap type="none"/>
            <w10:anchorlock/>
          </v:rect>
        </w:pict>
      </w:r>
    </w:p>
    <w:p w14:paraId="0190BC67">
      <w:pPr>
        <w:rPr>
          <w:rFonts w:hint="eastAsia"/>
        </w:rPr>
      </w:pPr>
      <w:r>
        <w:rPr>
          <w:rFonts w:hint="eastAsia"/>
          <w:b/>
          <w:bCs/>
        </w:rPr>
        <w:t>【任务小结与自测】</w:t>
      </w:r>
    </w:p>
    <w:p w14:paraId="2898750A">
      <w:pPr>
        <w:rPr>
          <w:rFonts w:hint="eastAsia"/>
        </w:rPr>
      </w:pPr>
      <w:r>
        <w:rPr>
          <w:rFonts w:hint="eastAsia"/>
        </w:rPr>
        <w:t>完成任务一后，检查一下：</w:t>
      </w:r>
    </w:p>
    <w:p w14:paraId="7BCECE42">
      <w:pPr>
        <w:numPr>
          <w:ilvl w:val="0"/>
          <w:numId w:val="112"/>
        </w:numPr>
        <w:rPr>
          <w:rFonts w:hint="eastAsia"/>
        </w:rPr>
      </w:pPr>
      <w:r>
        <w:rPr>
          <w:rFonts w:hint="eastAsia"/>
        </w:rPr>
        <w:t>能用AI快速获取一个行业的基本情况和发展趋势</w:t>
      </w:r>
    </w:p>
    <w:p w14:paraId="47CBA636">
      <w:pPr>
        <w:numPr>
          <w:ilvl w:val="0"/>
          <w:numId w:val="112"/>
        </w:numPr>
        <w:rPr>
          <w:rFonts w:hint="eastAsia"/>
        </w:rPr>
      </w:pPr>
      <w:r>
        <w:rPr>
          <w:rFonts w:hint="eastAsia"/>
        </w:rPr>
        <w:t>知道AI给出的行业信息中，哪些类型的信息比较可靠，哪些需要重点核实</w:t>
      </w:r>
    </w:p>
    <w:p w14:paraId="6AB43AF5">
      <w:pPr>
        <w:numPr>
          <w:ilvl w:val="0"/>
          <w:numId w:val="112"/>
        </w:numPr>
        <w:rPr>
          <w:rFonts w:hint="eastAsia"/>
        </w:rPr>
      </w:pPr>
      <w:r>
        <w:rPr>
          <w:rFonts w:hint="eastAsia"/>
        </w:rPr>
        <w:t>掌握了"要求AI标注不确定信息"和"要求AI说明数据来源"的提示词技巧</w:t>
      </w:r>
    </w:p>
    <w:p w14:paraId="1F46C4F0">
      <w:pPr>
        <w:numPr>
          <w:ilvl w:val="0"/>
          <w:numId w:val="112"/>
        </w:numPr>
        <w:rPr>
          <w:rFonts w:hint="eastAsia"/>
        </w:rPr>
      </w:pPr>
      <w:r>
        <w:rPr>
          <w:rFonts w:hint="eastAsia"/>
        </w:rPr>
        <w:t>了解交叉验证的几种常用渠道和方法</w:t>
      </w:r>
    </w:p>
    <w:p w14:paraId="78FDEF4B">
      <w:pPr>
        <w:rPr>
          <w:rFonts w:hint="eastAsia"/>
        </w:rPr>
      </w:pPr>
      <w:r>
        <w:rPr>
          <w:rFonts w:hint="eastAsia"/>
        </w:rPr>
        <w:pict>
          <v:rect id="_x0000_i1197" o:spt="1" style="height:3pt;width:0pt;" fillcolor="#A0A0A0" filled="t" stroked="f" coordsize="21600,21600" o:hr="t" o:hrstd="t" o:hralign="center">
            <v:path/>
            <v:fill on="t" focussize="0,0"/>
            <v:stroke on="f"/>
            <v:imagedata o:title=""/>
            <o:lock v:ext="edit"/>
            <w10:wrap type="none"/>
            <w10:anchorlock/>
          </v:rect>
        </w:pict>
      </w:r>
    </w:p>
    <w:p w14:paraId="40D214B8">
      <w:pPr>
        <w:rPr>
          <w:rFonts w:hint="eastAsia"/>
          <w:b/>
          <w:bCs/>
        </w:rPr>
      </w:pPr>
      <w:r>
        <w:rPr>
          <w:rFonts w:hint="eastAsia"/>
          <w:b/>
          <w:bCs/>
        </w:rPr>
        <w:t>任务二 用AI做竞争对手分析</w:t>
      </w:r>
    </w:p>
    <w:p w14:paraId="5671B614">
      <w:pPr>
        <w:rPr>
          <w:rFonts w:hint="eastAsia"/>
        </w:rPr>
      </w:pPr>
      <w:r>
        <w:rPr>
          <w:rFonts w:hint="eastAsia"/>
          <w:b/>
          <w:bCs/>
        </w:rPr>
        <w:t>【任务描述】</w:t>
      </w:r>
      <w:r>
        <w:rPr>
          <w:rFonts w:hint="eastAsia"/>
        </w:rPr>
        <w:t> 了解完行业大盘之后，下一步通常是分析竞争对手。知己知彼，百战不殆——这话在商贸领域尤其适用。AI可以帮你快速整理竞争对手的公开信息、做SWOT分析和竞品对比表，但真正深入的竞争情报还是需要你自己去挖掘和验证。</w:t>
      </w:r>
    </w:p>
    <w:p w14:paraId="6362F1EF">
      <w:pPr>
        <w:rPr>
          <w:rFonts w:hint="eastAsia"/>
        </w:rPr>
      </w:pPr>
      <w:r>
        <w:rPr>
          <w:rFonts w:hint="eastAsia"/>
        </w:rPr>
        <w:pict>
          <v:rect id="_x0000_i1198" o:spt="1" style="height:3pt;width:0pt;" fillcolor="#A0A0A0" filled="t" stroked="f" coordsize="21600,21600" o:hr="t" o:hrstd="t" o:hralign="center">
            <v:path/>
            <v:fill on="t" focussize="0,0"/>
            <v:stroke on="f"/>
            <v:imagedata o:title=""/>
            <o:lock v:ext="edit"/>
            <w10:wrap type="none"/>
            <w10:anchorlock/>
          </v:rect>
        </w:pict>
      </w:r>
    </w:p>
    <w:p w14:paraId="65E84167">
      <w:pPr>
        <w:rPr>
          <w:rFonts w:hint="eastAsia"/>
          <w:b/>
          <w:bCs/>
        </w:rPr>
      </w:pPr>
      <w:r>
        <w:rPr>
          <w:rFonts w:hint="eastAsia"/>
          <w:b/>
          <w:bCs/>
        </w:rPr>
        <w:t>一、让AI帮你梳理竞争对手的基本信息</w:t>
      </w:r>
    </w:p>
    <w:p w14:paraId="1A21F59F">
      <w:pPr>
        <w:rPr>
          <w:rFonts w:hint="eastAsia"/>
        </w:rPr>
      </w:pPr>
      <w:r>
        <w:rPr>
          <w:rFonts w:hint="eastAsia"/>
        </w:rPr>
        <w:t>假设你要分析某个商圈里的竞争对手，可以先让AI帮你梳理出需要收集哪些信息，然后你再去实地收集或网上查证。</w:t>
      </w:r>
    </w:p>
    <w:p w14:paraId="23D88923">
      <w:r>
        <w:t>我正在分析某大学城商圈内便利店的竞争情况。请帮我列出分析每家</w:t>
      </w:r>
    </w:p>
    <w:p w14:paraId="4511DC48">
      <w:r>
        <w:t>竞争对手时应该收集哪些维度的信息，并做成一个空白模板表格的格式，</w:t>
      </w:r>
    </w:p>
    <w:p w14:paraId="593C8475">
      <w:r>
        <w:t>方便我后续填写。</w:t>
      </w:r>
    </w:p>
    <w:p w14:paraId="01B24F3B">
      <w:r>
        <w:rPr>
          <w:rFonts w:hint="eastAsia"/>
        </w:rPr>
        <w:t>AI通常会给出类似表5-3这样的分析框架。</w:t>
      </w:r>
    </w:p>
    <w:p w14:paraId="46B95220">
      <w:pPr>
        <w:jc w:val="center"/>
        <w:rPr>
          <w:rFonts w:hint="eastAsia"/>
        </w:rPr>
      </w:pPr>
      <w:r>
        <w:rPr>
          <w:rFonts w:hint="eastAsia"/>
        </w:rPr>
        <w:t>表5-3 竞争对手信息采集模板</w:t>
      </w:r>
    </w:p>
    <w:tbl>
      <w:tblPr>
        <w:tblStyle w:val="17"/>
        <w:tblW w:w="7296" w:type="dxa"/>
        <w:tblInd w:w="0" w:type="dxa"/>
        <w:tblLayout w:type="autofit"/>
        <w:tblCellMar>
          <w:top w:w="15" w:type="dxa"/>
          <w:left w:w="15" w:type="dxa"/>
          <w:bottom w:w="15" w:type="dxa"/>
          <w:right w:w="15" w:type="dxa"/>
        </w:tblCellMar>
      </w:tblPr>
      <w:tblGrid>
        <w:gridCol w:w="1501"/>
        <w:gridCol w:w="5795"/>
      </w:tblGrid>
      <w:tr w14:paraId="4353FF0F">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962BEE">
            <w:pPr>
              <w:rPr>
                <w:rFonts w:hint="eastAsia"/>
                <w:b/>
                <w:bCs/>
              </w:rPr>
            </w:pPr>
            <w:r>
              <w:rPr>
                <w:b/>
                <w:bCs/>
              </w:rPr>
              <w:t>分析维度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C20045C">
            <w:pPr>
              <w:rPr>
                <w:b/>
                <w:bCs/>
              </w:rPr>
            </w:pPr>
            <w:r>
              <w:rPr>
                <w:b/>
                <w:bCs/>
              </w:rPr>
              <w:t>需要收集的信息</w:t>
            </w:r>
          </w:p>
        </w:tc>
      </w:tr>
      <w:tr w14:paraId="7FEDD66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6CC0CA">
            <w:r>
              <w:t>基本信息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2CACCB">
            <w:r>
              <w:t>品牌名称、门店位置、营业时间、门店面积</w:t>
            </w:r>
          </w:p>
        </w:tc>
      </w:tr>
      <w:tr w14:paraId="40904BE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2478536">
            <w:r>
              <w:t>经营特点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CCE4740">
            <w:r>
              <w:t>主营品类、特色商品或服务、是否提供外卖</w:t>
            </w:r>
          </w:p>
        </w:tc>
      </w:tr>
      <w:tr w14:paraId="77584EC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ABC94E3">
            <w:r>
              <w:t>价格定位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A8BC9B">
            <w:r>
              <w:t>价格水平（高/中/低）、代表性商品的价格</w:t>
            </w:r>
          </w:p>
        </w:tc>
      </w:tr>
      <w:tr w14:paraId="4033DD0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D2817C">
            <w:r>
              <w:t>目标客群</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3BE223A">
            <w:r>
              <w:t>主要服务什么人群（学生/上班族/社区居民等）</w:t>
            </w:r>
          </w:p>
        </w:tc>
      </w:tr>
      <w:tr w14:paraId="5FC4D6D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B3BDE6">
            <w:r>
              <w:t>优势</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88DE4C">
            <w:r>
              <w:t>这家店做得好的地方是什么</w:t>
            </w:r>
          </w:p>
        </w:tc>
      </w:tr>
      <w:tr w14:paraId="386BE2C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D739A2E">
            <w:r>
              <w:t>不足</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6EE8B88">
            <w:r>
              <w:t>这家店有什么明显的短板</w:t>
            </w:r>
          </w:p>
        </w:tc>
      </w:tr>
      <w:tr w14:paraId="07FB948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E7EE98">
            <w:r>
              <w:t>人气状况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B9122F">
            <w:r>
              <w:t>客流量大致如何（根据实地观察估计）</w:t>
            </w:r>
          </w:p>
        </w:tc>
      </w:tr>
    </w:tbl>
    <w:p w14:paraId="597DD7C2">
      <w:r>
        <w:rPr>
          <w:rFonts w:hint="eastAsia"/>
        </w:rPr>
        <w:t>有了这个模板之后，就可以</w:t>
      </w:r>
      <w:r>
        <w:rPr>
          <w:rFonts w:hint="eastAsia"/>
          <w:b/>
          <w:bCs/>
        </w:rPr>
        <w:t>拿着它去实地走访</w:t>
      </w:r>
      <w:r>
        <w:rPr>
          <w:rFonts w:hint="eastAsia"/>
        </w:rPr>
        <w:t>——到商圈里实际转一圈，看看每家竞争对手的情况，把信息填进表格。这一步AI做不了，必须靠你自己。</w:t>
      </w:r>
    </w:p>
    <w:p w14:paraId="4BCB09B7">
      <w:pPr>
        <w:rPr>
          <w:rFonts w:hint="eastAsia"/>
        </w:rPr>
      </w:pPr>
      <w:r>
        <w:rPr>
          <w:rFonts w:hint="eastAsia"/>
        </w:rPr>
        <w:t>收集完信息之后，可以把填好的表格内容发给AI，让它帮你做进一步的分析。</w:t>
      </w:r>
    </w:p>
    <w:p w14:paraId="47407BF6">
      <w:r>
        <w:t>以下是我实地调查后收集的某商圈内5家便利店的基本信息：</w:t>
      </w:r>
    </w:p>
    <w:p w14:paraId="0FE054FA"/>
    <w:p w14:paraId="2C28AEAC">
      <w:r>
        <w:t>[粘贴你收集的信息]</w:t>
      </w:r>
    </w:p>
    <w:p w14:paraId="2FC1CAA3"/>
    <w:p w14:paraId="38879400">
      <w:r>
        <w:t>请帮我分析这5家店各自的优势和劣势，以及它们之间的差异化定位。</w:t>
      </w:r>
    </w:p>
    <w:p w14:paraId="44459419">
      <w:r>
        <w:t>如果我们要在这个商圈开一家新的便利店，从竞争角度来看，应该</w:t>
      </w:r>
    </w:p>
    <w:p w14:paraId="3C4F6397">
      <w:r>
        <w:t>选择什么样的差异化定位？</w:t>
      </w:r>
    </w:p>
    <w:p w14:paraId="4CAC6FE5">
      <w:pPr>
        <w:rPr>
          <w:rFonts w:hint="eastAsia"/>
        </w:rPr>
      </w:pPr>
      <w:r>
        <w:rPr>
          <w:rFonts w:hint="eastAsia"/>
        </w:rPr>
        <w:pict>
          <v:rect id="_x0000_i1199" o:spt="1" style="height:3pt;width:0pt;" fillcolor="#A0A0A0" filled="t" stroked="f" coordsize="21600,21600" o:hr="t" o:hrstd="t" o:hralign="center">
            <v:path/>
            <v:fill on="t" focussize="0,0"/>
            <v:stroke on="f"/>
            <v:imagedata o:title=""/>
            <o:lock v:ext="edit"/>
            <w10:wrap type="none"/>
            <w10:anchorlock/>
          </v:rect>
        </w:pict>
      </w:r>
    </w:p>
    <w:p w14:paraId="0E4D8E71">
      <w:pPr>
        <w:rPr>
          <w:rFonts w:hint="eastAsia"/>
          <w:b/>
          <w:bCs/>
        </w:rPr>
      </w:pPr>
      <w:r>
        <w:rPr>
          <w:rFonts w:hint="eastAsia"/>
          <w:b/>
          <w:bCs/>
        </w:rPr>
        <w:t>二、用AI辅助做SWOT分析</w:t>
      </w:r>
    </w:p>
    <w:p w14:paraId="505E4E41">
      <w:pPr>
        <w:rPr>
          <w:rFonts w:hint="eastAsia"/>
        </w:rPr>
      </w:pPr>
      <w:r>
        <w:rPr>
          <w:rFonts w:hint="eastAsia"/>
        </w:rPr>
        <w:t>SWOT分析是市场调研中最常用的分析工具之一——S是优势（Strengths）、W是劣势（Weaknesses）、O是机会（Opportunities）、T是威胁（Threats）。SWOT分析的基本框架如图5-3所示。</w:t>
      </w:r>
    </w:p>
    <w:p w14:paraId="4CECFF36">
      <w:r>
        <w:drawing>
          <wp:inline distT="0" distB="0" distL="0" distR="0">
            <wp:extent cx="5274310" cy="2671445"/>
            <wp:effectExtent l="0" t="0" r="2540" b="0"/>
            <wp:docPr id="1811889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89525" name="图片 1"/>
                    <pic:cNvPicPr>
                      <a:picLocks noChangeAspect="1"/>
                    </pic:cNvPicPr>
                  </pic:nvPicPr>
                  <pic:blipFill>
                    <a:blip r:embed="rId27"/>
                    <a:stretch>
                      <a:fillRect/>
                    </a:stretch>
                  </pic:blipFill>
                  <pic:spPr>
                    <a:xfrm>
                      <a:off x="0" y="0"/>
                      <a:ext cx="5274310" cy="2671445"/>
                    </a:xfrm>
                    <a:prstGeom prst="rect">
                      <a:avLst/>
                    </a:prstGeom>
                  </pic:spPr>
                </pic:pic>
              </a:graphicData>
            </a:graphic>
          </wp:inline>
        </w:drawing>
      </w:r>
    </w:p>
    <w:p w14:paraId="550AA13A">
      <w:pPr>
        <w:jc w:val="center"/>
        <w:rPr>
          <w:rFonts w:hint="eastAsia"/>
        </w:rPr>
      </w:pPr>
      <w:r>
        <w:t>图5-3 SWOT分析的基本框架</w:t>
      </w:r>
    </w:p>
    <w:p w14:paraId="3B078E2A">
      <w:pPr>
        <w:rPr>
          <w:rFonts w:hint="eastAsia"/>
        </w:rPr>
      </w:pPr>
      <w:r>
        <w:rPr>
          <w:rFonts w:hint="eastAsia"/>
        </w:rPr>
        <w:t>让AI做SWOT分析的提示词写法：</w:t>
      </w:r>
    </w:p>
    <w:p w14:paraId="2BE5A90A">
      <w:r>
        <w:t>请帮我为以下这家企业做一份SWOT分析。</w:t>
      </w:r>
    </w:p>
    <w:p w14:paraId="2492BEEC"/>
    <w:p w14:paraId="2CB338DB">
      <w:r>
        <w:t>企业情况：某区域性连锁便利店品牌，目前在本市有12家门店，主要</w:t>
      </w:r>
    </w:p>
    <w:p w14:paraId="7298EA38">
      <w:r>
        <w:t>分布在社区和学校周边。优势是本地供应链成熟、店员服务态度好、</w:t>
      </w:r>
    </w:p>
    <w:p w14:paraId="6F5E5D2D">
      <w:r>
        <w:t>可以做熟食和鲜食。劣势是品牌知名度不高、会员系统比较简陋。</w:t>
      </w:r>
    </w:p>
    <w:p w14:paraId="12298ADA">
      <w:r>
        <w:t>市场环境方面，大学城片区有大量学生消费群体，但近期有两家全国</w:t>
      </w:r>
    </w:p>
    <w:p w14:paraId="5EC07847">
      <w:r>
        <w:t>连锁品牌正在进入本市。</w:t>
      </w:r>
    </w:p>
    <w:p w14:paraId="18D326A5"/>
    <w:p w14:paraId="777E3C2A">
      <w:r>
        <w:t>请从S（优势）、W（劣势）、O（机会）、T（威胁）四个维度分析，</w:t>
      </w:r>
    </w:p>
    <w:p w14:paraId="40D70840">
      <w:r>
        <w:t>每个维度列出3~4条要点，每条用一句话说明。</w:t>
      </w:r>
    </w:p>
    <w:p w14:paraId="146455CC">
      <w:pPr>
        <w:rPr>
          <w:rFonts w:hint="eastAsia"/>
        </w:rPr>
      </w:pPr>
      <w:r>
        <w:rPr>
          <w:rFonts w:hint="eastAsia"/>
          <w:b/>
          <w:bCs/>
        </w:rPr>
        <w:t>【想一想】</w:t>
      </w:r>
    </w:p>
    <w:p w14:paraId="683C1EB7">
      <w:pPr>
        <w:rPr>
          <w:rFonts w:hint="eastAsia"/>
        </w:rPr>
      </w:pPr>
      <w:r>
        <w:rPr>
          <w:rFonts w:hint="eastAsia"/>
        </w:rPr>
        <w:t>注意上面的提示词——做SWOT分析时，你必须先告诉AI足够的企业信息和市场背景。如果只说"帮我做一下便利店的SWOT分析"，什么背景都不给，AI写出来的就是一份"放之四海而皆准"的通用模板，跟你的实际情况毫无关系。</w:t>
      </w:r>
    </w:p>
    <w:p w14:paraId="657347BE">
      <w:pPr>
        <w:rPr>
          <w:rFonts w:hint="eastAsia"/>
        </w:rPr>
      </w:pPr>
      <w:r>
        <w:rPr>
          <w:rFonts w:hint="eastAsia"/>
        </w:rPr>
        <w:t>所以关键仍然是项目三反复强调的那个原则：</w:t>
      </w:r>
      <w:r>
        <w:rPr>
          <w:rFonts w:hint="eastAsia"/>
          <w:b/>
          <w:bCs/>
        </w:rPr>
        <w:t>内容是你的，框架是AI的。</w:t>
      </w:r>
    </w:p>
    <w:p w14:paraId="12942821">
      <w:pPr>
        <w:rPr>
          <w:rFonts w:hint="eastAsia"/>
        </w:rPr>
      </w:pPr>
      <w:r>
        <w:rPr>
          <w:rFonts w:hint="eastAsia"/>
        </w:rPr>
        <w:pict>
          <v:rect id="_x0000_i1200" o:spt="1" style="height:3pt;width:0pt;" fillcolor="#A0A0A0" filled="t" stroked="f" coordsize="21600,21600" o:hr="t" o:hrstd="t" o:hralign="center">
            <v:path/>
            <v:fill on="t" focussize="0,0"/>
            <v:stroke on="f"/>
            <v:imagedata o:title=""/>
            <o:lock v:ext="edit"/>
            <w10:wrap type="none"/>
            <w10:anchorlock/>
          </v:rect>
        </w:pict>
      </w:r>
    </w:p>
    <w:p w14:paraId="58D4473D">
      <w:pPr>
        <w:rPr>
          <w:rFonts w:hint="eastAsia"/>
          <w:b/>
          <w:bCs/>
        </w:rPr>
      </w:pPr>
      <w:r>
        <w:rPr>
          <w:rFonts w:hint="eastAsia"/>
          <w:b/>
          <w:bCs/>
        </w:rPr>
        <w:t>三、让AI做竞品对比表</w:t>
      </w:r>
    </w:p>
    <w:p w14:paraId="62BDD36A">
      <w:pPr>
        <w:rPr>
          <w:rFonts w:hint="eastAsia"/>
        </w:rPr>
      </w:pPr>
      <w:r>
        <w:rPr>
          <w:rFonts w:hint="eastAsia"/>
        </w:rPr>
        <w:t>竞品对比表是一种非常直观的分析工具——把几家竞争对手的关键信息放在一张表里，优劣一目了然。</w:t>
      </w:r>
    </w:p>
    <w:p w14:paraId="276464B3">
      <w:r>
        <w:t>我实地调查了大学城商圈内的4家便利店，信息如下：</w:t>
      </w:r>
    </w:p>
    <w:p w14:paraId="5177DCAD"/>
    <w:p w14:paraId="7E59B4C8">
      <w:r>
        <w:t>店铺A：24小时营业，面积约80平方米，有鲜食柜台，价格偏高，</w:t>
      </w:r>
    </w:p>
    <w:p w14:paraId="527957FD">
      <w:r>
        <w:t>客流量大，主要客群是学生和附近上班族。</w:t>
      </w:r>
    </w:p>
    <w:p w14:paraId="14315E27">
      <w:r>
        <w:t>店铺B：营业到晚上11点，面积约50平方米，以零食饮料为主，</w:t>
      </w:r>
    </w:p>
    <w:p w14:paraId="44F5BE75">
      <w:r>
        <w:t>价格中等，有外卖配送服务。</w:t>
      </w:r>
    </w:p>
    <w:p w14:paraId="22986280">
      <w:r>
        <w:t>店铺C：营业到晚上10点，面积约40平方米，经营十年以上的老店，</w:t>
      </w:r>
    </w:p>
    <w:p w14:paraId="4B0793BA">
      <w:r>
        <w:t>价格偏低，品种有限，装修陈旧但有固定老客群。</w:t>
      </w:r>
    </w:p>
    <w:p w14:paraId="7CBB2E7E">
      <w:r>
        <w:t>店铺D：新开不到半年，面积约60平方米，装修时尚，有现磨咖啡，</w:t>
      </w:r>
    </w:p>
    <w:p w14:paraId="33F39581">
      <w:r>
        <w:t>价格偏高，目前客流量一般。</w:t>
      </w:r>
    </w:p>
    <w:p w14:paraId="22BB47E9"/>
    <w:p w14:paraId="05C28B84">
      <w:r>
        <w:t>请帮我整理成一份竞品对比表，对比维度包括：营业时间、门店面积、</w:t>
      </w:r>
    </w:p>
    <w:p w14:paraId="136F0093">
      <w:r>
        <w:t>价格定位、特色服务、目标客群、优势、劣势。</w:t>
      </w:r>
    </w:p>
    <w:p w14:paraId="2475D508">
      <w:pPr>
        <w:rPr>
          <w:rFonts w:hint="eastAsia"/>
        </w:rPr>
      </w:pPr>
      <w:r>
        <w:rPr>
          <w:rFonts w:hint="eastAsia"/>
        </w:rPr>
        <w:t>AI会生成一份清晰的表格，让你一眼就能看出各家的差异。在此基础上，你还可以追问：</w:t>
      </w:r>
    </w:p>
    <w:p w14:paraId="577A4E46">
      <w:r>
        <w:t>根据这份对比表，如果我们要在这个商圈开一家新的便利店，</w:t>
      </w:r>
    </w:p>
    <w:p w14:paraId="0A19C061">
      <w:r>
        <w:t>应该避开什么定位？可以在什么方面做出差异化？</w:t>
      </w:r>
    </w:p>
    <w:p w14:paraId="18F600C3">
      <w:pPr>
        <w:rPr>
          <w:rFonts w:hint="eastAsia"/>
        </w:rPr>
      </w:pPr>
      <w:r>
        <w:rPr>
          <w:rFonts w:hint="eastAsia"/>
        </w:rPr>
        <w:pict>
          <v:rect id="_x0000_i1201" o:spt="1" style="height:3pt;width:0pt;" fillcolor="#A0A0A0" filled="t" stroked="f" coordsize="21600,21600" o:hr="t" o:hrstd="t" o:hralign="center">
            <v:path/>
            <v:fill on="t" focussize="0,0"/>
            <v:stroke on="f"/>
            <v:imagedata o:title=""/>
            <o:lock v:ext="edit"/>
            <w10:wrap type="none"/>
            <w10:anchorlock/>
          </v:rect>
        </w:pict>
      </w:r>
    </w:p>
    <w:p w14:paraId="3088032C">
      <w:pPr>
        <w:rPr>
          <w:rFonts w:hint="eastAsia"/>
          <w:b/>
          <w:bCs/>
        </w:rPr>
      </w:pPr>
      <w:r>
        <w:rPr>
          <w:rFonts w:hint="eastAsia"/>
          <w:b/>
          <w:bCs/>
        </w:rPr>
        <w:t>四、从公开信息中提炼竞争情报的AI辅助方法</w:t>
      </w:r>
    </w:p>
    <w:p w14:paraId="6CEE69A7">
      <w:r>
        <w:rPr>
          <w:rFonts w:hint="eastAsia"/>
        </w:rPr>
        <w:t>除了实地调查之外，很多竞争对手的信息其实是公开可获取的。常见的公开信息来源和AI辅助方法见表5-4。</w:t>
      </w:r>
    </w:p>
    <w:p w14:paraId="79B19368">
      <w:pPr>
        <w:jc w:val="center"/>
        <w:rPr>
          <w:rFonts w:hint="eastAsia"/>
        </w:rPr>
      </w:pPr>
      <w:r>
        <w:t>表5-4 竞品公开信息来源及AI辅助方法</w:t>
      </w:r>
    </w:p>
    <w:tbl>
      <w:tblPr>
        <w:tblStyle w:val="17"/>
        <w:tblW w:w="7296" w:type="dxa"/>
        <w:tblInd w:w="0" w:type="dxa"/>
        <w:tblLayout w:type="autofit"/>
        <w:tblCellMar>
          <w:top w:w="15" w:type="dxa"/>
          <w:left w:w="15" w:type="dxa"/>
          <w:bottom w:w="15" w:type="dxa"/>
          <w:right w:w="15" w:type="dxa"/>
        </w:tblCellMar>
      </w:tblPr>
      <w:tblGrid>
        <w:gridCol w:w="1938"/>
        <w:gridCol w:w="2164"/>
        <w:gridCol w:w="3194"/>
      </w:tblGrid>
      <w:tr w14:paraId="6B2DC263">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580E20">
            <w:pPr>
              <w:rPr>
                <w:rFonts w:hint="eastAsia"/>
                <w:b/>
                <w:bCs/>
              </w:rPr>
            </w:pPr>
            <w:r>
              <w:rPr>
                <w:b/>
                <w:bCs/>
              </w:rPr>
              <w:t>信息来源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A22AF2C">
            <w:pPr>
              <w:rPr>
                <w:b/>
                <w:bCs/>
              </w:rPr>
            </w:pPr>
            <w:r>
              <w:rPr>
                <w:b/>
                <w:bCs/>
              </w:rPr>
              <w:t>能获取什么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A72B1D">
            <w:pPr>
              <w:rPr>
                <w:b/>
                <w:bCs/>
              </w:rPr>
            </w:pPr>
            <w:r>
              <w:rPr>
                <w:b/>
                <w:bCs/>
              </w:rPr>
              <w:t>怎么让AI帮忙</w:t>
            </w:r>
          </w:p>
        </w:tc>
      </w:tr>
      <w:tr w14:paraId="1ADE700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5873B69">
            <w:r>
              <w:t>竞品的官方网站/公众号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FF1744">
            <w:r>
              <w:t>产品信息、品牌定位、营销活动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2C69AA">
            <w:r>
              <w:t>把网页内容或公众号文章发给AI，让它提炼关键信息</w:t>
            </w:r>
          </w:p>
        </w:tc>
      </w:tr>
      <w:tr w14:paraId="567A6A8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27DA5FF">
            <w:r>
              <w:t>电商平台店铺页面</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9560A79">
            <w:r>
              <w:t>商品种类、价格、销量、评价</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4DC6779">
            <w:r>
              <w:t>把商品信息和评价复制给AI，让它做分析总结</w:t>
            </w:r>
          </w:p>
        </w:tc>
      </w:tr>
      <w:tr w14:paraId="24885FB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562B51">
            <w:r>
              <w:t>消费者评价（大众点评等）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1C88D94">
            <w:r>
              <w:t>消费者的真实体验和反馈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5EC47BA">
            <w:r>
              <w:t>把评价内容批量发给AI，让它归纳好评点和差评点</w:t>
            </w:r>
          </w:p>
        </w:tc>
      </w:tr>
      <w:tr w14:paraId="4AD26C9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CC0130">
            <w:r>
              <w:t>招聘信息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35659E5">
            <w:r>
              <w:t>竞品的业务方向和扩张计划</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2C3564B">
            <w:r>
              <w:t>让AI分析某公司近期的招聘岗位，推测其业务布局</w:t>
            </w:r>
          </w:p>
        </w:tc>
      </w:tr>
      <w:tr w14:paraId="389C19B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9D9622">
            <w:r>
              <w:t>新闻报道</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9955AB1">
            <w:r>
              <w:t>融资、扩张、战略调整等动态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C4DE97">
            <w:r>
              <w:t>让AI搜索和梳理某公司近期的公开新闻</w:t>
            </w:r>
          </w:p>
        </w:tc>
      </w:tr>
    </w:tbl>
    <w:p w14:paraId="5793CA5D">
      <w:r>
        <w:rPr>
          <w:rFonts w:hint="eastAsia"/>
          <w:b/>
          <w:bCs/>
        </w:rPr>
        <w:t>【职业素养】竞品调研的合法边界</w:t>
      </w:r>
    </w:p>
    <w:p w14:paraId="5BC72ACC">
      <w:pPr>
        <w:rPr>
          <w:rFonts w:hint="eastAsia"/>
        </w:rPr>
      </w:pPr>
      <w:r>
        <w:rPr>
          <w:rFonts w:hint="eastAsia"/>
        </w:rPr>
        <w:t>收集竞争情报是正常的商业行为，但有几条红线不能碰：</w:t>
      </w:r>
    </w:p>
    <w:p w14:paraId="02C1CC39">
      <w:pPr>
        <w:numPr>
          <w:ilvl w:val="0"/>
          <w:numId w:val="113"/>
        </w:numPr>
        <w:rPr>
          <w:rFonts w:hint="eastAsia"/>
        </w:rPr>
      </w:pPr>
      <w:r>
        <w:rPr>
          <w:rFonts w:ascii="Segoe UI Emoji" w:hAnsi="Segoe UI Emoji" w:cs="Segoe UI Emoji"/>
        </w:rPr>
        <w:t>✅</w:t>
      </w:r>
      <w:r>
        <w:rPr>
          <w:rFonts w:hint="eastAsia"/>
        </w:rPr>
        <w:t xml:space="preserve"> 可以做：分析竞品的公开信息（官网、公众号、新闻报道、消费者公开评价等）</w:t>
      </w:r>
    </w:p>
    <w:p w14:paraId="5FC460B3">
      <w:pPr>
        <w:numPr>
          <w:ilvl w:val="0"/>
          <w:numId w:val="113"/>
        </w:numPr>
        <w:rPr>
          <w:rFonts w:hint="eastAsia"/>
        </w:rPr>
      </w:pPr>
      <w:r>
        <w:rPr>
          <w:rFonts w:ascii="Segoe UI Emoji" w:hAnsi="Segoe UI Emoji" w:cs="Segoe UI Emoji"/>
        </w:rPr>
        <w:t>✅</w:t>
      </w:r>
      <w:r>
        <w:rPr>
          <w:rFonts w:hint="eastAsia"/>
        </w:rPr>
        <w:t xml:space="preserve"> 可以做：以普通消费者身份去竞品门店实地体验</w:t>
      </w:r>
    </w:p>
    <w:p w14:paraId="0BBEA380">
      <w:pPr>
        <w:numPr>
          <w:ilvl w:val="0"/>
          <w:numId w:val="113"/>
        </w:numPr>
        <w:rPr>
          <w:rFonts w:hint="eastAsia"/>
        </w:rPr>
      </w:pPr>
      <w:r>
        <w:rPr>
          <w:rFonts w:ascii="Segoe UI Emoji" w:hAnsi="Segoe UI Emoji" w:cs="Segoe UI Emoji"/>
        </w:rPr>
        <w:t>❌</w:t>
      </w:r>
      <w:r>
        <w:rPr>
          <w:rFonts w:hint="eastAsia"/>
        </w:rPr>
        <w:t xml:space="preserve"> 不可以做：通过非法手段获取竞品的内部资料（如贿赂对方员工获取经营数据）</w:t>
      </w:r>
    </w:p>
    <w:p w14:paraId="2B932245">
      <w:pPr>
        <w:numPr>
          <w:ilvl w:val="0"/>
          <w:numId w:val="113"/>
        </w:numPr>
        <w:rPr>
          <w:rFonts w:hint="eastAsia"/>
        </w:rPr>
      </w:pPr>
      <w:r>
        <w:rPr>
          <w:rFonts w:ascii="Segoe UI Emoji" w:hAnsi="Segoe UI Emoji" w:cs="Segoe UI Emoji"/>
        </w:rPr>
        <w:t>❌</w:t>
      </w:r>
      <w:r>
        <w:rPr>
          <w:rFonts w:hint="eastAsia"/>
        </w:rPr>
        <w:t xml:space="preserve"> 不可以做：假冒身份套取竞品的商业秘密</w:t>
      </w:r>
    </w:p>
    <w:p w14:paraId="46967075">
      <w:pPr>
        <w:numPr>
          <w:ilvl w:val="0"/>
          <w:numId w:val="113"/>
        </w:numPr>
        <w:rPr>
          <w:rFonts w:hint="eastAsia"/>
        </w:rPr>
      </w:pPr>
      <w:r>
        <w:rPr>
          <w:rFonts w:ascii="Segoe UI Emoji" w:hAnsi="Segoe UI Emoji" w:cs="Segoe UI Emoji"/>
        </w:rPr>
        <w:t>❌</w:t>
      </w:r>
      <w:r>
        <w:rPr>
          <w:rFonts w:hint="eastAsia"/>
        </w:rPr>
        <w:t xml:space="preserve"> 不可以做：在报告中编造关于竞品的虚假信息</w:t>
      </w:r>
    </w:p>
    <w:p w14:paraId="1465059C">
      <w:pPr>
        <w:rPr>
          <w:rFonts w:hint="eastAsia"/>
        </w:rPr>
      </w:pPr>
      <w:r>
        <w:rPr>
          <w:rFonts w:hint="eastAsia"/>
        </w:rPr>
        <w:t>合法合规地收集和分析竞争情报，是商贸从业者的基本职业操守。</w:t>
      </w:r>
    </w:p>
    <w:p w14:paraId="0294E1A1">
      <w:pPr>
        <w:rPr>
          <w:rFonts w:hint="eastAsia"/>
        </w:rPr>
      </w:pPr>
      <w:r>
        <w:rPr>
          <w:rFonts w:hint="eastAsia"/>
          <w:b/>
          <w:bCs/>
        </w:rPr>
        <w:t>【实战案例】用消费者评价做竞品分析</w:t>
      </w:r>
    </w:p>
    <w:p w14:paraId="24A09A8F">
      <w:pPr>
        <w:rPr>
          <w:rFonts w:hint="eastAsia"/>
        </w:rPr>
      </w:pPr>
      <w:r>
        <w:rPr>
          <w:rFonts w:hint="eastAsia"/>
        </w:rPr>
        <w:t>电商专业的学生小方在做一个课程作业——分析某品类在电商平台上前三名店铺的竞争优劣势。她用了一个很聪明的方法：分别从三家店铺各复制了50条消费者评价，粘贴给AI，让AI"帮我分别总结这三家店铺的好评集中在哪些方面、差评集中在哪些方面"。</w:t>
      </w:r>
    </w:p>
    <w:p w14:paraId="405614DA">
      <w:pPr>
        <w:rPr>
          <w:rFonts w:hint="eastAsia"/>
        </w:rPr>
      </w:pPr>
      <w:r>
        <w:rPr>
          <w:rFonts w:hint="eastAsia"/>
        </w:rPr>
        <w:t>AI很快给出了分析结果——A店好评集中在"发货快"和"包装好"，差评集中在"口味偏甜"；B店好评集中在"口味正宗"和"性价比高"，差评集中在"客服回复慢"；C店好评集中在"品种多"，差评集中在"分量少"和"日期不新鲜"。</w:t>
      </w:r>
    </w:p>
    <w:p w14:paraId="416AC2D1">
      <w:pPr>
        <w:rPr>
          <w:rFonts w:hint="eastAsia"/>
        </w:rPr>
      </w:pPr>
      <w:r>
        <w:rPr>
          <w:rFonts w:hint="eastAsia"/>
        </w:rPr>
        <w:t>这些信息全部来自消费者的真实反馈，比AI自己编的分析可靠得多。小方把这些发现整理成了一份竞品对比报告，还附上了改进建议——如果要进入这个品类，应该在口味、客服和保鲜方面重点发力。</w:t>
      </w:r>
    </w:p>
    <w:p w14:paraId="37C09AAD">
      <w:pPr>
        <w:rPr>
          <w:rFonts w:hint="eastAsia"/>
        </w:rPr>
      </w:pPr>
      <w:r>
        <w:rPr>
          <w:rFonts w:hint="eastAsia"/>
        </w:rPr>
        <w:pict>
          <v:rect id="_x0000_i1202" o:spt="1" style="height:3pt;width:0pt;" fillcolor="#A0A0A0" filled="t" stroked="f" coordsize="21600,21600" o:hr="t" o:hrstd="t" o:hralign="center">
            <v:path/>
            <v:fill on="t" focussize="0,0"/>
            <v:stroke on="f"/>
            <v:imagedata o:title=""/>
            <o:lock v:ext="edit"/>
            <w10:wrap type="none"/>
            <w10:anchorlock/>
          </v:rect>
        </w:pict>
      </w:r>
    </w:p>
    <w:p w14:paraId="72FAB503">
      <w:pPr>
        <w:rPr>
          <w:rFonts w:hint="eastAsia"/>
        </w:rPr>
      </w:pPr>
      <w:r>
        <w:rPr>
          <w:rFonts w:hint="eastAsia"/>
          <w:b/>
          <w:bCs/>
        </w:rPr>
        <w:t>【任务小结与自测】</w:t>
      </w:r>
    </w:p>
    <w:p w14:paraId="16FF2FF3">
      <w:pPr>
        <w:rPr>
          <w:rFonts w:hint="eastAsia"/>
        </w:rPr>
      </w:pPr>
      <w:r>
        <w:rPr>
          <w:rFonts w:hint="eastAsia"/>
        </w:rPr>
        <w:t>完成任务二后，检查一下：</w:t>
      </w:r>
    </w:p>
    <w:p w14:paraId="56DF3A7E">
      <w:pPr>
        <w:numPr>
          <w:ilvl w:val="0"/>
          <w:numId w:val="114"/>
        </w:numPr>
        <w:rPr>
          <w:rFonts w:hint="eastAsia"/>
        </w:rPr>
      </w:pPr>
      <w:r>
        <w:rPr>
          <w:rFonts w:hint="eastAsia"/>
        </w:rPr>
        <w:t>知道分析竞争对手时应该收集哪些维度的信息</w:t>
      </w:r>
    </w:p>
    <w:p w14:paraId="4CD3DCF9">
      <w:pPr>
        <w:numPr>
          <w:ilvl w:val="0"/>
          <w:numId w:val="114"/>
        </w:numPr>
        <w:rPr>
          <w:rFonts w:hint="eastAsia"/>
        </w:rPr>
      </w:pPr>
      <w:r>
        <w:rPr>
          <w:rFonts w:hint="eastAsia"/>
        </w:rPr>
        <w:t>能用AI辅助完成SWOT分析，并理解必须提供足够的背景信息</w:t>
      </w:r>
    </w:p>
    <w:p w14:paraId="76D11731">
      <w:pPr>
        <w:numPr>
          <w:ilvl w:val="0"/>
          <w:numId w:val="114"/>
        </w:numPr>
        <w:rPr>
          <w:rFonts w:hint="eastAsia"/>
        </w:rPr>
      </w:pPr>
      <w:r>
        <w:rPr>
          <w:rFonts w:hint="eastAsia"/>
        </w:rPr>
        <w:t>能让AI生成竞品对比表</w:t>
      </w:r>
    </w:p>
    <w:p w14:paraId="4E73B1BB">
      <w:pPr>
        <w:numPr>
          <w:ilvl w:val="0"/>
          <w:numId w:val="114"/>
        </w:numPr>
        <w:rPr>
          <w:rFonts w:hint="eastAsia"/>
        </w:rPr>
      </w:pPr>
      <w:r>
        <w:rPr>
          <w:rFonts w:hint="eastAsia"/>
        </w:rPr>
        <w:t>了解从公开信息中获取竞争情报的方法和合法边界</w:t>
      </w:r>
    </w:p>
    <w:p w14:paraId="47762162">
      <w:pPr>
        <w:rPr>
          <w:rFonts w:hint="eastAsia"/>
        </w:rPr>
      </w:pPr>
      <w:r>
        <w:rPr>
          <w:rFonts w:hint="eastAsia"/>
        </w:rPr>
        <w:pict>
          <v:rect id="_x0000_i1203" o:spt="1" style="height:3pt;width:0pt;" fillcolor="#A0A0A0" filled="t" stroked="f" coordsize="21600,21600" o:hr="t" o:hrstd="t" o:hralign="center">
            <v:path/>
            <v:fill on="t" focussize="0,0"/>
            <v:stroke on="f"/>
            <v:imagedata o:title=""/>
            <o:lock v:ext="edit"/>
            <w10:wrap type="none"/>
            <w10:anchorlock/>
          </v:rect>
        </w:pict>
      </w:r>
    </w:p>
    <w:p w14:paraId="19EB8D43">
      <w:pPr>
        <w:rPr>
          <w:rFonts w:hint="eastAsia"/>
          <w:b/>
          <w:bCs/>
        </w:rPr>
      </w:pPr>
      <w:r>
        <w:rPr>
          <w:rFonts w:hint="eastAsia"/>
          <w:b/>
          <w:bCs/>
        </w:rPr>
        <w:t>任务三 用AI辅助设计调查问卷</w:t>
      </w:r>
    </w:p>
    <w:p w14:paraId="7C9702F3">
      <w:pPr>
        <w:rPr>
          <w:rFonts w:hint="eastAsia"/>
        </w:rPr>
      </w:pPr>
      <w:r>
        <w:rPr>
          <w:rFonts w:hint="eastAsia"/>
          <w:b/>
          <w:bCs/>
        </w:rPr>
        <w:t>【任务描述】</w:t>
      </w:r>
      <w:r>
        <w:rPr>
          <w:rFonts w:hint="eastAsia"/>
        </w:rPr>
        <w:t> 行业信息和竞品信息可以从公开渠道获取，但有些信息——比如目标客群的消费习惯、购买偏好、满意度评价——必须通过问卷调查来收集。AI可以帮你快速设计一份专业的问卷，还能在问卷收回后帮你分析结果。</w:t>
      </w:r>
    </w:p>
    <w:p w14:paraId="48592CA6">
      <w:pPr>
        <w:rPr>
          <w:rFonts w:hint="eastAsia"/>
        </w:rPr>
      </w:pPr>
      <w:r>
        <w:rPr>
          <w:rFonts w:hint="eastAsia"/>
        </w:rPr>
        <w:pict>
          <v:rect id="_x0000_i1204" o:spt="1" style="height:3pt;width:0pt;" fillcolor="#A0A0A0" filled="t" stroked="f" coordsize="21600,21600" o:hr="t" o:hrstd="t" o:hralign="center">
            <v:path/>
            <v:fill on="t" focussize="0,0"/>
            <v:stroke on="f"/>
            <v:imagedata o:title=""/>
            <o:lock v:ext="edit"/>
            <w10:wrap type="none"/>
            <w10:anchorlock/>
          </v:rect>
        </w:pict>
      </w:r>
    </w:p>
    <w:p w14:paraId="2012A643">
      <w:pPr>
        <w:rPr>
          <w:rFonts w:hint="eastAsia"/>
          <w:b/>
          <w:bCs/>
        </w:rPr>
      </w:pPr>
      <w:r>
        <w:rPr>
          <w:rFonts w:hint="eastAsia"/>
          <w:b/>
          <w:bCs/>
        </w:rPr>
        <w:t>一、告诉AI调研目的，让它设计问卷题目</w:t>
      </w:r>
    </w:p>
    <w:p w14:paraId="06811689">
      <w:pPr>
        <w:rPr>
          <w:rFonts w:hint="eastAsia"/>
        </w:rPr>
      </w:pPr>
      <w:r>
        <w:rPr>
          <w:rFonts w:hint="eastAsia"/>
        </w:rPr>
        <w:t>设计问卷的提示词需要包含三个核心信息：</w:t>
      </w:r>
      <w:r>
        <w:rPr>
          <w:rFonts w:hint="eastAsia"/>
          <w:b/>
          <w:bCs/>
        </w:rPr>
        <w:t>调研目的、调研对象和你想了解的信息维度。</w:t>
      </w:r>
    </w:p>
    <w:p w14:paraId="214A301B">
      <w:r>
        <w:t>我要做一份调查问卷，目的是了解大学生在学校周边便利店的消费习惯</w:t>
      </w:r>
    </w:p>
    <w:p w14:paraId="36244756">
      <w:r>
        <w:t>和需求偏好，为公司在大学城开新店提供参考。</w:t>
      </w:r>
    </w:p>
    <w:p w14:paraId="28D18BAE"/>
    <w:p w14:paraId="09E85919">
      <w:r>
        <w:t>调研对象：在校大学生</w:t>
      </w:r>
    </w:p>
    <w:p w14:paraId="31AEC11D">
      <w:r>
        <w:t>想了解的信息：</w:t>
      </w:r>
    </w:p>
    <w:p w14:paraId="183355BF">
      <w:r>
        <w:t>1. 去便利店的频率和时间段</w:t>
      </w:r>
    </w:p>
    <w:p w14:paraId="046D3C8F">
      <w:r>
        <w:t>2. 通常买什么品类的商品</w:t>
      </w:r>
    </w:p>
    <w:p w14:paraId="6DB8E7F4">
      <w:r>
        <w:t>3. 每次消费金额大概多少</w:t>
      </w:r>
    </w:p>
    <w:p w14:paraId="69A769B5">
      <w:r>
        <w:t>4. 选择便利店最看重什么因素（距离、价格、品种、服务等）</w:t>
      </w:r>
    </w:p>
    <w:p w14:paraId="568F3E83">
      <w:r>
        <w:t>5. 对目前学校周边便利店有什么不满意的地方</w:t>
      </w:r>
    </w:p>
    <w:p w14:paraId="505E07CC">
      <w:r>
        <w:t>6. 希望便利店增加什么商品或服务</w:t>
      </w:r>
    </w:p>
    <w:p w14:paraId="425DFFA4"/>
    <w:p w14:paraId="2B250AF3">
      <w:r>
        <w:t>要求：</w:t>
      </w:r>
    </w:p>
    <w:p w14:paraId="4721D3FC">
      <w:r>
        <w:t>- 问卷题目控制在12~15题</w:t>
      </w:r>
    </w:p>
    <w:p w14:paraId="77CE3DDD">
      <w:r>
        <w:t>- 以选择题为主，最后可以加1~2道简答题</w:t>
      </w:r>
    </w:p>
    <w:p w14:paraId="3E2846E3">
      <w:r>
        <w:t>- 语言简洁口语化，适合大学生群体</w:t>
      </w:r>
    </w:p>
    <w:p w14:paraId="2A345931">
      <w:r>
        <w:t>- 问卷最前面加一个简短的问卷说明</w:t>
      </w:r>
    </w:p>
    <w:p w14:paraId="354E87C4">
      <w:pPr>
        <w:rPr>
          <w:rFonts w:hint="eastAsia"/>
        </w:rPr>
      </w:pPr>
      <w:r>
        <w:rPr>
          <w:rFonts w:hint="eastAsia"/>
        </w:rPr>
        <w:t>AI生成的问卷通常结构完整、题目合理，可以直接使用或稍作调整。</w:t>
      </w:r>
    </w:p>
    <w:p w14:paraId="20BB3150">
      <w:pPr>
        <w:rPr>
          <w:rFonts w:hint="eastAsia"/>
        </w:rPr>
      </w:pPr>
      <w:r>
        <w:rPr>
          <w:rFonts w:hint="eastAsia"/>
        </w:rPr>
        <w:pict>
          <v:rect id="_x0000_i1205" o:spt="1" style="height:3pt;width:0pt;" fillcolor="#A0A0A0" filled="t" stroked="f" coordsize="21600,21600" o:hr="t" o:hrstd="t" o:hralign="center">
            <v:path/>
            <v:fill on="t" focussize="0,0"/>
            <v:stroke on="f"/>
            <v:imagedata o:title=""/>
            <o:lock v:ext="edit"/>
            <w10:wrap type="none"/>
            <w10:anchorlock/>
          </v:rect>
        </w:pict>
      </w:r>
    </w:p>
    <w:p w14:paraId="485F8C00">
      <w:pPr>
        <w:rPr>
          <w:rFonts w:hint="eastAsia"/>
          <w:b/>
          <w:bCs/>
        </w:rPr>
      </w:pPr>
      <w:r>
        <w:rPr>
          <w:rFonts w:hint="eastAsia"/>
          <w:b/>
          <w:bCs/>
        </w:rPr>
        <w:t>二、让AI优化问题表述和选项设计</w:t>
      </w:r>
    </w:p>
    <w:p w14:paraId="148AAFD9">
      <w:pPr>
        <w:rPr>
          <w:rFonts w:hint="eastAsia"/>
        </w:rPr>
      </w:pPr>
      <w:r>
        <w:rPr>
          <w:rFonts w:hint="eastAsia"/>
        </w:rPr>
        <w:t>AI生成的初版问卷可能有一些问题——比如选项设计不够周全、问题表述有歧义、问题之间有重叠等。这时候可以让AI帮你优化。</w:t>
      </w:r>
    </w:p>
    <w:p w14:paraId="2788D520">
      <w:r>
        <w:rPr>
          <w:rFonts w:hint="eastAsia"/>
        </w:rPr>
        <w:t>常见的问卷设计问题和对应的优化提示词见表5-5。</w:t>
      </w:r>
    </w:p>
    <w:p w14:paraId="310FEDAA">
      <w:pPr>
        <w:jc w:val="center"/>
        <w:rPr>
          <w:rFonts w:hint="eastAsia"/>
        </w:rPr>
      </w:pPr>
      <w:r>
        <w:t>表5-5 问卷设计中常见问题及AI优化方法</w:t>
      </w:r>
    </w:p>
    <w:tbl>
      <w:tblPr>
        <w:tblStyle w:val="17"/>
        <w:tblW w:w="7296" w:type="dxa"/>
        <w:tblInd w:w="0" w:type="dxa"/>
        <w:tblLayout w:type="autofit"/>
        <w:tblCellMar>
          <w:top w:w="15" w:type="dxa"/>
          <w:left w:w="15" w:type="dxa"/>
          <w:bottom w:w="15" w:type="dxa"/>
          <w:right w:w="15" w:type="dxa"/>
        </w:tblCellMar>
      </w:tblPr>
      <w:tblGrid>
        <w:gridCol w:w="1698"/>
        <w:gridCol w:w="2747"/>
        <w:gridCol w:w="2851"/>
      </w:tblGrid>
      <w:tr w14:paraId="4E7D4888">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64F66E">
            <w:pPr>
              <w:rPr>
                <w:rFonts w:hint="eastAsia"/>
                <w:b/>
                <w:bCs/>
              </w:rPr>
            </w:pPr>
            <w:r>
              <w:rPr>
                <w:b/>
                <w:bCs/>
              </w:rPr>
              <w:t>问题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4EB095">
            <w:pPr>
              <w:rPr>
                <w:b/>
                <w:bCs/>
              </w:rPr>
            </w:pPr>
            <w:r>
              <w:rPr>
                <w:b/>
                <w:bCs/>
              </w:rPr>
              <w:t>示例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0D8F6B4">
            <w:pPr>
              <w:rPr>
                <w:b/>
                <w:bCs/>
              </w:rPr>
            </w:pPr>
            <w:r>
              <w:rPr>
                <w:b/>
                <w:bCs/>
              </w:rPr>
              <w:t>怎么让AI修改</w:t>
            </w:r>
          </w:p>
        </w:tc>
      </w:tr>
      <w:tr w14:paraId="7436810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546E09">
            <w:r>
              <w:t>选项不完整，遗漏了重要选择</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D0E26F0">
            <w:r>
              <w:t>问"你最常买什么"，选项只有食品和饮料，缺了日用品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F88C98">
            <w:r>
              <w:t>"请检查每道题的选项是否完整，是否有常见但被遗漏的选项"</w:t>
            </w:r>
          </w:p>
        </w:tc>
      </w:tr>
      <w:tr w14:paraId="4C14716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A00D344">
            <w:r>
              <w:t>问题表述有歧义</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CB5BCEF">
            <w:r>
              <w:t>"你经常去便利店吗"——"经常"是每天？每周？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31DDF83">
            <w:r>
              <w:t>"请检查问题表述是否有歧义，用更精确的表达替换模糊用语"</w:t>
            </w:r>
          </w:p>
        </w:tc>
      </w:tr>
      <w:tr w14:paraId="4F5B664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4EEA23">
            <w:r>
              <w:t>选项之间有交叉重叠</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790E44">
            <w:r>
              <w:t>"10元以下""10</w:t>
            </w:r>
            <w:del w:id="0" w:author="Unknown">
              <w:r>
                <w:rPr/>
                <w:delText>20元""20</w:delText>
              </w:r>
            </w:del>
            <w:r>
              <w:t>30元"——10元算哪个？</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252077">
            <w:r>
              <w:t>"请检查选项的数值区间是否有交叉，确保互不重叠"</w:t>
            </w:r>
          </w:p>
        </w:tc>
      </w:tr>
      <w:tr w14:paraId="4C01429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0704F33">
            <w:r>
              <w:t>诱导性问题</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F9B05FB">
            <w:r>
              <w:t>"你是不是觉得学校便利店的价格太贵了"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415FB4">
            <w:r>
              <w:t>"请检查是否有诱导性表述，改为中性客观的提问方式"</w:t>
            </w:r>
          </w:p>
        </w:tc>
      </w:tr>
      <w:tr w14:paraId="5B61073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64C8FD">
            <w:r>
              <w:t>问卷太长</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7F70D9">
            <w:r>
              <w:t>超过20题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418EDA0">
            <w:r>
              <w:t>"这份问卷有点长，请帮我精简到12题以内，合并重复的问题"</w:t>
            </w:r>
          </w:p>
        </w:tc>
      </w:tr>
    </w:tbl>
    <w:p w14:paraId="345DA424">
      <w:r>
        <w:rPr>
          <w:rFonts w:hint="eastAsia"/>
          <w:b/>
          <w:bCs/>
        </w:rPr>
        <w:t>【知识卡片】好问卷的几个基本原则</w:t>
      </w:r>
    </w:p>
    <w:p w14:paraId="076EBB8B">
      <w:pPr>
        <w:numPr>
          <w:ilvl w:val="0"/>
          <w:numId w:val="115"/>
        </w:numPr>
        <w:rPr>
          <w:rFonts w:hint="eastAsia"/>
        </w:rPr>
      </w:pPr>
      <w:r>
        <w:rPr>
          <w:rFonts w:hint="eastAsia"/>
          <w:b/>
          <w:bCs/>
        </w:rPr>
        <w:t>一题只问一件事</w:t>
      </w:r>
      <w:r>
        <w:rPr>
          <w:rFonts w:hint="eastAsia"/>
        </w:rPr>
        <w:t>——不要在一道题里同时问两个问题</w:t>
      </w:r>
    </w:p>
    <w:p w14:paraId="3E1D7B65">
      <w:pPr>
        <w:numPr>
          <w:ilvl w:val="0"/>
          <w:numId w:val="115"/>
        </w:numPr>
        <w:rPr>
          <w:rFonts w:hint="eastAsia"/>
        </w:rPr>
      </w:pPr>
      <w:r>
        <w:rPr>
          <w:rFonts w:hint="eastAsia"/>
          <w:b/>
          <w:bCs/>
        </w:rPr>
        <w:t>选项互斥且穷尽</w:t>
      </w:r>
      <w:r>
        <w:rPr>
          <w:rFonts w:hint="eastAsia"/>
        </w:rPr>
        <w:t>——选项之间不交叉、不遗漏，必要时加"其他"选项</w:t>
      </w:r>
    </w:p>
    <w:p w14:paraId="0C139881">
      <w:pPr>
        <w:numPr>
          <w:ilvl w:val="0"/>
          <w:numId w:val="115"/>
        </w:numPr>
        <w:rPr>
          <w:rFonts w:hint="eastAsia"/>
        </w:rPr>
      </w:pPr>
      <w:r>
        <w:rPr>
          <w:rFonts w:hint="eastAsia"/>
          <w:b/>
          <w:bCs/>
        </w:rPr>
        <w:t>先易后难</w:t>
      </w:r>
      <w:r>
        <w:rPr>
          <w:rFonts w:hint="eastAsia"/>
        </w:rPr>
        <w:t>——简单的题放前面，需要思考的题放后面</w:t>
      </w:r>
    </w:p>
    <w:p w14:paraId="66CE32ED">
      <w:pPr>
        <w:numPr>
          <w:ilvl w:val="0"/>
          <w:numId w:val="115"/>
        </w:numPr>
        <w:rPr>
          <w:rFonts w:hint="eastAsia"/>
        </w:rPr>
      </w:pPr>
      <w:r>
        <w:rPr>
          <w:rFonts w:hint="eastAsia"/>
          <w:b/>
          <w:bCs/>
        </w:rPr>
        <w:t>控制篇幅</w:t>
      </w:r>
      <w:r>
        <w:rPr>
          <w:rFonts w:hint="eastAsia"/>
        </w:rPr>
        <w:t>——手机端填写的问卷最好不超过15题，填写时间不超过3分钟</w:t>
      </w:r>
    </w:p>
    <w:p w14:paraId="0F84926E">
      <w:pPr>
        <w:numPr>
          <w:ilvl w:val="0"/>
          <w:numId w:val="115"/>
        </w:numPr>
        <w:rPr>
          <w:rFonts w:hint="eastAsia"/>
        </w:rPr>
      </w:pPr>
      <w:r>
        <w:rPr>
          <w:rFonts w:hint="eastAsia"/>
          <w:b/>
          <w:bCs/>
        </w:rPr>
        <w:t>避免诱导</w:t>
      </w:r>
      <w:r>
        <w:rPr>
          <w:rFonts w:hint="eastAsia"/>
        </w:rPr>
        <w:t>——问题表述要中性客观，不暗示"正确答案"</w:t>
      </w:r>
    </w:p>
    <w:p w14:paraId="6BF241C0">
      <w:pPr>
        <w:rPr>
          <w:rFonts w:hint="eastAsia"/>
        </w:rPr>
      </w:pPr>
      <w:r>
        <w:rPr>
          <w:rFonts w:hint="eastAsia"/>
        </w:rPr>
        <w:pict>
          <v:rect id="_x0000_i1206" o:spt="1" style="height:3pt;width:0pt;" fillcolor="#A0A0A0" filled="t" stroked="f" coordsize="21600,21600" o:hr="t" o:hrstd="t" o:hralign="center">
            <v:path/>
            <v:fill on="t" focussize="0,0"/>
            <v:stroke on="f"/>
            <v:imagedata o:title=""/>
            <o:lock v:ext="edit"/>
            <w10:wrap type="none"/>
            <w10:anchorlock/>
          </v:rect>
        </w:pict>
      </w:r>
    </w:p>
    <w:p w14:paraId="47D16101">
      <w:pPr>
        <w:rPr>
          <w:rFonts w:hint="eastAsia"/>
          <w:b/>
          <w:bCs/>
        </w:rPr>
      </w:pPr>
      <w:r>
        <w:rPr>
          <w:rFonts w:hint="eastAsia"/>
          <w:b/>
          <w:bCs/>
        </w:rPr>
        <w:t>三、问卷回收后让AI帮忙分析结果</w:t>
      </w:r>
    </w:p>
    <w:p w14:paraId="46833FC0">
      <w:pPr>
        <w:rPr>
          <w:rFonts w:hint="eastAsia"/>
        </w:rPr>
      </w:pPr>
      <w:r>
        <w:rPr>
          <w:rFonts w:hint="eastAsia"/>
        </w:rPr>
        <w:t>问卷发出去、收回来之后，最费时间的就是统计和分析。如果问卷量不大（比如一两百份），可以把统计结果整理一下，直接告诉AI让它帮你分析。</w:t>
      </w:r>
    </w:p>
    <w:p w14:paraId="3431812B">
      <w:r>
        <w:t>我的调查问卷收回了120份有效问卷，以下是统计结果：</w:t>
      </w:r>
    </w:p>
    <w:p w14:paraId="6A350EFB"/>
    <w:p w14:paraId="108CB483">
      <w:r>
        <w:t>第1题"你每周去便利店几次"：</w:t>
      </w:r>
    </w:p>
    <w:p w14:paraId="00F5CCB3">
      <w:r>
        <w:t>- 不到1次：8人（6.7%）</w:t>
      </w:r>
    </w:p>
    <w:p w14:paraId="70BAB0F6">
      <w:r>
        <w:t>- 1~2次：35人（29.2%）</w:t>
      </w:r>
    </w:p>
    <w:p w14:paraId="4523C794">
      <w:r>
        <w:t>- 3~5次：52人（43.3%）</w:t>
      </w:r>
    </w:p>
    <w:p w14:paraId="08AC41AD">
      <w:r>
        <w:t>- 几乎每天：25人（20.8%）</w:t>
      </w:r>
    </w:p>
    <w:p w14:paraId="53603335"/>
    <w:p w14:paraId="2C995C49">
      <w:r>
        <w:t>第2题"你通常在什么时间段去便利店"：（多选）</w:t>
      </w:r>
    </w:p>
    <w:p w14:paraId="127622CE">
      <w:r>
        <w:t>- 早上（7:00-9:00）：28人</w:t>
      </w:r>
    </w:p>
    <w:p w14:paraId="5921FAD9">
      <w:r>
        <w:t>- 中午（11:00-13:00）：65人</w:t>
      </w:r>
    </w:p>
    <w:p w14:paraId="07A131A6">
      <w:r>
        <w:t>- 下午（15:00-17:00）：42人</w:t>
      </w:r>
    </w:p>
    <w:p w14:paraId="4DFA6679">
      <w:r>
        <w:t>- 晚上（19:00-22:00）：78人</w:t>
      </w:r>
    </w:p>
    <w:p w14:paraId="1A3A2081">
      <w:r>
        <w:t>- 深夜（22:00以后）：15人</w:t>
      </w:r>
    </w:p>
    <w:p w14:paraId="42FDA198"/>
    <w:p w14:paraId="172D2EEB">
      <w:r>
        <w:t>[继续粘贴其他题目的统计结果]</w:t>
      </w:r>
    </w:p>
    <w:p w14:paraId="3B6DBA06"/>
    <w:p w14:paraId="7B864B0C">
      <w:r>
        <w:t>请帮我分析这些数据，总结出以下几个要点：</w:t>
      </w:r>
    </w:p>
    <w:p w14:paraId="69FA0783">
      <w:r>
        <w:t>1. 大学生群体的便利店消费频率和时间规律</w:t>
      </w:r>
    </w:p>
    <w:p w14:paraId="37FF2C0B">
      <w:r>
        <w:t>2. 最受欢迎的商品品类和消费金额区间</w:t>
      </w:r>
    </w:p>
    <w:p w14:paraId="53497AB6">
      <w:r>
        <w:t>3. 影响选择便利店的关键因素排序</w:t>
      </w:r>
    </w:p>
    <w:p w14:paraId="44F5745B">
      <w:r>
        <w:t>4. 目前的痛点和未满足的需求</w:t>
      </w:r>
    </w:p>
    <w:p w14:paraId="177D918A"/>
    <w:p w14:paraId="474523BD">
      <w:r>
        <w:t>每个要点用2~3句话概括，用数据支撑。</w:t>
      </w:r>
    </w:p>
    <w:p w14:paraId="4278E3E0">
      <w:pPr>
        <w:rPr>
          <w:rFonts w:hint="eastAsia"/>
        </w:rPr>
      </w:pPr>
      <w:r>
        <w:rPr>
          <w:rFonts w:hint="eastAsia"/>
        </w:rPr>
        <w:pict>
          <v:rect id="_x0000_i1207" o:spt="1" style="height:3pt;width:0pt;" fillcolor="#A0A0A0" filled="t" stroked="f" coordsize="21600,21600" o:hr="t" o:hrstd="t" o:hralign="center">
            <v:path/>
            <v:fill on="t" focussize="0,0"/>
            <v:stroke on="f"/>
            <v:imagedata o:title=""/>
            <o:lock v:ext="edit"/>
            <w10:wrap type="none"/>
            <w10:anchorlock/>
          </v:rect>
        </w:pict>
      </w:r>
    </w:p>
    <w:p w14:paraId="32CAD687">
      <w:pPr>
        <w:rPr>
          <w:rFonts w:hint="eastAsia"/>
          <w:b/>
          <w:bCs/>
        </w:rPr>
      </w:pPr>
      <w:r>
        <w:rPr>
          <w:rFonts w:hint="eastAsia"/>
          <w:b/>
          <w:bCs/>
        </w:rPr>
        <w:t>四、AI辅助撰写调研结论</w:t>
      </w:r>
    </w:p>
    <w:p w14:paraId="2A94BDD4">
      <w:pPr>
        <w:rPr>
          <w:rFonts w:hint="eastAsia"/>
        </w:rPr>
      </w:pPr>
      <w:r>
        <w:rPr>
          <w:rFonts w:hint="eastAsia"/>
        </w:rPr>
        <w:t>分析完数据之后，还需要把发现提炼成结论和建议。</w:t>
      </w:r>
    </w:p>
    <w:p w14:paraId="27433E1E">
      <w:r>
        <w:t>根据以上问卷分析结果，请帮我撰写一段调研结论和开店建议，</w:t>
      </w:r>
    </w:p>
    <w:p w14:paraId="59B2BF0B">
      <w:r>
        <w:t>包括以下内容：</w:t>
      </w:r>
    </w:p>
    <w:p w14:paraId="3957E10A">
      <w:r>
        <w:t>1. 核心发现（3~4条，每条一句话）</w:t>
      </w:r>
    </w:p>
    <w:p w14:paraId="7B610084">
      <w:r>
        <w:t>2. 对新店的定位建议（目标客群、经营重点、营业时间等）</w:t>
      </w:r>
    </w:p>
    <w:p w14:paraId="535DB785">
      <w:r>
        <w:t>3. 需要进一步调查的问题（有哪些信息是这份问卷没有覆盖到的）</w:t>
      </w:r>
    </w:p>
    <w:p w14:paraId="4D5654FD"/>
    <w:p w14:paraId="0407486D">
      <w:r>
        <w:t>200字左右，语气务实客观。</w:t>
      </w:r>
    </w:p>
    <w:p w14:paraId="26724143">
      <w:pPr>
        <w:rPr>
          <w:rFonts w:hint="eastAsia"/>
        </w:rPr>
      </w:pPr>
      <w:r>
        <w:rPr>
          <w:rFonts w:hint="eastAsia"/>
        </w:rPr>
        <w:t>第三点"需要进一步调查的问题"特别值得注意——好的调研不仅要说"知道了什么"，还要诚实地说"还不知道什么"。一份问卷不可能回答所有问题，承认局限性反而体现了调研的专业性。</w:t>
      </w:r>
    </w:p>
    <w:p w14:paraId="083E5BA5">
      <w:pPr>
        <w:rPr>
          <w:rFonts w:hint="eastAsia"/>
        </w:rPr>
      </w:pPr>
      <w:r>
        <w:rPr>
          <w:rFonts w:hint="eastAsia"/>
          <w:b/>
          <w:bCs/>
        </w:rPr>
        <w:t>【翻车现场】120份问卷能代表全体大学生吗？</w:t>
      </w:r>
    </w:p>
    <w:p w14:paraId="5B4E742C">
      <w:pPr>
        <w:rPr>
          <w:rFonts w:hint="eastAsia"/>
        </w:rPr>
      </w:pPr>
      <w:r>
        <w:rPr>
          <w:rFonts w:hint="eastAsia"/>
        </w:rPr>
        <w:t>一名学生在调研报告中写道："调查结果显示，43.3%的大学生每周去便利店3~5次。"——主管看到这句话就皱了眉头："你总共才调查了120个人，凭什么说这代表了所有大学生？"</w:t>
      </w:r>
    </w:p>
    <w:p w14:paraId="6BCBB4C4">
      <w:pPr>
        <w:rPr>
          <w:rFonts w:hint="eastAsia"/>
        </w:rPr>
      </w:pPr>
      <w:r>
        <w:rPr>
          <w:rFonts w:hint="eastAsia"/>
        </w:rPr>
        <w:t>这是一个常见的逻辑错误：</w:t>
      </w:r>
      <w:r>
        <w:rPr>
          <w:rFonts w:hint="eastAsia"/>
          <w:b/>
          <w:bCs/>
        </w:rPr>
        <w:t>把小样本的调查结果直接推广到整个群体</w:t>
      </w:r>
      <w:r>
        <w:rPr>
          <w:rFonts w:hint="eastAsia"/>
        </w:rPr>
        <w:t>。正确的说法应该是"在本次调查的120名受访者中，43.3%表示每周去便利店3~5次"——限定范围，不过度推论。</w:t>
      </w:r>
    </w:p>
    <w:p w14:paraId="00E2BBEB">
      <w:pPr>
        <w:rPr>
          <w:rFonts w:hint="eastAsia"/>
        </w:rPr>
      </w:pPr>
      <w:r>
        <w:rPr>
          <w:rFonts w:hint="eastAsia"/>
        </w:rPr>
        <w:t>在使用AI撰写调研结论时，也要注意让AI不要过度概括。可以在提示词里加一句："请在描述调研结果时注明样本量和调查范围，不要做超出调查范围的概括性结论。"</w:t>
      </w:r>
    </w:p>
    <w:p w14:paraId="154FCB77">
      <w:pPr>
        <w:rPr>
          <w:rFonts w:hint="eastAsia"/>
        </w:rPr>
      </w:pPr>
      <w:r>
        <w:rPr>
          <w:rFonts w:hint="eastAsia"/>
        </w:rPr>
        <w:pict>
          <v:rect id="_x0000_i1208" o:spt="1" style="height:3pt;width:0pt;" fillcolor="#A0A0A0" filled="t" stroked="f" coordsize="21600,21600" o:hr="t" o:hrstd="t" o:hralign="center">
            <v:path/>
            <v:fill on="t" focussize="0,0"/>
            <v:stroke on="f"/>
            <v:imagedata o:title=""/>
            <o:lock v:ext="edit"/>
            <w10:wrap type="none"/>
            <w10:anchorlock/>
          </v:rect>
        </w:pict>
      </w:r>
    </w:p>
    <w:p w14:paraId="313D4456">
      <w:pPr>
        <w:rPr>
          <w:rFonts w:hint="eastAsia"/>
        </w:rPr>
      </w:pPr>
      <w:r>
        <w:rPr>
          <w:rFonts w:hint="eastAsia"/>
          <w:b/>
          <w:bCs/>
        </w:rPr>
        <w:t>【任务小结与自测】</w:t>
      </w:r>
    </w:p>
    <w:p w14:paraId="16736DC0">
      <w:pPr>
        <w:rPr>
          <w:rFonts w:hint="eastAsia"/>
        </w:rPr>
      </w:pPr>
      <w:r>
        <w:rPr>
          <w:rFonts w:hint="eastAsia"/>
        </w:rPr>
        <w:t>完成任务三后，检查一下：</w:t>
      </w:r>
    </w:p>
    <w:p w14:paraId="65461A0E">
      <w:pPr>
        <w:numPr>
          <w:ilvl w:val="0"/>
          <w:numId w:val="116"/>
        </w:numPr>
        <w:rPr>
          <w:rFonts w:hint="eastAsia"/>
        </w:rPr>
      </w:pPr>
      <w:r>
        <w:rPr>
          <w:rFonts w:hint="eastAsia"/>
        </w:rPr>
        <w:t>能用AI设计一份结构合理、题目恰当的调查问卷</w:t>
      </w:r>
    </w:p>
    <w:p w14:paraId="4D626F3A">
      <w:pPr>
        <w:numPr>
          <w:ilvl w:val="0"/>
          <w:numId w:val="116"/>
        </w:numPr>
        <w:rPr>
          <w:rFonts w:hint="eastAsia"/>
        </w:rPr>
      </w:pPr>
      <w:r>
        <w:rPr>
          <w:rFonts w:hint="eastAsia"/>
        </w:rPr>
        <w:t>知道怎么让AI优化问题表述和选项设计</w:t>
      </w:r>
    </w:p>
    <w:p w14:paraId="5451E806">
      <w:pPr>
        <w:numPr>
          <w:ilvl w:val="0"/>
          <w:numId w:val="116"/>
        </w:numPr>
        <w:rPr>
          <w:rFonts w:hint="eastAsia"/>
        </w:rPr>
      </w:pPr>
      <w:r>
        <w:rPr>
          <w:rFonts w:hint="eastAsia"/>
        </w:rPr>
        <w:t>能把问卷统计结果交给AI进行分析</w:t>
      </w:r>
    </w:p>
    <w:p w14:paraId="653F13DB">
      <w:pPr>
        <w:numPr>
          <w:ilvl w:val="0"/>
          <w:numId w:val="116"/>
        </w:numPr>
        <w:rPr>
          <w:rFonts w:hint="eastAsia"/>
        </w:rPr>
      </w:pPr>
      <w:r>
        <w:rPr>
          <w:rFonts w:hint="eastAsia"/>
        </w:rPr>
        <w:t>知道调研结论不能过度推广，要限定样本范围</w:t>
      </w:r>
    </w:p>
    <w:p w14:paraId="3FE9A50E">
      <w:pPr>
        <w:rPr>
          <w:rFonts w:hint="eastAsia"/>
        </w:rPr>
      </w:pPr>
      <w:r>
        <w:rPr>
          <w:rFonts w:hint="eastAsia"/>
        </w:rPr>
        <w:pict>
          <v:rect id="_x0000_i1209" o:spt="1" style="height:3pt;width:0pt;" fillcolor="#A0A0A0" filled="t" stroked="f" coordsize="21600,21600" o:hr="t" o:hrstd="t" o:hralign="center">
            <v:path/>
            <v:fill on="t" focussize="0,0"/>
            <v:stroke on="f"/>
            <v:imagedata o:title=""/>
            <o:lock v:ext="edit"/>
            <w10:wrap type="none"/>
            <w10:anchorlock/>
          </v:rect>
        </w:pict>
      </w:r>
    </w:p>
    <w:p w14:paraId="64A40517">
      <w:pPr>
        <w:rPr>
          <w:rFonts w:hint="eastAsia"/>
          <w:b/>
          <w:bCs/>
        </w:rPr>
      </w:pPr>
      <w:r>
        <w:rPr>
          <w:rFonts w:hint="eastAsia"/>
          <w:b/>
          <w:bCs/>
        </w:rPr>
        <w:t>任务四 用AI撰写调研报告</w:t>
      </w:r>
    </w:p>
    <w:p w14:paraId="036437B9">
      <w:pPr>
        <w:rPr>
          <w:rFonts w:hint="eastAsia"/>
        </w:rPr>
      </w:pPr>
      <w:r>
        <w:rPr>
          <w:rFonts w:hint="eastAsia"/>
          <w:b/>
          <w:bCs/>
        </w:rPr>
        <w:t>【任务描述】</w:t>
      </w:r>
      <w:r>
        <w:rPr>
          <w:rFonts w:hint="eastAsia"/>
        </w:rPr>
        <w:t> 行业信息梳理好了，竞品分析做完了，问卷数据也分析过了——最后一步，就是把所有这些内容整合成一份完整的调研报告。AI可以帮你搭框架、理逻辑、顺语言，但信息的真实性和结论的合理性还是需要你来把关。</w:t>
      </w:r>
    </w:p>
    <w:p w14:paraId="36BA6B0E">
      <w:pPr>
        <w:rPr>
          <w:rFonts w:hint="eastAsia"/>
        </w:rPr>
      </w:pPr>
      <w:r>
        <w:rPr>
          <w:rFonts w:hint="eastAsia"/>
        </w:rPr>
        <w:pict>
          <v:rect id="_x0000_i1210" o:spt="1" style="height:3pt;width:0pt;" fillcolor="#A0A0A0" filled="t" stroked="f" coordsize="21600,21600" o:hr="t" o:hrstd="t" o:hralign="center">
            <v:path/>
            <v:fill on="t" focussize="0,0"/>
            <v:stroke on="f"/>
            <v:imagedata o:title=""/>
            <o:lock v:ext="edit"/>
            <w10:wrap type="none"/>
            <w10:anchorlock/>
          </v:rect>
        </w:pict>
      </w:r>
    </w:p>
    <w:p w14:paraId="28A9D06E">
      <w:pPr>
        <w:rPr>
          <w:rFonts w:hint="eastAsia"/>
          <w:b/>
          <w:bCs/>
        </w:rPr>
      </w:pPr>
      <w:r>
        <w:rPr>
          <w:rFonts w:hint="eastAsia"/>
          <w:b/>
          <w:bCs/>
        </w:rPr>
        <w:t>一、让AI搭建调研报告的框架</w:t>
      </w:r>
    </w:p>
    <w:p w14:paraId="15ADC55C">
      <w:pPr>
        <w:rPr>
          <w:rFonts w:hint="eastAsia"/>
        </w:rPr>
      </w:pPr>
      <w:r>
        <w:rPr>
          <w:rFonts w:hint="eastAsia"/>
        </w:rPr>
        <w:t>跟项目三写方案和报告一样，写调研报告的第一步也是</w:t>
      </w:r>
      <w:r>
        <w:rPr>
          <w:rFonts w:hint="eastAsia"/>
          <w:b/>
          <w:bCs/>
        </w:rPr>
        <w:t>先让AI出框架</w:t>
      </w:r>
      <w:r>
        <w:rPr>
          <w:rFonts w:hint="eastAsia"/>
        </w:rPr>
        <w:t>。</w:t>
      </w:r>
    </w:p>
    <w:p w14:paraId="46791324">
      <w:r>
        <w:t>我要写一份市场调研报告，主题是"某大学城商圈便利店市场调研"。</w:t>
      </w:r>
    </w:p>
    <w:p w14:paraId="2DE0392D">
      <w:r>
        <w:t>调研内容包括：行业背景分析、商圈现状分析、竞品调查、消费者</w:t>
      </w:r>
    </w:p>
    <w:p w14:paraId="0DFE38CF">
      <w:r>
        <w:t>问卷调查、结论与开店建议。</w:t>
      </w:r>
    </w:p>
    <w:p w14:paraId="6CD61F49"/>
    <w:p w14:paraId="6D7B154C">
      <w:r>
        <w:t>请帮我列出这份报告的详细框架目录，包含每个章节下应该覆盖的</w:t>
      </w:r>
    </w:p>
    <w:p w14:paraId="25ED0676">
      <w:r>
        <w:t>要点，不需要写正文。</w:t>
      </w:r>
    </w:p>
    <w:p w14:paraId="111DAE78">
      <w:r>
        <w:rPr>
          <w:rFonts w:hint="eastAsia"/>
        </w:rPr>
        <w:t>AI通常会生成一个相当完整的框架。一份标准的市场调研报告常见结构见表5-6。</w:t>
      </w:r>
    </w:p>
    <w:p w14:paraId="2EB61FAA">
      <w:pPr>
        <w:jc w:val="center"/>
        <w:rPr>
          <w:rFonts w:hint="eastAsia"/>
        </w:rPr>
      </w:pPr>
      <w:r>
        <w:rPr>
          <w:rFonts w:hint="eastAsia"/>
        </w:rPr>
        <w:t>表5-6 市场调研报告的常见结构</w:t>
      </w:r>
    </w:p>
    <w:tbl>
      <w:tblPr>
        <w:tblStyle w:val="17"/>
        <w:tblW w:w="7296" w:type="dxa"/>
        <w:tblInd w:w="0" w:type="dxa"/>
        <w:tblLayout w:type="autofit"/>
        <w:tblCellMar>
          <w:top w:w="15" w:type="dxa"/>
          <w:left w:w="15" w:type="dxa"/>
          <w:bottom w:w="15" w:type="dxa"/>
          <w:right w:w="15" w:type="dxa"/>
        </w:tblCellMar>
      </w:tblPr>
      <w:tblGrid>
        <w:gridCol w:w="1421"/>
        <w:gridCol w:w="3188"/>
        <w:gridCol w:w="2687"/>
      </w:tblGrid>
      <w:tr w14:paraId="5E1CC0E0">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BADDA7">
            <w:pPr>
              <w:rPr>
                <w:rFonts w:hint="eastAsia"/>
                <w:b/>
                <w:bCs/>
              </w:rPr>
            </w:pPr>
            <w:r>
              <w:rPr>
                <w:b/>
                <w:bCs/>
              </w:rPr>
              <w:t>部分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D62204">
            <w:pPr>
              <w:rPr>
                <w:b/>
                <w:bCs/>
              </w:rPr>
            </w:pPr>
            <w:r>
              <w:rPr>
                <w:b/>
                <w:bCs/>
              </w:rPr>
              <w:t>主要内容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E3BED6">
            <w:pPr>
              <w:rPr>
                <w:b/>
                <w:bCs/>
              </w:rPr>
            </w:pPr>
            <w:r>
              <w:rPr>
                <w:b/>
                <w:bCs/>
              </w:rPr>
              <w:t>信息来源</w:t>
            </w:r>
          </w:p>
        </w:tc>
      </w:tr>
      <w:tr w14:paraId="3BE5A67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2046DE">
            <w:r>
              <w:t>调研背景与目的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4B5EEE">
            <w:r>
              <w:t>为什么要做这次调研、要回答什么问题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385B7B7">
            <w:r>
              <w:t>根据项目实际情况撰写</w:t>
            </w:r>
          </w:p>
        </w:tc>
      </w:tr>
      <w:tr w14:paraId="3604D26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43126C2">
            <w:r>
              <w:t>调研方法说明</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CA8CB67">
            <w:r>
              <w:t>用了哪些调研方法、样本量、调研时间</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28FE9B0">
            <w:r>
              <w:t>根据实际操作如实描述</w:t>
            </w:r>
          </w:p>
        </w:tc>
      </w:tr>
      <w:tr w14:paraId="4EA5704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208FF4D">
            <w:r>
              <w:t>行业背景分析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E372229">
            <w:r>
              <w:t>行业现状、发展趋势、市场规模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265C09">
            <w:r>
              <w:t>AI辅助梳理 + 公开数据核实</w:t>
            </w:r>
          </w:p>
        </w:tc>
      </w:tr>
      <w:tr w14:paraId="5B61AAE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BD137AC">
            <w:r>
              <w:t>商圈/区域分析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451A031">
            <w:r>
              <w:t>目标区域的基本情况、人口特征、消费水平</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A7B686B">
            <w:r>
              <w:t>实地走访 + 公开数据</w:t>
            </w:r>
          </w:p>
        </w:tc>
      </w:tr>
      <w:tr w14:paraId="5C626D6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E77967">
            <w:r>
              <w:t>竞品分析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293171">
            <w:r>
              <w:t>竞争对手的情况、SWOT分析、竞品对比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5AB1C4">
            <w:r>
              <w:t>实地调查 + 公开信息 + AI辅助分析</w:t>
            </w:r>
          </w:p>
        </w:tc>
      </w:tr>
      <w:tr w14:paraId="7ADD624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70B7037">
            <w:r>
              <w:t>消费者调研</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CDCD47C">
            <w:r>
              <w:t>问卷结果分析、消费者需求和痛点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ED05F1A">
            <w:r>
              <w:t>问卷数据 + AI辅助分析</w:t>
            </w:r>
          </w:p>
        </w:tc>
      </w:tr>
      <w:tr w14:paraId="36D06FC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1024F9">
            <w:r>
              <w:t>结论与建议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671C93">
            <w:r>
              <w:t>核心发现、战略建议、风险提示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6C0357B">
            <w:r>
              <w:t>人工判断 + AI辅助撰写</w:t>
            </w:r>
          </w:p>
        </w:tc>
      </w:tr>
      <w:tr w14:paraId="638AF80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5BD7D6">
            <w:r>
              <w:t>附录</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F742AB2">
            <w:r>
              <w:t>调查问卷原文、数据表格等</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96D58B">
            <w:r>
              <w:t>实际材料</w:t>
            </w:r>
          </w:p>
        </w:tc>
      </w:tr>
    </w:tbl>
    <w:p w14:paraId="655A3022">
      <w:r>
        <w:rPr>
          <w:rFonts w:hint="eastAsia"/>
        </w:rPr>
        <w:t>看一下"信息来源"那一列就会发现：</w:t>
      </w:r>
      <w:r>
        <w:rPr>
          <w:rFonts w:hint="eastAsia"/>
          <w:b/>
          <w:bCs/>
        </w:rPr>
        <w:t>一份好的调研报告，信息来源是多元的</w:t>
      </w:r>
      <w:r>
        <w:rPr>
          <w:rFonts w:hint="eastAsia"/>
        </w:rPr>
        <w:t>——有AI辅助梳理的，有公开数据核实的，有实地走访获取的，有问卷调查收集的。如果整份报告的信息全部来自AI，那就不是"调研报告"，而是"AI生成的作文"了。</w:t>
      </w:r>
    </w:p>
    <w:p w14:paraId="4FF57166">
      <w:pPr>
        <w:rPr>
          <w:rFonts w:hint="eastAsia"/>
        </w:rPr>
      </w:pPr>
      <w:r>
        <w:rPr>
          <w:rFonts w:hint="eastAsia"/>
        </w:rPr>
        <w:pict>
          <v:rect id="_x0000_i1211" o:spt="1" style="height:3pt;width:0pt;" fillcolor="#A0A0A0" filled="t" stroked="f" coordsize="21600,21600" o:hr="t" o:hrstd="t" o:hralign="center">
            <v:path/>
            <v:fill on="t" focussize="0,0"/>
            <v:stroke on="f"/>
            <v:imagedata o:title=""/>
            <o:lock v:ext="edit"/>
            <w10:wrap type="none"/>
            <w10:anchorlock/>
          </v:rect>
        </w:pict>
      </w:r>
    </w:p>
    <w:p w14:paraId="160C4939">
      <w:pPr>
        <w:rPr>
          <w:rFonts w:hint="eastAsia"/>
          <w:b/>
          <w:bCs/>
        </w:rPr>
      </w:pPr>
      <w:r>
        <w:rPr>
          <w:rFonts w:hint="eastAsia"/>
          <w:b/>
          <w:bCs/>
        </w:rPr>
        <w:t>二、分段让AI填充内容并逐步修改完善</w:t>
      </w:r>
    </w:p>
    <w:p w14:paraId="7061CA26">
      <w:pPr>
        <w:rPr>
          <w:rFonts w:hint="eastAsia"/>
        </w:rPr>
      </w:pPr>
      <w:r>
        <w:rPr>
          <w:rFonts w:hint="eastAsia"/>
        </w:rPr>
        <w:t>框架确认后，按照"一次写一个部分"的原则逐段推进。</w:t>
      </w:r>
    </w:p>
    <w:p w14:paraId="729507B7">
      <w:pPr>
        <w:rPr>
          <w:rFonts w:hint="eastAsia"/>
        </w:rPr>
      </w:pPr>
      <w:r>
        <w:rPr>
          <w:rFonts w:hint="eastAsia"/>
          <w:b/>
          <w:bCs/>
        </w:rPr>
        <w:t>写"行业背景"部分时：</w:t>
      </w:r>
    </w:p>
    <w:p w14:paraId="5A55F7AE">
      <w:r>
        <w:t>现在请帮我写调研报告的第一部分"行业背景分析"。</w:t>
      </w:r>
    </w:p>
    <w:p w14:paraId="2F0BC653"/>
    <w:p w14:paraId="71C41825">
      <w:r>
        <w:t>根据我查到的信息：</w:t>
      </w:r>
    </w:p>
    <w:p w14:paraId="0ADF33EA">
      <w:r>
        <w:t>- 中国便利店行业近五年保持稳定增长，年均增速约6%~8%</w:t>
      </w:r>
    </w:p>
    <w:p w14:paraId="2FD73DD9">
      <w:r>
        <w:t>- 门店数量已超过30万家（数据截至2024年，来源：中国连锁经营协会）</w:t>
      </w:r>
    </w:p>
    <w:p w14:paraId="6F6C7D41">
      <w:r>
        <w:t>- 行业呈现"大品牌下沉+区域品牌崛起"的趋势</w:t>
      </w:r>
    </w:p>
    <w:p w14:paraId="300E1522">
      <w:r>
        <w:t>- 即时零售、自有品牌、鲜食服务是近年的三大发展方向</w:t>
      </w:r>
    </w:p>
    <w:p w14:paraId="274D9032"/>
    <w:p w14:paraId="65A195A5">
      <w:r>
        <w:t>请基于以上信息撰写行业背景分析，400字左右。</w:t>
      </w:r>
    </w:p>
    <w:p w14:paraId="02F6BFB9">
      <w:r>
        <w:t>注意：只使用我提供的信息和数据，不要自行添加我没有提供的具体数字。</w:t>
      </w:r>
    </w:p>
    <w:p w14:paraId="4F25DB72">
      <w:pPr>
        <w:rPr>
          <w:rFonts w:hint="eastAsia"/>
        </w:rPr>
      </w:pPr>
      <w:r>
        <w:rPr>
          <w:rFonts w:hint="eastAsia"/>
        </w:rPr>
        <w:t>最后那句话是关键——</w:t>
      </w:r>
      <w:r>
        <w:rPr>
          <w:rFonts w:hint="eastAsia"/>
          <w:b/>
          <w:bCs/>
        </w:rPr>
        <w:t>明确告诉AI"不要自行添加数据"</w:t>
      </w:r>
      <w:r>
        <w:rPr>
          <w:rFonts w:hint="eastAsia"/>
        </w:rPr>
        <w:t>。否则AI很可能会往里面塞一些它自己编的数字，弄出来的报告反而不可信。</w:t>
      </w:r>
    </w:p>
    <w:p w14:paraId="7A6089F1">
      <w:pPr>
        <w:rPr>
          <w:rFonts w:hint="eastAsia"/>
        </w:rPr>
      </w:pPr>
      <w:r>
        <w:rPr>
          <w:rFonts w:hint="eastAsia"/>
          <w:b/>
          <w:bCs/>
        </w:rPr>
        <w:t>写"竞品分析"部分时：</w:t>
      </w:r>
    </w:p>
    <w:p w14:paraId="6498D81D">
      <w:r>
        <w:t>现在请写第三部分"竞品分析"。以下是我实地调查后收集的4家</w:t>
      </w:r>
    </w:p>
    <w:p w14:paraId="56A7AA39">
      <w:r>
        <w:t>竞品便利店的信息：</w:t>
      </w:r>
    </w:p>
    <w:p w14:paraId="793A36CD"/>
    <w:p w14:paraId="49555E78">
      <w:r>
        <w:t>[粘贴你的竞品调查数据]</w:t>
      </w:r>
    </w:p>
    <w:p w14:paraId="6B15EF24"/>
    <w:p w14:paraId="43843835">
      <w:r>
        <w:t>请包含以下内容：</w:t>
      </w:r>
    </w:p>
    <w:p w14:paraId="426D141C">
      <w:r>
        <w:t>1. 竞品对比表（用表格呈现）</w:t>
      </w:r>
    </w:p>
    <w:p w14:paraId="6DA93B41">
      <w:r>
        <w:t>2. 各竞品的优劣势分析</w:t>
      </w:r>
    </w:p>
    <w:p w14:paraId="10531897">
      <w:r>
        <w:t>3. 竞争态势总结（这个商圈的竞争是激烈还是温和、有没有明显的市场空白）</w:t>
      </w:r>
    </w:p>
    <w:p w14:paraId="5EE30297"/>
    <w:p w14:paraId="45E73B5D">
      <w:r>
        <w:t>800字左右，语气客观。</w:t>
      </w:r>
    </w:p>
    <w:p w14:paraId="52DD36D3">
      <w:pPr>
        <w:rPr>
          <w:rFonts w:hint="eastAsia"/>
        </w:rPr>
      </w:pPr>
      <w:r>
        <w:rPr>
          <w:rFonts w:hint="eastAsia"/>
        </w:rPr>
        <w:t>按照同样的方式，把消费者调研部分、结论与建议部分也逐段写完。</w:t>
      </w:r>
    </w:p>
    <w:p w14:paraId="0B8D26E7">
      <w:pPr>
        <w:rPr>
          <w:rFonts w:hint="eastAsia"/>
        </w:rPr>
      </w:pPr>
      <w:r>
        <w:rPr>
          <w:rFonts w:hint="eastAsia"/>
        </w:rPr>
        <w:pict>
          <v:rect id="_x0000_i1212" o:spt="1" style="height:3pt;width:0pt;" fillcolor="#A0A0A0" filled="t" stroked="f" coordsize="21600,21600" o:hr="t" o:hrstd="t" o:hralign="center">
            <v:path/>
            <v:fill on="t" focussize="0,0"/>
            <v:stroke on="f"/>
            <v:imagedata o:title=""/>
            <o:lock v:ext="edit"/>
            <w10:wrap type="none"/>
            <w10:anchorlock/>
          </v:rect>
        </w:pict>
      </w:r>
    </w:p>
    <w:p w14:paraId="411A3520">
      <w:pPr>
        <w:rPr>
          <w:rFonts w:hint="eastAsia"/>
          <w:b/>
          <w:bCs/>
        </w:rPr>
      </w:pPr>
      <w:r>
        <w:rPr>
          <w:rFonts w:hint="eastAsia"/>
          <w:b/>
          <w:bCs/>
        </w:rPr>
        <w:t>三、让AI撰写调研结论和建议</w:t>
      </w:r>
    </w:p>
    <w:p w14:paraId="2574D1DC">
      <w:pPr>
        <w:rPr>
          <w:rFonts w:hint="eastAsia"/>
        </w:rPr>
      </w:pPr>
      <w:r>
        <w:rPr>
          <w:rFonts w:hint="eastAsia"/>
        </w:rPr>
        <w:t>结论和建议是调研报告最核心的部分——前面几千字的铺垫，最终都是为了导出这几百字的结论。</w:t>
      </w:r>
    </w:p>
    <w:p w14:paraId="0DA3B878">
      <w:r>
        <w:t>请根据以上所有调研内容，帮我撰写报告的最后一部分"结论与建议"。</w:t>
      </w:r>
    </w:p>
    <w:p w14:paraId="5CE89B60"/>
    <w:p w14:paraId="629D8C29">
      <w:r>
        <w:t>要求：</w:t>
      </w:r>
    </w:p>
    <w:p w14:paraId="5116FC60">
      <w:r>
        <w:t>1. 核心发现：提炼3~5条最重要的调研发现，每条一句话</w:t>
      </w:r>
    </w:p>
    <w:p w14:paraId="79DCD5E6">
      <w:r>
        <w:t>2. 开店建议：从选址、定位、差异化策略、经营重点等方面给出建议</w:t>
      </w:r>
    </w:p>
    <w:p w14:paraId="2806CF65">
      <w:r>
        <w:t>3. 风险提示：指出可能面临的主要风险（如竞争加剧、成本过高等）</w:t>
      </w:r>
    </w:p>
    <w:p w14:paraId="284F0C77">
      <w:r>
        <w:t>4. 局限说明：诚实说明本次调研的不足之处（如样本量有限、未覆盖某些维度等）</w:t>
      </w:r>
    </w:p>
    <w:p w14:paraId="7B9E0299"/>
    <w:p w14:paraId="77D6B1D2">
      <w:r>
        <w:t>500字左右，语气务实。结论和建议必须基于前面调研中的实际数据和发现，</w:t>
      </w:r>
    </w:p>
    <w:p w14:paraId="0270CA71">
      <w:r>
        <w:t>不要凭空提出没有依据的建议。</w:t>
      </w:r>
    </w:p>
    <w:p w14:paraId="3C12FBFC">
      <w:pPr>
        <w:rPr>
          <w:rFonts w:hint="eastAsia"/>
        </w:rPr>
      </w:pPr>
      <w:r>
        <w:rPr>
          <w:rFonts w:hint="eastAsia"/>
        </w:rPr>
        <w:t>第四点"局限说明"是很多调研报告中缺失但非常重要的内容。承认局限性不是示弱，而是展现专业性——它告诉读者"这份报告能回答什么问题、不能回答什么问题"，让决策者心里有数。</w:t>
      </w:r>
    </w:p>
    <w:p w14:paraId="3F59CF76">
      <w:pPr>
        <w:rPr>
          <w:rFonts w:hint="eastAsia"/>
        </w:rPr>
      </w:pPr>
      <w:r>
        <w:rPr>
          <w:rFonts w:hint="eastAsia"/>
        </w:rPr>
        <w:pict>
          <v:rect id="_x0000_i1213" o:spt="1" style="height:3pt;width:0pt;" fillcolor="#A0A0A0" filled="t" stroked="f" coordsize="21600,21600" o:hr="t" o:hrstd="t" o:hralign="center">
            <v:path/>
            <v:fill on="t" focussize="0,0"/>
            <v:stroke on="f"/>
            <v:imagedata o:title=""/>
            <o:lock v:ext="edit"/>
            <w10:wrap type="none"/>
            <w10:anchorlock/>
          </v:rect>
        </w:pict>
      </w:r>
    </w:p>
    <w:p w14:paraId="7378B556">
      <w:pPr>
        <w:rPr>
          <w:rFonts w:hint="eastAsia"/>
          <w:b/>
          <w:bCs/>
        </w:rPr>
      </w:pPr>
      <w:r>
        <w:rPr>
          <w:rFonts w:hint="eastAsia"/>
          <w:b/>
          <w:bCs/>
        </w:rPr>
        <w:t>四、调研报告中数据引用的规范与核实</w:t>
      </w:r>
    </w:p>
    <w:p w14:paraId="78D18B6A">
      <w:pPr>
        <w:rPr>
          <w:rFonts w:hint="eastAsia"/>
        </w:rPr>
      </w:pPr>
      <w:r>
        <w:rPr>
          <w:rFonts w:hint="eastAsia"/>
        </w:rPr>
        <w:t>写完报告之后，还有一道工序不能省——</w:t>
      </w:r>
      <w:r>
        <w:rPr>
          <w:rFonts w:hint="eastAsia"/>
          <w:b/>
          <w:bCs/>
        </w:rPr>
        <w:t>逐条检查报告中的每一个数据引用</w:t>
      </w:r>
      <w:r>
        <w:rPr>
          <w:rFonts w:hint="eastAsia"/>
        </w:rPr>
        <w:t>。</w:t>
      </w:r>
    </w:p>
    <w:p w14:paraId="19DE665C">
      <w:pPr>
        <w:rPr>
          <w:rFonts w:hint="eastAsia"/>
        </w:rPr>
      </w:pPr>
      <w:r>
        <w:rPr>
          <w:rFonts w:hint="eastAsia"/>
        </w:rPr>
        <w:t>检查的要点如图5-4所示。</w:t>
      </w:r>
    </w:p>
    <w:p w14:paraId="04098CDA">
      <w:r>
        <w:drawing>
          <wp:inline distT="0" distB="0" distL="0" distR="0">
            <wp:extent cx="5274310" cy="3394075"/>
            <wp:effectExtent l="0" t="0" r="2540" b="0"/>
            <wp:docPr id="639467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67487" name="图片 1"/>
                    <pic:cNvPicPr>
                      <a:picLocks noChangeAspect="1"/>
                    </pic:cNvPicPr>
                  </pic:nvPicPr>
                  <pic:blipFill>
                    <a:blip r:embed="rId28"/>
                    <a:stretch>
                      <a:fillRect/>
                    </a:stretch>
                  </pic:blipFill>
                  <pic:spPr>
                    <a:xfrm>
                      <a:off x="0" y="0"/>
                      <a:ext cx="5274310" cy="3394075"/>
                    </a:xfrm>
                    <a:prstGeom prst="rect">
                      <a:avLst/>
                    </a:prstGeom>
                  </pic:spPr>
                </pic:pic>
              </a:graphicData>
            </a:graphic>
          </wp:inline>
        </w:drawing>
      </w:r>
    </w:p>
    <w:p w14:paraId="2FC6ABAB">
      <w:pPr>
        <w:jc w:val="center"/>
        <w:rPr>
          <w:rFonts w:hint="eastAsia"/>
        </w:rPr>
      </w:pPr>
      <w:r>
        <w:t>图5-4 调研报告数据引用的核查流程</w:t>
      </w:r>
    </w:p>
    <w:p w14:paraId="7D6D27DC">
      <w:pPr>
        <w:rPr>
          <w:rFonts w:hint="eastAsia"/>
        </w:rPr>
      </w:pPr>
      <w:r>
        <w:rPr>
          <w:rFonts w:hint="eastAsia"/>
          <w:b/>
          <w:bCs/>
        </w:rPr>
        <w:t>【实战案例】一份经得起追问的调研报告</w:t>
      </w:r>
    </w:p>
    <w:p w14:paraId="5F9F2A9E">
      <w:pPr>
        <w:rPr>
          <w:rFonts w:hint="eastAsia"/>
        </w:rPr>
      </w:pPr>
      <w:r>
        <w:rPr>
          <w:rFonts w:hint="eastAsia"/>
        </w:rPr>
        <w:t>工商管理专业的学生小郑在实习中需要写一份关于社区生鲜店的调研报告。他在AI辅助撰写完成后，做了一件很重要的事：把报告中的每一个数字都标注了来源。</w:t>
      </w:r>
    </w:p>
    <w:p w14:paraId="7832C770">
      <w:pPr>
        <w:rPr>
          <w:rFonts w:hint="eastAsia"/>
        </w:rPr>
      </w:pPr>
      <w:r>
        <w:rPr>
          <w:rFonts w:hint="eastAsia"/>
        </w:rPr>
        <w:t>比如：</w:t>
      </w:r>
    </w:p>
    <w:p w14:paraId="4F19FDEF">
      <w:pPr>
        <w:numPr>
          <w:ilvl w:val="0"/>
          <w:numId w:val="117"/>
        </w:numPr>
        <w:rPr>
          <w:rFonts w:hint="eastAsia"/>
        </w:rPr>
      </w:pPr>
      <w:r>
        <w:rPr>
          <w:rFonts w:hint="eastAsia"/>
        </w:rPr>
        <w:t>"本社区常住人口约1.2万人"——标注来源：物业管理处提供的数据</w:t>
      </w:r>
    </w:p>
    <w:p w14:paraId="332FA98B">
      <w:pPr>
        <w:numPr>
          <w:ilvl w:val="0"/>
          <w:numId w:val="117"/>
        </w:numPr>
        <w:rPr>
          <w:rFonts w:hint="eastAsia"/>
        </w:rPr>
      </w:pPr>
      <w:r>
        <w:rPr>
          <w:rFonts w:hint="eastAsia"/>
        </w:rPr>
        <w:t>"在受访的80位居民中，62.5%表示每周至少购买3次生鲜"——标注来源：本次问卷调查</w:t>
      </w:r>
    </w:p>
    <w:p w14:paraId="46880CAB">
      <w:pPr>
        <w:numPr>
          <w:ilvl w:val="0"/>
          <w:numId w:val="117"/>
        </w:numPr>
        <w:rPr>
          <w:rFonts w:hint="eastAsia"/>
        </w:rPr>
      </w:pPr>
      <w:r>
        <w:rPr>
          <w:rFonts w:hint="eastAsia"/>
        </w:rPr>
        <w:t>"中国社区生鲜零售市场规模预计超过万亿"——标注来源：公开媒体报道，具体数字待核实</w:t>
      </w:r>
    </w:p>
    <w:p w14:paraId="6C5AC76C">
      <w:pPr>
        <w:rPr>
          <w:rFonts w:hint="eastAsia"/>
        </w:rPr>
      </w:pPr>
      <w:r>
        <w:rPr>
          <w:rFonts w:hint="eastAsia"/>
        </w:rPr>
        <w:t>当主管问到某个数据的来源时，小郑能立刻说清楚从哪里来的、可不可靠。主管评价说："这份报告虽然不长，但经得起追问，比那些花里胡哨但数据不明来源的报告强多了。"</w:t>
      </w:r>
    </w:p>
    <w:p w14:paraId="71A16920">
      <w:pPr>
        <w:rPr>
          <w:rFonts w:hint="eastAsia"/>
        </w:rPr>
      </w:pPr>
      <w:r>
        <w:rPr>
          <w:rFonts w:hint="eastAsia"/>
        </w:rPr>
        <w:pict>
          <v:rect id="_x0000_i1214" o:spt="1" style="height:3pt;width:0pt;" fillcolor="#A0A0A0" filled="t" stroked="f" coordsize="21600,21600" o:hr="t" o:hrstd="t" o:hralign="center">
            <v:path/>
            <v:fill on="t" focussize="0,0"/>
            <v:stroke on="f"/>
            <v:imagedata o:title=""/>
            <o:lock v:ext="edit"/>
            <w10:wrap type="none"/>
            <w10:anchorlock/>
          </v:rect>
        </w:pict>
      </w:r>
    </w:p>
    <w:p w14:paraId="584AEA3C">
      <w:pPr>
        <w:rPr>
          <w:rFonts w:hint="eastAsia"/>
        </w:rPr>
      </w:pPr>
      <w:r>
        <w:rPr>
          <w:rFonts w:hint="eastAsia"/>
          <w:b/>
          <w:bCs/>
        </w:rPr>
        <w:t>【任务小结与自测】</w:t>
      </w:r>
    </w:p>
    <w:p w14:paraId="4D08D225">
      <w:pPr>
        <w:rPr>
          <w:rFonts w:hint="eastAsia"/>
        </w:rPr>
      </w:pPr>
      <w:r>
        <w:rPr>
          <w:rFonts w:hint="eastAsia"/>
        </w:rPr>
        <w:t>完成任务四后，检查一下：</w:t>
      </w:r>
    </w:p>
    <w:p w14:paraId="6672A0D1">
      <w:pPr>
        <w:numPr>
          <w:ilvl w:val="0"/>
          <w:numId w:val="118"/>
        </w:numPr>
        <w:rPr>
          <w:rFonts w:hint="eastAsia"/>
        </w:rPr>
      </w:pPr>
      <w:r>
        <w:rPr>
          <w:rFonts w:hint="eastAsia"/>
        </w:rPr>
        <w:t>能让AI搭建一份调研报告的完整框架</w:t>
      </w:r>
    </w:p>
    <w:p w14:paraId="569067C9">
      <w:pPr>
        <w:numPr>
          <w:ilvl w:val="0"/>
          <w:numId w:val="118"/>
        </w:numPr>
        <w:rPr>
          <w:rFonts w:hint="eastAsia"/>
        </w:rPr>
      </w:pPr>
      <w:r>
        <w:rPr>
          <w:rFonts w:hint="eastAsia"/>
        </w:rPr>
        <w:t>掌握了"分段撰写、逐段检查"的长报告写作方法</w:t>
      </w:r>
    </w:p>
    <w:p w14:paraId="7CEA7F81">
      <w:pPr>
        <w:numPr>
          <w:ilvl w:val="0"/>
          <w:numId w:val="118"/>
        </w:numPr>
        <w:rPr>
          <w:rFonts w:hint="eastAsia"/>
        </w:rPr>
      </w:pPr>
      <w:r>
        <w:rPr>
          <w:rFonts w:hint="eastAsia"/>
        </w:rPr>
        <w:t>知道结论和建议必须基于调研中的实际发现，不能凭空编造</w:t>
      </w:r>
    </w:p>
    <w:p w14:paraId="4B2A70DF">
      <w:pPr>
        <w:numPr>
          <w:ilvl w:val="0"/>
          <w:numId w:val="118"/>
        </w:numPr>
        <w:rPr>
          <w:rFonts w:hint="eastAsia"/>
        </w:rPr>
      </w:pPr>
      <w:r>
        <w:rPr>
          <w:rFonts w:hint="eastAsia"/>
        </w:rPr>
        <w:t>知道报告应该包含"局限性说明"</w:t>
      </w:r>
    </w:p>
    <w:p w14:paraId="36390257">
      <w:pPr>
        <w:numPr>
          <w:ilvl w:val="0"/>
          <w:numId w:val="118"/>
        </w:numPr>
        <w:rPr>
          <w:rFonts w:hint="eastAsia"/>
        </w:rPr>
      </w:pPr>
      <w:r>
        <w:rPr>
          <w:rFonts w:hint="eastAsia"/>
        </w:rPr>
        <w:t>理解报告中每个数据引用都应该能追溯来源</w:t>
      </w:r>
    </w:p>
    <w:p w14:paraId="441B8997">
      <w:pPr>
        <w:rPr>
          <w:rFonts w:hint="eastAsia"/>
        </w:rPr>
      </w:pPr>
      <w:r>
        <w:rPr>
          <w:rFonts w:hint="eastAsia"/>
        </w:rPr>
        <w:pict>
          <v:rect id="_x0000_i1215" o:spt="1" style="height:3pt;width:0pt;" fillcolor="#A0A0A0" filled="t" stroked="f" coordsize="21600,21600" o:hr="t" o:hrstd="t" o:hralign="center">
            <v:path/>
            <v:fill on="t" focussize="0,0"/>
            <v:stroke on="f"/>
            <v:imagedata o:title=""/>
            <o:lock v:ext="edit"/>
            <w10:wrap type="none"/>
            <w10:anchorlock/>
          </v:rect>
        </w:pict>
      </w:r>
    </w:p>
    <w:p w14:paraId="6F7A325B">
      <w:pPr>
        <w:rPr>
          <w:rFonts w:hint="eastAsia"/>
          <w:b/>
          <w:bCs/>
        </w:rPr>
      </w:pPr>
      <w:r>
        <w:rPr>
          <w:rFonts w:hint="eastAsia"/>
          <w:b/>
          <w:bCs/>
        </w:rPr>
        <w:t>综合实训 用AI完成一份"某商圈奶茶店竞争状况调研报告"</w:t>
      </w:r>
    </w:p>
    <w:p w14:paraId="3DEAB85B">
      <w:pPr>
        <w:rPr>
          <w:rFonts w:hint="eastAsia"/>
        </w:rPr>
      </w:pPr>
      <w:r>
        <w:rPr>
          <w:rFonts w:hint="eastAsia"/>
          <w:b/>
          <w:bCs/>
        </w:rPr>
        <w:t>【实训目标】</w:t>
      </w:r>
    </w:p>
    <w:tbl>
      <w:tblPr>
        <w:tblStyle w:val="17"/>
        <w:tblW w:w="6792" w:type="dxa"/>
        <w:tblInd w:w="0" w:type="dxa"/>
        <w:tblLayout w:type="autofit"/>
        <w:tblCellMar>
          <w:top w:w="15" w:type="dxa"/>
          <w:left w:w="15" w:type="dxa"/>
          <w:bottom w:w="15" w:type="dxa"/>
          <w:right w:w="15" w:type="dxa"/>
        </w:tblCellMar>
      </w:tblPr>
      <w:tblGrid>
        <w:gridCol w:w="1121"/>
        <w:gridCol w:w="5671"/>
      </w:tblGrid>
      <w:tr w14:paraId="362D2D7D">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0AF5917">
            <w:pPr>
              <w:rPr>
                <w:rFonts w:hint="eastAsia"/>
                <w:b/>
                <w:bCs/>
              </w:rPr>
            </w:pPr>
            <w:r>
              <w:rPr>
                <w:b/>
                <w:bCs/>
              </w:rPr>
              <w:t>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F9C5FD">
            <w:pPr>
              <w:rPr>
                <w:b/>
                <w:bCs/>
              </w:rPr>
            </w:pPr>
            <w:r>
              <w:rPr>
                <w:b/>
                <w:bCs/>
              </w:rPr>
              <w:t>要求</w:t>
            </w:r>
          </w:p>
        </w:tc>
      </w:tr>
      <w:tr w14:paraId="6951B92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36DF2F">
            <w: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1D18EB">
            <w:r>
              <w:t>综合运用行业分析、竞品调研、问卷设计和报告撰写的全套方法</w:t>
            </w:r>
          </w:p>
        </w:tc>
      </w:tr>
      <w:tr w14:paraId="67AF4E5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39C9F6">
            <w: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05E1AB">
            <w:r>
              <w:t>能够独立完成一份从信息收集到报告定稿的完整市场调研流程</w:t>
            </w:r>
          </w:p>
        </w:tc>
      </w:tr>
      <w:tr w14:paraId="194D3DA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5D24B0">
            <w: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555FE9">
            <w:r>
              <w:t>在调研全过程中保持对信息真实性的敬畏，做到有据可查、有理有据</w:t>
            </w:r>
          </w:p>
        </w:tc>
      </w:tr>
    </w:tbl>
    <w:p w14:paraId="4343A2A9">
      <w:r>
        <w:rPr>
          <w:rFonts w:hint="eastAsia"/>
        </w:rPr>
        <w:pict>
          <v:rect id="_x0000_i1216" o:spt="1" style="height:3pt;width:0pt;" fillcolor="#A0A0A0" filled="t" stroked="f" coordsize="21600,21600" o:hr="t" o:hrstd="t" o:hralign="center">
            <v:path/>
            <v:fill on="t" focussize="0,0"/>
            <v:stroke on="f"/>
            <v:imagedata o:title=""/>
            <o:lock v:ext="edit"/>
            <w10:wrap type="none"/>
            <w10:anchorlock/>
          </v:rect>
        </w:pict>
      </w:r>
    </w:p>
    <w:p w14:paraId="14C4098F">
      <w:pPr>
        <w:rPr>
          <w:rFonts w:hint="eastAsia"/>
          <w:b/>
          <w:bCs/>
        </w:rPr>
      </w:pPr>
      <w:r>
        <w:rPr>
          <w:rFonts w:hint="eastAsia"/>
          <w:b/>
          <w:bCs/>
        </w:rPr>
        <w:t>实训背景</w:t>
      </w:r>
    </w:p>
    <w:p w14:paraId="3FAF7676">
      <w:pPr>
        <w:rPr>
          <w:rFonts w:hint="eastAsia"/>
        </w:rPr>
      </w:pPr>
      <w:r>
        <w:rPr>
          <w:rFonts w:hint="eastAsia"/>
        </w:rPr>
        <w:t>假设你所在班级旁边有一条小吃街（商圈），周围有几家奶茶店。你的任务是做一份关于这个商圈奶茶店竞争状况的调研报告，为一位想在这里新开奶茶店的创业者提供决策参考。</w:t>
      </w:r>
    </w:p>
    <w:p w14:paraId="49605998">
      <w:pPr>
        <w:rPr>
          <w:rFonts w:hint="eastAsia"/>
        </w:rPr>
      </w:pPr>
      <w:r>
        <w:rPr>
          <w:rFonts w:hint="eastAsia"/>
        </w:rPr>
        <w:t>如果你附近确实有这样一条商业街，建议做真实调研。如果没有条件实地调查，可以使用以下模拟信息。</w:t>
      </w:r>
    </w:p>
    <w:p w14:paraId="1059F610">
      <w:pPr>
        <w:rPr>
          <w:rFonts w:hint="eastAsia"/>
        </w:rPr>
      </w:pPr>
      <w:r>
        <w:rPr>
          <w:rFonts w:hint="eastAsia"/>
          <w:b/>
          <w:bCs/>
        </w:rPr>
        <w:t>模拟商圈信息：</w:t>
      </w:r>
    </w:p>
    <w:tbl>
      <w:tblPr>
        <w:tblStyle w:val="17"/>
        <w:tblW w:w="7296" w:type="dxa"/>
        <w:tblInd w:w="0" w:type="dxa"/>
        <w:tblLayout w:type="autofit"/>
        <w:tblCellMar>
          <w:top w:w="15" w:type="dxa"/>
          <w:left w:w="15" w:type="dxa"/>
          <w:bottom w:w="15" w:type="dxa"/>
          <w:right w:w="15" w:type="dxa"/>
        </w:tblCellMar>
      </w:tblPr>
      <w:tblGrid>
        <w:gridCol w:w="1453"/>
        <w:gridCol w:w="5843"/>
      </w:tblGrid>
      <w:tr w14:paraId="7287C1E4">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416F1E">
            <w:pPr>
              <w:rPr>
                <w:rFonts w:hint="eastAsia"/>
                <w:b/>
                <w:bCs/>
              </w:rPr>
            </w:pPr>
            <w:r>
              <w:rPr>
                <w:b/>
                <w:bCs/>
              </w:rPr>
              <w:t>信息项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50D1A6">
            <w:pPr>
              <w:rPr>
                <w:b/>
                <w:bCs/>
              </w:rPr>
            </w:pPr>
            <w:r>
              <w:rPr>
                <w:b/>
                <w:bCs/>
              </w:rPr>
              <w:t>内容</w:t>
            </w:r>
          </w:p>
        </w:tc>
      </w:tr>
      <w:tr w14:paraId="26561F9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D2639F1">
            <w:r>
              <w:t>商圈名称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89C4F8">
            <w:r>
              <w:t>某大学城西门商业街</w:t>
            </w:r>
          </w:p>
        </w:tc>
      </w:tr>
      <w:tr w14:paraId="0FAA395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1066787">
            <w:r>
              <w:t>周边人群</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DBE7C0F">
            <w:r>
              <w:t>约8000名在校大学生、商业街商户员工约200人</w:t>
            </w:r>
          </w:p>
        </w:tc>
      </w:tr>
      <w:tr w14:paraId="27CA264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67B6F9">
            <w:r>
              <w:t>商圈特点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E3308A">
            <w:r>
              <w:t>长约300米，两侧以小吃和生活服务店铺为主</w:t>
            </w:r>
          </w:p>
        </w:tc>
      </w:tr>
    </w:tbl>
    <w:p w14:paraId="112B4D49">
      <w:r>
        <w:rPr>
          <w:rFonts w:hint="eastAsia"/>
          <w:b/>
          <w:bCs/>
        </w:rPr>
        <w:t>模拟竞品信息（4家奶茶店）：</w:t>
      </w:r>
    </w:p>
    <w:tbl>
      <w:tblPr>
        <w:tblStyle w:val="17"/>
        <w:tblW w:w="7296" w:type="dxa"/>
        <w:tblInd w:w="0" w:type="dxa"/>
        <w:tblLayout w:type="autofit"/>
        <w:tblCellMar>
          <w:top w:w="15" w:type="dxa"/>
          <w:left w:w="15" w:type="dxa"/>
          <w:bottom w:w="15" w:type="dxa"/>
          <w:right w:w="15" w:type="dxa"/>
        </w:tblCellMar>
      </w:tblPr>
      <w:tblGrid>
        <w:gridCol w:w="1258"/>
        <w:gridCol w:w="1585"/>
        <w:gridCol w:w="1506"/>
        <w:gridCol w:w="1501"/>
        <w:gridCol w:w="1446"/>
      </w:tblGrid>
      <w:tr w14:paraId="7D738E76">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4094AE">
            <w:pPr>
              <w:rPr>
                <w:rFonts w:hint="eastAsia"/>
                <w:b/>
                <w:bCs/>
              </w:rPr>
            </w:pPr>
            <w:r>
              <w:rPr>
                <w:b/>
                <w:bCs/>
              </w:rPr>
              <w:t>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94A2AA">
            <w:pPr>
              <w:rPr>
                <w:b/>
                <w:bCs/>
              </w:rPr>
            </w:pPr>
            <w:r>
              <w:rPr>
                <w:b/>
                <w:bCs/>
              </w:rPr>
              <w:t>甲店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312A3A">
            <w:pPr>
              <w:rPr>
                <w:b/>
                <w:bCs/>
              </w:rPr>
            </w:pPr>
            <w:r>
              <w:rPr>
                <w:b/>
                <w:bCs/>
              </w:rPr>
              <w:t>乙店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2DBE14">
            <w:pPr>
              <w:rPr>
                <w:b/>
                <w:bCs/>
              </w:rPr>
            </w:pPr>
            <w:r>
              <w:rPr>
                <w:b/>
                <w:bCs/>
              </w:rPr>
              <w:t>丙店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E1B1EC">
            <w:pPr>
              <w:rPr>
                <w:b/>
                <w:bCs/>
              </w:rPr>
            </w:pPr>
            <w:r>
              <w:rPr>
                <w:b/>
                <w:bCs/>
              </w:rPr>
              <w:t>丁店</w:t>
            </w:r>
          </w:p>
        </w:tc>
      </w:tr>
      <w:tr w14:paraId="50262DB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52D3C01">
            <w:r>
              <w:t>经营时间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363C502">
            <w:r>
              <w:t>开业3年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89C4FA">
            <w:r>
              <w:t>开业1年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1569032">
            <w:r>
              <w:t>开业半年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E6C527">
            <w:r>
              <w:t>开业5年</w:t>
            </w:r>
          </w:p>
        </w:tc>
      </w:tr>
      <w:tr w14:paraId="7308E77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3B51A20">
            <w:r>
              <w:t>面积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5B82A7F">
            <w:r>
              <w:t>约30㎡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43210D">
            <w:r>
              <w:t>约20㎡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57E48A">
            <w:r>
              <w:t>约40㎡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5E73C80">
            <w:r>
              <w:t>约15㎡</w:t>
            </w:r>
          </w:p>
        </w:tc>
      </w:tr>
      <w:tr w14:paraId="59B5B3A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A3DE4D">
            <w:r>
              <w:t>价格区间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93FA61">
            <w:r>
              <w:t>12~22元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BF91CE0">
            <w:r>
              <w:t>8~15元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D59BB5">
            <w:r>
              <w:t>15~28元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C362E4">
            <w:r>
              <w:t>6~12元</w:t>
            </w:r>
          </w:p>
        </w:tc>
      </w:tr>
      <w:tr w14:paraId="5103A23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AB9B395">
            <w:r>
              <w:t>特色</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12B3186">
            <w:r>
              <w:t>产品线丰富，有水果茶和小吃</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117A5B6">
            <w:r>
              <w:t>主打性价比，经常做买一送一</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33D349F">
            <w:r>
              <w:t>装修精致，有座位和Wi-Fi</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E189B1E">
            <w:r>
              <w:t>老店，品种少但有固定客群</w:t>
            </w:r>
          </w:p>
        </w:tc>
      </w:tr>
      <w:tr w14:paraId="3AAC4E2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37218E8">
            <w:r>
              <w:t>外卖</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322D5D">
            <w:r>
              <w:t>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02FB49">
            <w:r>
              <w:t>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6F09B1">
            <w:r>
              <w:t>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D3B3FA">
            <w:r>
              <w:t>无</w:t>
            </w:r>
          </w:p>
        </w:tc>
      </w:tr>
      <w:tr w14:paraId="1BFB348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3EB07D">
            <w:r>
              <w:t>日均客流（估）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3059D74">
            <w:r>
              <w:t>约150人</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76304D">
            <w:r>
              <w:t>约200人</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627C68D">
            <w:r>
              <w:t>约80人</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EF8DB20">
            <w:r>
              <w:t>约100人</w:t>
            </w:r>
          </w:p>
        </w:tc>
      </w:tr>
    </w:tbl>
    <w:p w14:paraId="0F1B6AC7">
      <w:r>
        <w:rPr>
          <w:rFonts w:hint="eastAsia"/>
        </w:rPr>
        <w:pict>
          <v:rect id="_x0000_i1217" o:spt="1" style="height:3pt;width:0pt;" fillcolor="#A0A0A0" filled="t" stroked="f" coordsize="21600,21600" o:hr="t" o:hrstd="t" o:hralign="center">
            <v:path/>
            <v:fill on="t" focussize="0,0"/>
            <v:stroke on="f"/>
            <v:imagedata o:title=""/>
            <o:lock v:ext="edit"/>
            <w10:wrap type="none"/>
            <w10:anchorlock/>
          </v:rect>
        </w:pict>
      </w:r>
    </w:p>
    <w:p w14:paraId="29DC0333">
      <w:pPr>
        <w:rPr>
          <w:rFonts w:hint="eastAsia"/>
          <w:b/>
          <w:bCs/>
        </w:rPr>
      </w:pPr>
      <w:r>
        <w:rPr>
          <w:rFonts w:hint="eastAsia"/>
          <w:b/>
          <w:bCs/>
        </w:rPr>
        <w:t>实训步骤</w:t>
      </w:r>
    </w:p>
    <w:p w14:paraId="78738A20">
      <w:pPr>
        <w:rPr>
          <w:rFonts w:hint="eastAsia"/>
        </w:rPr>
      </w:pPr>
      <w:r>
        <w:rPr>
          <w:rFonts w:hint="eastAsia"/>
          <w:b/>
          <w:bCs/>
        </w:rPr>
        <w:t>第一步：行业背景收集（约15分钟）</w:t>
      </w:r>
    </w:p>
    <w:p w14:paraId="0386DC39">
      <w:pPr>
        <w:rPr>
          <w:rFonts w:hint="eastAsia"/>
        </w:rPr>
      </w:pPr>
      <w:r>
        <w:rPr>
          <w:rFonts w:hint="eastAsia"/>
        </w:rPr>
        <w:t>用AI了解中国现制茶饮（奶茶）行业的基本情况——市场规模、发展趋势、竞争格局等。记住要标记出需要核实的数据，并尝试用搜索引擎核实至少一条关键数据。</w:t>
      </w:r>
    </w:p>
    <w:p w14:paraId="67BB2E14">
      <w:pPr>
        <w:rPr>
          <w:rFonts w:hint="eastAsia"/>
        </w:rPr>
      </w:pPr>
      <w:r>
        <w:rPr>
          <w:rFonts w:hint="eastAsia"/>
          <w:b/>
          <w:bCs/>
        </w:rPr>
        <w:t>第二步：竞品分析（约20分钟）</w:t>
      </w:r>
    </w:p>
    <w:p w14:paraId="12E39806">
      <w:pPr>
        <w:rPr>
          <w:rFonts w:hint="eastAsia"/>
        </w:rPr>
      </w:pPr>
      <w:r>
        <w:rPr>
          <w:rFonts w:hint="eastAsia"/>
        </w:rPr>
        <w:t>将4家竞品的信息（如上表，或你自己实地收集的信息）告诉AI，请它完成以下分析：</w:t>
      </w:r>
    </w:p>
    <w:p w14:paraId="404BE117">
      <w:pPr>
        <w:numPr>
          <w:ilvl w:val="0"/>
          <w:numId w:val="119"/>
        </w:numPr>
        <w:rPr>
          <w:rFonts w:hint="eastAsia"/>
        </w:rPr>
      </w:pPr>
      <w:r>
        <w:rPr>
          <w:rFonts w:hint="eastAsia"/>
        </w:rPr>
        <w:t>竞品对比表</w:t>
      </w:r>
    </w:p>
    <w:p w14:paraId="3A071110">
      <w:pPr>
        <w:numPr>
          <w:ilvl w:val="0"/>
          <w:numId w:val="119"/>
        </w:numPr>
        <w:rPr>
          <w:rFonts w:hint="eastAsia"/>
        </w:rPr>
      </w:pPr>
      <w:r>
        <w:rPr>
          <w:rFonts w:hint="eastAsia"/>
        </w:rPr>
        <w:t>各竞品的优劣势</w:t>
      </w:r>
    </w:p>
    <w:p w14:paraId="3C266742">
      <w:pPr>
        <w:numPr>
          <w:ilvl w:val="0"/>
          <w:numId w:val="119"/>
        </w:numPr>
        <w:rPr>
          <w:rFonts w:hint="eastAsia"/>
        </w:rPr>
      </w:pPr>
      <w:r>
        <w:rPr>
          <w:rFonts w:hint="eastAsia"/>
        </w:rPr>
        <w:t>商圈竞争态势总结</w:t>
      </w:r>
    </w:p>
    <w:p w14:paraId="28541DA7">
      <w:r>
        <w:t>以下是我调查的某商圈4家奶茶店的信息：</w:t>
      </w:r>
    </w:p>
    <w:p w14:paraId="3E025EDE">
      <w:r>
        <w:t>[粘贴竞品信息]</w:t>
      </w:r>
    </w:p>
    <w:p w14:paraId="7BFE4442"/>
    <w:p w14:paraId="648DA178">
      <w:r>
        <w:t>请帮我完成以下分析：</w:t>
      </w:r>
    </w:p>
    <w:p w14:paraId="28785E6C">
      <w:r>
        <w:t>1. 整理一份竞品对比表，对比维度包括经营时间、价格区间、特色、</w:t>
      </w:r>
    </w:p>
    <w:p w14:paraId="2CCB294E">
      <w:r>
        <w:t xml:space="preserve">   外卖服务、日均客流</w:t>
      </w:r>
    </w:p>
    <w:p w14:paraId="08FC6789">
      <w:r>
        <w:t>2. 分析每家店的优势和劣势</w:t>
      </w:r>
    </w:p>
    <w:p w14:paraId="561CB036">
      <w:r>
        <w:t>3. 总结这个商圈的奶茶市场竞争态势——是饱和了还是还有空间</w:t>
      </w:r>
    </w:p>
    <w:p w14:paraId="25A0DF5C">
      <w:pPr>
        <w:rPr>
          <w:rFonts w:hint="eastAsia"/>
        </w:rPr>
      </w:pPr>
      <w:r>
        <w:rPr>
          <w:rFonts w:hint="eastAsia"/>
          <w:b/>
          <w:bCs/>
        </w:rPr>
        <w:t>第三步：设计消费者问卷（约15分钟）</w:t>
      </w:r>
    </w:p>
    <w:p w14:paraId="27A59ACC">
      <w:pPr>
        <w:rPr>
          <w:rFonts w:hint="eastAsia"/>
        </w:rPr>
      </w:pPr>
      <w:r>
        <w:rPr>
          <w:rFonts w:hint="eastAsia"/>
        </w:rPr>
        <w:t>让AI设计一份针对大学生的奶茶消费习惯问卷，10~12题。如果有条件，可以实际发放30份以上。如果条件不允许，可以自己模拟30份问卷数据（在一定的合理范围内随机填写，标明是模拟数据）。</w:t>
      </w:r>
    </w:p>
    <w:p w14:paraId="17305DCD">
      <w:pPr>
        <w:rPr>
          <w:rFonts w:hint="eastAsia"/>
        </w:rPr>
      </w:pPr>
      <w:r>
        <w:rPr>
          <w:rFonts w:hint="eastAsia"/>
          <w:b/>
          <w:bCs/>
        </w:rPr>
        <w:t>第四步：问卷数据分析（约15分钟）</w:t>
      </w:r>
    </w:p>
    <w:p w14:paraId="358B4535">
      <w:pPr>
        <w:rPr>
          <w:rFonts w:hint="eastAsia"/>
        </w:rPr>
      </w:pPr>
      <w:r>
        <w:rPr>
          <w:rFonts w:hint="eastAsia"/>
        </w:rPr>
        <w:t>把问卷统计结果告诉AI，让它分析消费者的消费频率、价格偏好、口味偏好、选择奶茶店的关键因素等。</w:t>
      </w:r>
    </w:p>
    <w:p w14:paraId="3AEAE3E3">
      <w:pPr>
        <w:rPr>
          <w:rFonts w:hint="eastAsia"/>
        </w:rPr>
      </w:pPr>
      <w:r>
        <w:rPr>
          <w:rFonts w:hint="eastAsia"/>
          <w:b/>
          <w:bCs/>
        </w:rPr>
        <w:t>第五步：撰写调研报告（约30分钟）</w:t>
      </w:r>
    </w:p>
    <w:p w14:paraId="603548F0">
      <w:pPr>
        <w:rPr>
          <w:rFonts w:hint="eastAsia"/>
        </w:rPr>
      </w:pPr>
      <w:r>
        <w:rPr>
          <w:rFonts w:hint="eastAsia"/>
        </w:rPr>
        <w:t>让AI帮你搭建报告框架，然后分段撰写。报告应包含以下部分：</w:t>
      </w:r>
    </w:p>
    <w:p w14:paraId="773C1858">
      <w:pPr>
        <w:numPr>
          <w:ilvl w:val="0"/>
          <w:numId w:val="120"/>
        </w:numPr>
        <w:rPr>
          <w:rFonts w:hint="eastAsia"/>
        </w:rPr>
      </w:pPr>
      <w:r>
        <w:rPr>
          <w:rFonts w:hint="eastAsia"/>
        </w:rPr>
        <w:t>调研背景与目的</w:t>
      </w:r>
    </w:p>
    <w:p w14:paraId="577EDD28">
      <w:pPr>
        <w:numPr>
          <w:ilvl w:val="0"/>
          <w:numId w:val="120"/>
        </w:numPr>
        <w:rPr>
          <w:rFonts w:hint="eastAsia"/>
        </w:rPr>
      </w:pPr>
      <w:r>
        <w:rPr>
          <w:rFonts w:hint="eastAsia"/>
        </w:rPr>
        <w:t>调研方法说明（使用了哪些方法、样本量多少）</w:t>
      </w:r>
    </w:p>
    <w:p w14:paraId="38F724AB">
      <w:pPr>
        <w:numPr>
          <w:ilvl w:val="0"/>
          <w:numId w:val="120"/>
        </w:numPr>
        <w:rPr>
          <w:rFonts w:hint="eastAsia"/>
        </w:rPr>
      </w:pPr>
      <w:r>
        <w:rPr>
          <w:rFonts w:hint="eastAsia"/>
        </w:rPr>
        <w:t>行业背景简述</w:t>
      </w:r>
    </w:p>
    <w:p w14:paraId="7C46857D">
      <w:pPr>
        <w:numPr>
          <w:ilvl w:val="0"/>
          <w:numId w:val="120"/>
        </w:numPr>
        <w:rPr>
          <w:rFonts w:hint="eastAsia"/>
        </w:rPr>
      </w:pPr>
      <w:r>
        <w:rPr>
          <w:rFonts w:hint="eastAsia"/>
        </w:rPr>
        <w:t>商圈竞品分析</w:t>
      </w:r>
    </w:p>
    <w:p w14:paraId="387C16A7">
      <w:pPr>
        <w:numPr>
          <w:ilvl w:val="0"/>
          <w:numId w:val="120"/>
        </w:numPr>
        <w:rPr>
          <w:rFonts w:hint="eastAsia"/>
        </w:rPr>
      </w:pPr>
      <w:r>
        <w:rPr>
          <w:rFonts w:hint="eastAsia"/>
        </w:rPr>
        <w:t>消费者调研分析</w:t>
      </w:r>
    </w:p>
    <w:p w14:paraId="0B7DE375">
      <w:pPr>
        <w:numPr>
          <w:ilvl w:val="0"/>
          <w:numId w:val="120"/>
        </w:numPr>
        <w:rPr>
          <w:rFonts w:hint="eastAsia"/>
        </w:rPr>
      </w:pPr>
      <w:r>
        <w:rPr>
          <w:rFonts w:hint="eastAsia"/>
        </w:rPr>
        <w:t>结论与开店建议</w:t>
      </w:r>
    </w:p>
    <w:p w14:paraId="778BAA5C">
      <w:pPr>
        <w:numPr>
          <w:ilvl w:val="0"/>
          <w:numId w:val="120"/>
        </w:numPr>
        <w:rPr>
          <w:rFonts w:hint="eastAsia"/>
        </w:rPr>
      </w:pPr>
      <w:r>
        <w:rPr>
          <w:rFonts w:hint="eastAsia"/>
        </w:rPr>
        <w:t>调研局限性说明</w:t>
      </w:r>
    </w:p>
    <w:p w14:paraId="441387BA">
      <w:pPr>
        <w:rPr>
          <w:rFonts w:hint="eastAsia"/>
        </w:rPr>
      </w:pPr>
      <w:r>
        <w:rPr>
          <w:rFonts w:hint="eastAsia"/>
          <w:b/>
          <w:bCs/>
        </w:rPr>
        <w:t>第六步：人工核对和修改（约15分钟）</w:t>
      </w:r>
    </w:p>
    <w:p w14:paraId="3C4AD199">
      <w:pPr>
        <w:rPr>
          <w:rFonts w:hint="eastAsia"/>
        </w:rPr>
      </w:pPr>
      <w:r>
        <w:rPr>
          <w:rFonts w:hint="eastAsia"/>
        </w:rPr>
        <w:t>通读报告全文，重点检查：</w:t>
      </w:r>
    </w:p>
    <w:p w14:paraId="1D57AB0F">
      <w:pPr>
        <w:numPr>
          <w:ilvl w:val="0"/>
          <w:numId w:val="121"/>
        </w:numPr>
        <w:rPr>
          <w:rFonts w:hint="eastAsia"/>
        </w:rPr>
      </w:pPr>
      <w:r>
        <w:rPr>
          <w:rFonts w:hint="eastAsia"/>
        </w:rPr>
        <w:t>所有数字是否与原始数据一致</w:t>
      </w:r>
    </w:p>
    <w:p w14:paraId="474A1512">
      <w:pPr>
        <w:numPr>
          <w:ilvl w:val="0"/>
          <w:numId w:val="121"/>
        </w:numPr>
        <w:rPr>
          <w:rFonts w:hint="eastAsia"/>
        </w:rPr>
      </w:pPr>
      <w:r>
        <w:rPr>
          <w:rFonts w:hint="eastAsia"/>
        </w:rPr>
        <w:t>有没有AI自行添加的未经核实的数据</w:t>
      </w:r>
    </w:p>
    <w:p w14:paraId="00173D58">
      <w:pPr>
        <w:numPr>
          <w:ilvl w:val="0"/>
          <w:numId w:val="121"/>
        </w:numPr>
        <w:rPr>
          <w:rFonts w:hint="eastAsia"/>
        </w:rPr>
      </w:pPr>
      <w:r>
        <w:rPr>
          <w:rFonts w:hint="eastAsia"/>
        </w:rPr>
        <w:t>结论和建议是否都有数据支撑</w:t>
      </w:r>
    </w:p>
    <w:p w14:paraId="1698F85E">
      <w:pPr>
        <w:numPr>
          <w:ilvl w:val="0"/>
          <w:numId w:val="121"/>
        </w:numPr>
        <w:rPr>
          <w:rFonts w:hint="eastAsia"/>
        </w:rPr>
      </w:pPr>
      <w:r>
        <w:rPr>
          <w:rFonts w:hint="eastAsia"/>
        </w:rPr>
        <w:t>是否标注了数据来源</w:t>
      </w:r>
    </w:p>
    <w:p w14:paraId="057CE5C0">
      <w:pPr>
        <w:rPr>
          <w:rFonts w:hint="eastAsia"/>
        </w:rPr>
      </w:pPr>
      <w:r>
        <w:rPr>
          <w:rFonts w:hint="eastAsia"/>
        </w:rPr>
        <w:pict>
          <v:rect id="_x0000_i1218" o:spt="1" style="height:3pt;width:0pt;" fillcolor="#A0A0A0" filled="t" stroked="f" coordsize="21600,21600" o:hr="t" o:hrstd="t" o:hralign="center">
            <v:path/>
            <v:fill on="t" focussize="0,0"/>
            <v:stroke on="f"/>
            <v:imagedata o:title=""/>
            <o:lock v:ext="edit"/>
            <w10:wrap type="none"/>
            <w10:anchorlock/>
          </v:rect>
        </w:pict>
      </w:r>
    </w:p>
    <w:p w14:paraId="2386AF57">
      <w:pPr>
        <w:rPr>
          <w:rFonts w:hint="eastAsia"/>
          <w:b/>
          <w:bCs/>
        </w:rPr>
      </w:pPr>
      <w:r>
        <w:rPr>
          <w:rFonts w:hint="eastAsia"/>
          <w:b/>
          <w:bCs/>
        </w:rPr>
        <w:t>实训成果提交</w:t>
      </w:r>
    </w:p>
    <w:p w14:paraId="010173EB">
      <w:pPr>
        <w:rPr>
          <w:rFonts w:hint="eastAsia"/>
        </w:rPr>
      </w:pPr>
      <w:r>
        <w:rPr>
          <w:rFonts w:hint="eastAsia"/>
        </w:rPr>
        <w:t>请提交以下材料：</w:t>
      </w:r>
    </w:p>
    <w:p w14:paraId="2FC8C16F">
      <w:pPr>
        <w:numPr>
          <w:ilvl w:val="0"/>
          <w:numId w:val="122"/>
        </w:numPr>
        <w:rPr>
          <w:rFonts w:hint="eastAsia"/>
        </w:rPr>
      </w:pPr>
      <w:r>
        <w:rPr>
          <w:rFonts w:hint="eastAsia"/>
        </w:rPr>
        <w:t>AI行业分析的对话截图（至少包含一条你核实数据的记录）</w:t>
      </w:r>
    </w:p>
    <w:p w14:paraId="43B1889B">
      <w:pPr>
        <w:numPr>
          <w:ilvl w:val="0"/>
          <w:numId w:val="122"/>
        </w:numPr>
        <w:rPr>
          <w:rFonts w:hint="eastAsia"/>
        </w:rPr>
      </w:pPr>
      <w:r>
        <w:rPr>
          <w:rFonts w:hint="eastAsia"/>
        </w:rPr>
        <w:t>竞品对比表和分析</w:t>
      </w:r>
    </w:p>
    <w:p w14:paraId="0CD27A04">
      <w:pPr>
        <w:numPr>
          <w:ilvl w:val="0"/>
          <w:numId w:val="122"/>
        </w:numPr>
        <w:rPr>
          <w:rFonts w:hint="eastAsia"/>
        </w:rPr>
      </w:pPr>
      <w:r>
        <w:rPr>
          <w:rFonts w:hint="eastAsia"/>
        </w:rPr>
        <w:t>调查问卷原文</w:t>
      </w:r>
    </w:p>
    <w:p w14:paraId="019FA334">
      <w:pPr>
        <w:numPr>
          <w:ilvl w:val="0"/>
          <w:numId w:val="122"/>
        </w:numPr>
        <w:rPr>
          <w:rFonts w:hint="eastAsia"/>
        </w:rPr>
      </w:pPr>
      <w:r>
        <w:rPr>
          <w:rFonts w:hint="eastAsia"/>
        </w:rPr>
        <w:t>问卷数据分析结果</w:t>
      </w:r>
    </w:p>
    <w:p w14:paraId="6444BAC2">
      <w:pPr>
        <w:numPr>
          <w:ilvl w:val="0"/>
          <w:numId w:val="122"/>
        </w:numPr>
        <w:rPr>
          <w:rFonts w:hint="eastAsia"/>
        </w:rPr>
      </w:pPr>
      <w:r>
        <w:rPr>
          <w:rFonts w:hint="eastAsia"/>
        </w:rPr>
        <w:t>完整的调研报告定稿（Word文档，经过人工修改）</w:t>
      </w:r>
    </w:p>
    <w:p w14:paraId="3BBD9F83">
      <w:pPr>
        <w:numPr>
          <w:ilvl w:val="0"/>
          <w:numId w:val="122"/>
        </w:numPr>
        <w:rPr>
          <w:rFonts w:hint="eastAsia"/>
        </w:rPr>
      </w:pPr>
      <w:r>
        <w:rPr>
          <w:rFonts w:hint="eastAsia"/>
        </w:rPr>
        <w:t>一段100字左右的实训反思：这份调研报告中，哪些内容是你自己获取的真实信息？哪些是AI辅助生成的？两者的比例大概是多少？</w:t>
      </w:r>
    </w:p>
    <w:p w14:paraId="749D2D44">
      <w:pPr>
        <w:rPr>
          <w:rFonts w:hint="eastAsia"/>
        </w:rPr>
      </w:pPr>
      <w:r>
        <w:rPr>
          <w:rFonts w:hint="eastAsia"/>
        </w:rPr>
        <w:pict>
          <v:rect id="_x0000_i1219" o:spt="1" style="height:3pt;width:0pt;" fillcolor="#A0A0A0" filled="t" stroked="f" coordsize="21600,21600" o:hr="t" o:hrstd="t" o:hralign="center">
            <v:path/>
            <v:fill on="t" focussize="0,0"/>
            <v:stroke on="f"/>
            <v:imagedata o:title=""/>
            <o:lock v:ext="edit"/>
            <w10:wrap type="none"/>
            <w10:anchorlock/>
          </v:rect>
        </w:pict>
      </w:r>
    </w:p>
    <w:p w14:paraId="4CDE913F">
      <w:pPr>
        <w:rPr>
          <w:rFonts w:hint="eastAsia"/>
          <w:b/>
          <w:bCs/>
        </w:rPr>
      </w:pPr>
      <w:r>
        <w:rPr>
          <w:rFonts w:hint="eastAsia"/>
          <w:b/>
          <w:bCs/>
        </w:rPr>
        <w:t>评价标准</w:t>
      </w:r>
    </w:p>
    <w:p w14:paraId="11770E5B">
      <w:r>
        <w:rPr>
          <w:rFonts w:hint="eastAsia"/>
        </w:rPr>
        <w:t>评价标准见表5-7。</w:t>
      </w:r>
    </w:p>
    <w:p w14:paraId="33360194">
      <w:pPr>
        <w:jc w:val="center"/>
        <w:rPr>
          <w:rFonts w:hint="eastAsia"/>
        </w:rPr>
      </w:pPr>
      <w:r>
        <w:rPr>
          <w:rFonts w:hint="eastAsia"/>
        </w:rPr>
        <w:t>表5-7 综合实训评价标准</w:t>
      </w:r>
    </w:p>
    <w:tbl>
      <w:tblPr>
        <w:tblStyle w:val="17"/>
        <w:tblW w:w="7296" w:type="dxa"/>
        <w:tblInd w:w="0" w:type="dxa"/>
        <w:tblLayout w:type="autofit"/>
        <w:tblCellMar>
          <w:top w:w="15" w:type="dxa"/>
          <w:left w:w="15" w:type="dxa"/>
          <w:bottom w:w="15" w:type="dxa"/>
          <w:right w:w="15" w:type="dxa"/>
        </w:tblCellMar>
      </w:tblPr>
      <w:tblGrid>
        <w:gridCol w:w="748"/>
        <w:gridCol w:w="2256"/>
        <w:gridCol w:w="1575"/>
        <w:gridCol w:w="1575"/>
        <w:gridCol w:w="1142"/>
      </w:tblGrid>
      <w:tr w14:paraId="0461DBD7">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6E8530">
            <w:pPr>
              <w:rPr>
                <w:rFonts w:hint="eastAsia"/>
                <w:b/>
                <w:bCs/>
              </w:rPr>
            </w:pPr>
            <w:r>
              <w:rPr>
                <w:b/>
                <w:bCs/>
              </w:rPr>
              <w:t>评价项目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DF84AE4">
            <w:pPr>
              <w:rPr>
                <w:b/>
                <w:bCs/>
              </w:rPr>
            </w:pPr>
            <w:r>
              <w:rPr>
                <w:b/>
                <w:bCs/>
              </w:rPr>
              <w:t>优秀（90~100）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5DFF77">
            <w:pPr>
              <w:rPr>
                <w:b/>
                <w:bCs/>
              </w:rPr>
            </w:pPr>
            <w:r>
              <w:rPr>
                <w:b/>
                <w:bCs/>
              </w:rPr>
              <w:t>良好（75~89）</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1E7523">
            <w:pPr>
              <w:rPr>
                <w:b/>
                <w:bCs/>
              </w:rPr>
            </w:pPr>
            <w:r>
              <w:rPr>
                <w:b/>
                <w:bCs/>
              </w:rPr>
              <w:t>合格（60~74）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8091AF">
            <w:pPr>
              <w:rPr>
                <w:b/>
                <w:bCs/>
              </w:rPr>
            </w:pPr>
            <w:r>
              <w:rPr>
                <w:b/>
                <w:bCs/>
              </w:rPr>
              <w:t>不合格（60以下）</w:t>
            </w:r>
          </w:p>
        </w:tc>
      </w:tr>
      <w:tr w14:paraId="6C71AB2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3B84D9">
            <w:r>
              <w:t>行业分析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644615">
            <w:r>
              <w:t>信息全面，有数据核实记录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E177E3">
            <w:r>
              <w:t>信息基本完整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C0F44A">
            <w:r>
              <w:t>信息粗浅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6896E4">
            <w:r>
              <w:t>未完成</w:t>
            </w:r>
          </w:p>
        </w:tc>
      </w:tr>
      <w:tr w14:paraId="50F1BD1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FBEE5F5">
            <w:r>
              <w:t>竞品分析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988C13F">
            <w:r>
              <w:t>对比表清晰，分析有深度，竞争态势判断合理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E6A4E2D">
            <w:r>
              <w:t>基本完成竞品对比</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F45E857">
            <w:r>
              <w:t>分析过于表面</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7EF4333">
            <w:r>
              <w:t>未完成</w:t>
            </w:r>
          </w:p>
        </w:tc>
      </w:tr>
      <w:tr w14:paraId="0C62EC4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EFF2B8">
            <w:r>
              <w:t>问卷设计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3F751A">
            <w:r>
              <w:t>题目合理、选项完整、格式规范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17C54BD">
            <w:r>
              <w:t>基本可用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9CBBEE3">
            <w:r>
              <w:t>存在明显设计缺陷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66D76B">
            <w:r>
              <w:t>未完成</w:t>
            </w:r>
          </w:p>
        </w:tc>
      </w:tr>
      <w:tr w14:paraId="214CCB0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A0E3EEC">
            <w:r>
              <w:t>数据分析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F90BE40">
            <w:r>
              <w:t>分析到位，有数据支撑，结论合理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EDF60EA">
            <w:r>
              <w:t>完成了基本分析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A95A54F">
            <w:r>
              <w:t>分析粗糙</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9F3994C">
            <w:r>
              <w:t>未完成</w:t>
            </w:r>
          </w:p>
        </w:tc>
      </w:tr>
      <w:tr w14:paraId="3809B64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15C441">
            <w:r>
              <w:t>报告撰写</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16BCFE">
            <w:r>
              <w:t>结构完整，数据来源标注清楚，结论有据可依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35D2BC7">
            <w:r>
              <w:t>结构基本完整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651A0D">
            <w:r>
              <w:t>缺少重要板块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A55DBB">
            <w:r>
              <w:t>未完成</w:t>
            </w:r>
          </w:p>
        </w:tc>
      </w:tr>
      <w:tr w14:paraId="7F5A7F8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A1EE52">
            <w:r>
              <w:t>人工修改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A40B2A7">
            <w:r>
              <w:t>有明显的核实和修改痕迹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F129BF7">
            <w:r>
              <w:t>做了一些修改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F630C3">
            <w:r>
              <w:t>基本照搬AI</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AB9A778">
            <w:r>
              <w:t>未修改</w:t>
            </w:r>
          </w:p>
        </w:tc>
      </w:tr>
      <w:tr w14:paraId="7687239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DDB758C">
            <w:r>
              <w:t>实训反思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39607C">
            <w:r>
              <w:t>反思深入，能清晰区分AI贡献和个人贡献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377313">
            <w:r>
              <w:t>反思合理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D468DD3">
            <w:r>
              <w:t>敷衍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BB9D1C">
            <w:r>
              <w:t>未提交</w:t>
            </w:r>
          </w:p>
        </w:tc>
      </w:tr>
    </w:tbl>
    <w:p w14:paraId="396E6C8B">
      <w:r>
        <w:rPr>
          <w:rFonts w:hint="eastAsia"/>
        </w:rPr>
        <w:pict>
          <v:rect id="_x0000_i1220" o:spt="1" style="height:3pt;width:0pt;" fillcolor="#A0A0A0" filled="t" stroked="f" coordsize="21600,21600" o:hr="t" o:hrstd="t" o:hralign="center">
            <v:path/>
            <v:fill on="t" focussize="0,0"/>
            <v:stroke on="f"/>
            <v:imagedata o:title=""/>
            <o:lock v:ext="edit"/>
            <w10:wrap type="none"/>
            <w10:anchorlock/>
          </v:rect>
        </w:pict>
      </w:r>
    </w:p>
    <w:p w14:paraId="5C46EBFB">
      <w:pPr>
        <w:rPr>
          <w:rFonts w:hint="eastAsia"/>
        </w:rPr>
      </w:pPr>
      <w:r>
        <w:rPr>
          <w:rFonts w:hint="eastAsia"/>
          <w:b/>
          <w:bCs/>
        </w:rPr>
        <w:t>【配套资源】</w:t>
      </w:r>
    </w:p>
    <w:p w14:paraId="27D7F412">
      <w:pPr>
        <w:rPr>
          <w:rFonts w:hint="eastAsia"/>
        </w:rPr>
      </w:pPr>
      <w:r>
        <w:rPr>
          <w:rFonts w:hint="eastAsia"/>
        </w:rPr>
        <w:t>本项目配套资源请扫描教材封底二维码获取：</w:t>
      </w:r>
    </w:p>
    <w:p w14:paraId="22BB21FE">
      <w:pPr>
        <w:numPr>
          <w:ilvl w:val="0"/>
          <w:numId w:val="123"/>
        </w:numPr>
        <w:rPr>
          <w:rFonts w:hint="eastAsia"/>
        </w:rPr>
      </w:pPr>
      <w:r>
        <w:rPr>
          <w:rFonts w:ascii="Segoe UI Emoji" w:hAnsi="Segoe UI Emoji" w:cs="Segoe UI Emoji"/>
        </w:rPr>
        <w:t>📂</w:t>
      </w:r>
      <w:r>
        <w:rPr>
          <w:rFonts w:hint="eastAsia"/>
        </w:rPr>
        <w:t xml:space="preserve"> 实训素材：模拟商圈和竞品信息资料包</w:t>
      </w:r>
    </w:p>
    <w:p w14:paraId="0013E3BF">
      <w:pPr>
        <w:numPr>
          <w:ilvl w:val="0"/>
          <w:numId w:val="123"/>
        </w:numPr>
        <w:rPr>
          <w:rFonts w:hint="eastAsia"/>
        </w:rPr>
      </w:pPr>
      <w:r>
        <w:rPr>
          <w:rFonts w:ascii="Segoe UI Emoji" w:hAnsi="Segoe UI Emoji" w:cs="Segoe UI Emoji"/>
        </w:rPr>
        <w:t>📋</w:t>
      </w:r>
      <w:r>
        <w:rPr>
          <w:rFonts w:hint="eastAsia"/>
        </w:rPr>
        <w:t xml:space="preserve"> 提示词模板集：项目五各场景提示词参考模板（PDF）</w:t>
      </w:r>
    </w:p>
    <w:p w14:paraId="1614BB08">
      <w:pPr>
        <w:numPr>
          <w:ilvl w:val="0"/>
          <w:numId w:val="123"/>
        </w:numPr>
        <w:rPr>
          <w:rFonts w:hint="eastAsia"/>
        </w:rPr>
      </w:pPr>
      <w:r>
        <w:rPr>
          <w:rFonts w:ascii="Segoe UI Emoji" w:hAnsi="Segoe UI Emoji" w:cs="Segoe UI Emoji"/>
        </w:rPr>
        <w:t>📋</w:t>
      </w:r>
      <w:r>
        <w:rPr>
          <w:rFonts w:hint="eastAsia"/>
        </w:rPr>
        <w:t xml:space="preserve"> 调研报告模板：参考框架文档</w:t>
      </w:r>
    </w:p>
    <w:p w14:paraId="3457CE91">
      <w:pPr>
        <w:numPr>
          <w:ilvl w:val="0"/>
          <w:numId w:val="123"/>
        </w:numPr>
        <w:rPr>
          <w:rFonts w:hint="eastAsia"/>
        </w:rPr>
      </w:pPr>
      <w:r>
        <w:rPr>
          <w:rFonts w:ascii="Segoe UI Emoji" w:hAnsi="Segoe UI Emoji" w:cs="Segoe UI Emoji"/>
        </w:rPr>
        <w:t>🎬</w:t>
      </w:r>
      <w:r>
        <w:rPr>
          <w:rFonts w:hint="eastAsia"/>
        </w:rPr>
        <w:t xml:space="preserve"> 操作演示视频：用AI做竞品分析的全流程录屏（约8分钟）</w:t>
      </w:r>
    </w:p>
    <w:p w14:paraId="279C5BB3">
      <w:pPr>
        <w:numPr>
          <w:ilvl w:val="0"/>
          <w:numId w:val="123"/>
        </w:numPr>
        <w:rPr>
          <w:rFonts w:hint="eastAsia"/>
        </w:rPr>
      </w:pPr>
      <w:r>
        <w:rPr>
          <w:rFonts w:ascii="Segoe UI Emoji" w:hAnsi="Segoe UI Emoji" w:cs="Segoe UI Emoji"/>
        </w:rPr>
        <w:t>📝</w:t>
      </w:r>
      <w:r>
        <w:rPr>
          <w:rFonts w:hint="eastAsia"/>
        </w:rPr>
        <w:t xml:space="preserve"> 活页实训任务单：项目五综合实训任务书（可打印）</w:t>
      </w:r>
    </w:p>
    <w:p w14:paraId="3476AD2E">
      <w:pPr>
        <w:rPr>
          <w:rFonts w:hint="eastAsia"/>
        </w:rPr>
      </w:pPr>
      <w:r>
        <w:rPr>
          <w:rFonts w:hint="eastAsia"/>
        </w:rPr>
        <w:pict>
          <v:rect id="_x0000_i1221" o:spt="1" style="height:3pt;width:0pt;" fillcolor="#A0A0A0" filled="t" stroked="f" coordsize="21600,21600" o:hr="t" o:hrstd="t" o:hralign="center">
            <v:path/>
            <v:fill on="t" focussize="0,0"/>
            <v:stroke on="f"/>
            <v:imagedata o:title=""/>
            <o:lock v:ext="edit"/>
            <w10:wrap type="none"/>
            <w10:anchorlock/>
          </v:rect>
        </w:pict>
      </w:r>
    </w:p>
    <w:p w14:paraId="47DE9EAB">
      <w:pPr>
        <w:rPr>
          <w:rFonts w:hint="eastAsia"/>
          <w:b/>
          <w:bCs/>
        </w:rPr>
      </w:pPr>
      <w:r>
        <w:rPr>
          <w:rFonts w:hint="eastAsia"/>
          <w:b/>
          <w:bCs/>
        </w:rPr>
        <w:t>项目总结</w:t>
      </w:r>
    </w:p>
    <w:p w14:paraId="4279E19C">
      <w:pPr>
        <w:rPr>
          <w:rFonts w:hint="eastAsia"/>
        </w:rPr>
      </w:pPr>
      <w:r>
        <w:rPr>
          <w:rFonts w:hint="eastAsia"/>
        </w:rPr>
        <w:t>回顾一下这个项目学到了什么。</w:t>
      </w:r>
    </w:p>
    <w:p w14:paraId="58D0EF31">
      <w:pPr>
        <w:rPr>
          <w:rFonts w:hint="eastAsia"/>
        </w:rPr>
      </w:pPr>
      <w:r>
        <w:rPr>
          <w:rFonts w:hint="eastAsia"/>
          <w:b/>
          <w:bCs/>
        </w:rPr>
        <w:t>第一，AI可以大幅加速市场调研的前期信息收集。</w:t>
      </w:r>
      <w:r>
        <w:rPr>
          <w:rFonts w:hint="eastAsia"/>
        </w:rPr>
        <w:t> 了解一个行业的基本状况、梳理发展趋势、整理竞争格局——这些以前需要花一两天翻报告才能做到的事情，AI十几分钟就能给出一份相当全面的概览。但这只是起点，不是终点。</w:t>
      </w:r>
    </w:p>
    <w:p w14:paraId="62751C9D">
      <w:pPr>
        <w:rPr>
          <w:rFonts w:hint="eastAsia"/>
        </w:rPr>
      </w:pPr>
      <w:r>
        <w:rPr>
          <w:rFonts w:hint="eastAsia"/>
          <w:b/>
          <w:bCs/>
        </w:rPr>
        <w:t>第二，AI给出的信息必须交叉验证。</w:t>
      </w:r>
      <w:r>
        <w:rPr>
          <w:rFonts w:hint="eastAsia"/>
        </w:rPr>
        <w:t> AI说的"方向"和"趋势"通常可信，但"具体数字"和"信息来源"经常不靠谱。养成习惯：关键数据至少用一个其他渠道（搜索引擎、官方网站、行业协会数据等）做一次验证。如果验证不了，在报告中如实标注。</w:t>
      </w:r>
    </w:p>
    <w:p w14:paraId="41D7AFDE">
      <w:pPr>
        <w:rPr>
          <w:rFonts w:hint="eastAsia"/>
        </w:rPr>
      </w:pPr>
      <w:r>
        <w:rPr>
          <w:rFonts w:hint="eastAsia"/>
          <w:b/>
          <w:bCs/>
        </w:rPr>
        <w:t>第三，竞品分析不能只靠AI。</w:t>
      </w:r>
      <w:r>
        <w:rPr>
          <w:rFonts w:hint="eastAsia"/>
        </w:rPr>
        <w:t> AI可以帮你梳理公开信息、做SWOT分析、生成对比表，但竞品的真实经营状况——客流量大不大、服务好不好、环境怎么样——必须靠实地走访来获取。纸上得来终觉浅，调研这件事尤其如此。</w:t>
      </w:r>
    </w:p>
    <w:p w14:paraId="0A82A2A8">
      <w:pPr>
        <w:rPr>
          <w:rFonts w:hint="eastAsia"/>
        </w:rPr>
      </w:pPr>
      <w:r>
        <w:rPr>
          <w:rFonts w:hint="eastAsia"/>
          <w:b/>
          <w:bCs/>
        </w:rPr>
        <w:t>第四，问卷调查是获取一手数据的重要方式。</w:t>
      </w:r>
      <w:r>
        <w:rPr>
          <w:rFonts w:hint="eastAsia"/>
        </w:rPr>
        <w:t> AI可以帮你设计问卷和分析结果，但问卷的发放和回收需要你自己来做。分析结论不能过度推广——说"在120名受访者中有43%表示……"跟说"43%的大学生认为……"是完全不同的两回事。</w:t>
      </w:r>
    </w:p>
    <w:p w14:paraId="50A6B3B0">
      <w:pPr>
        <w:rPr>
          <w:rFonts w:hint="eastAsia"/>
        </w:rPr>
      </w:pPr>
      <w:r>
        <w:rPr>
          <w:rFonts w:hint="eastAsia"/>
          <w:b/>
          <w:bCs/>
        </w:rPr>
        <w:t>第五，调研报告的核心价值是"真实可信"。</w:t>
      </w:r>
      <w:r>
        <w:rPr>
          <w:rFonts w:hint="eastAsia"/>
        </w:rPr>
        <w:t> 一份好的调研报告不是文采最好的，而是信息最可靠、分析最扎实、结论最站得住脚的。每一个数据都有出处，每一个结论都有依据，每一个建议都有逻辑——这才是专业的调研。</w:t>
      </w:r>
    </w:p>
    <w:p w14:paraId="26484AAB">
      <w:pPr>
        <w:rPr>
          <w:rFonts w:hint="eastAsia"/>
        </w:rPr>
      </w:pPr>
      <w:r>
        <w:rPr>
          <w:rFonts w:hint="eastAsia"/>
        </w:rPr>
        <w:pict>
          <v:rect id="_x0000_i1222" o:spt="1" style="height:3pt;width:0pt;" fillcolor="#A0A0A0" filled="t" stroked="f" coordsize="21600,21600" o:hr="t" o:hrstd="t" o:hralign="center">
            <v:path/>
            <v:fill on="t" focussize="0,0"/>
            <v:stroke on="f"/>
            <v:imagedata o:title=""/>
            <o:lock v:ext="edit"/>
            <w10:wrap type="none"/>
            <w10:anchorlock/>
          </v:rect>
        </w:pict>
      </w:r>
    </w:p>
    <w:p w14:paraId="3E6552E5">
      <w:pPr>
        <w:rPr>
          <w:rFonts w:hint="eastAsia"/>
        </w:rPr>
      </w:pPr>
      <w:r>
        <w:rPr>
          <w:rFonts w:hint="eastAsia"/>
        </w:rPr>
        <w:t>本项目的知识关联总结如图5-5所示。</w:t>
      </w:r>
    </w:p>
    <w:p w14:paraId="5029EDB0">
      <w:r>
        <w:drawing>
          <wp:inline distT="0" distB="0" distL="0" distR="0">
            <wp:extent cx="5274310" cy="2684780"/>
            <wp:effectExtent l="0" t="0" r="2540" b="1270"/>
            <wp:docPr id="1793291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91965" name="图片 1"/>
                    <pic:cNvPicPr>
                      <a:picLocks noChangeAspect="1"/>
                    </pic:cNvPicPr>
                  </pic:nvPicPr>
                  <pic:blipFill>
                    <a:blip r:embed="rId29"/>
                    <a:stretch>
                      <a:fillRect/>
                    </a:stretch>
                  </pic:blipFill>
                  <pic:spPr>
                    <a:xfrm>
                      <a:off x="0" y="0"/>
                      <a:ext cx="5274310" cy="2684780"/>
                    </a:xfrm>
                    <a:prstGeom prst="rect">
                      <a:avLst/>
                    </a:prstGeom>
                  </pic:spPr>
                </pic:pic>
              </a:graphicData>
            </a:graphic>
          </wp:inline>
        </w:drawing>
      </w:r>
    </w:p>
    <w:p w14:paraId="1387A53C">
      <w:pPr>
        <w:jc w:val="center"/>
        <w:rPr>
          <w:rFonts w:hint="eastAsia"/>
        </w:rPr>
      </w:pPr>
      <w:r>
        <w:rPr>
          <w:rFonts w:hint="eastAsia"/>
        </w:rPr>
        <w:t>图5-5 项目五知识关联图</w:t>
      </w:r>
    </w:p>
    <w:p w14:paraId="73905240">
      <w:pPr>
        <w:rPr>
          <w:rFonts w:hint="eastAsia"/>
        </w:rPr>
      </w:pPr>
      <w:r>
        <w:rPr>
          <w:rFonts w:hint="eastAsia"/>
        </w:rPr>
        <w:pict>
          <v:rect id="_x0000_i1223" o:spt="1" style="height:3pt;width:0pt;" fillcolor="#A0A0A0" filled="t" stroked="f" coordsize="21600,21600" o:hr="t" o:hrstd="t" o:hralign="center">
            <v:path/>
            <v:fill on="t" focussize="0,0"/>
            <v:stroke on="f"/>
            <v:imagedata o:title=""/>
            <o:lock v:ext="edit"/>
            <w10:wrap type="none"/>
            <w10:anchorlock/>
          </v:rect>
        </w:pict>
      </w:r>
    </w:p>
    <w:p w14:paraId="02B04EE0">
      <w:pPr>
        <w:rPr>
          <w:rFonts w:hint="eastAsia"/>
          <w:b/>
          <w:bCs/>
        </w:rPr>
      </w:pPr>
      <w:r>
        <w:rPr>
          <w:rFonts w:hint="eastAsia"/>
          <w:b/>
          <w:bCs/>
        </w:rPr>
        <w:t>项目考核</w:t>
      </w:r>
    </w:p>
    <w:p w14:paraId="40CE90F6">
      <w:pPr>
        <w:rPr>
          <w:rFonts w:hint="eastAsia"/>
        </w:rPr>
      </w:pPr>
      <w:r>
        <w:rPr>
          <w:rFonts w:hint="eastAsia"/>
          <w:b/>
          <w:bCs/>
        </w:rPr>
        <w:t>一、判断题（对的打√，错的打×）</w:t>
      </w:r>
    </w:p>
    <w:p w14:paraId="4F9BFFF1">
      <w:pPr>
        <w:numPr>
          <w:ilvl w:val="0"/>
          <w:numId w:val="124"/>
        </w:numPr>
        <w:rPr>
          <w:rFonts w:hint="eastAsia"/>
        </w:rPr>
      </w:pPr>
      <w:r>
        <w:rPr>
          <w:rFonts w:hint="eastAsia"/>
        </w:rPr>
        <w:t>AI给出的行业发展趋势通常比较可靠，但具体的市场规模数字需要核实。（　）</w:t>
      </w:r>
    </w:p>
    <w:p w14:paraId="2EB6917A">
      <w:pPr>
        <w:numPr>
          <w:ilvl w:val="0"/>
          <w:numId w:val="124"/>
        </w:numPr>
        <w:rPr>
          <w:rFonts w:hint="eastAsia"/>
        </w:rPr>
      </w:pPr>
      <w:r>
        <w:rPr>
          <w:rFonts w:hint="eastAsia"/>
        </w:rPr>
        <w:t>做竞品分析时，所有信息都可以由AI生成，不需要实地调查。（　）</w:t>
      </w:r>
    </w:p>
    <w:p w14:paraId="2CF7AF64">
      <w:pPr>
        <w:numPr>
          <w:ilvl w:val="0"/>
          <w:numId w:val="124"/>
        </w:numPr>
        <w:rPr>
          <w:rFonts w:hint="eastAsia"/>
        </w:rPr>
      </w:pPr>
      <w:r>
        <w:rPr>
          <w:rFonts w:hint="eastAsia"/>
        </w:rPr>
        <w:t>调查问卷的选项应该做到互斥且穷尽，必要时可以加"其他"选项。（　）</w:t>
      </w:r>
    </w:p>
    <w:p w14:paraId="35106067">
      <w:pPr>
        <w:numPr>
          <w:ilvl w:val="0"/>
          <w:numId w:val="124"/>
        </w:numPr>
        <w:rPr>
          <w:rFonts w:hint="eastAsia"/>
        </w:rPr>
      </w:pPr>
      <w:r>
        <w:rPr>
          <w:rFonts w:hint="eastAsia"/>
        </w:rPr>
        <w:t>在调研报告中引用数据时，不需要标注数据来源，读者会自行判断。（　）</w:t>
      </w:r>
    </w:p>
    <w:p w14:paraId="504F176C">
      <w:pPr>
        <w:numPr>
          <w:ilvl w:val="0"/>
          <w:numId w:val="124"/>
        </w:numPr>
        <w:rPr>
          <w:rFonts w:hint="eastAsia"/>
        </w:rPr>
      </w:pPr>
      <w:r>
        <w:rPr>
          <w:rFonts w:hint="eastAsia"/>
        </w:rPr>
        <w:t>一份好的调研报告应该包含"局限性说明"，承认调研的不足之处。（　）</w:t>
      </w:r>
    </w:p>
    <w:p w14:paraId="0542796F">
      <w:pPr>
        <w:numPr>
          <w:ilvl w:val="0"/>
          <w:numId w:val="124"/>
        </w:numPr>
        <w:rPr>
          <w:rFonts w:hint="eastAsia"/>
        </w:rPr>
      </w:pPr>
      <w:r>
        <w:rPr>
          <w:rFonts w:hint="eastAsia"/>
        </w:rPr>
        <w:t>120份问卷的调查结果可以直接代表所有大学生的消费习惯。（　）</w:t>
      </w:r>
    </w:p>
    <w:p w14:paraId="623939B7">
      <w:pPr>
        <w:numPr>
          <w:ilvl w:val="0"/>
          <w:numId w:val="124"/>
        </w:numPr>
        <w:rPr>
          <w:rFonts w:hint="eastAsia"/>
        </w:rPr>
      </w:pPr>
      <w:r>
        <w:rPr>
          <w:rFonts w:hint="eastAsia"/>
        </w:rPr>
        <w:t>通过合法渠道收集竞争对手的公开信息（如官网、公众号、消费者评价等）是正当的商业行为。（　）</w:t>
      </w:r>
    </w:p>
    <w:p w14:paraId="486809A1">
      <w:pPr>
        <w:numPr>
          <w:ilvl w:val="0"/>
          <w:numId w:val="124"/>
        </w:numPr>
        <w:rPr>
          <w:rFonts w:hint="eastAsia"/>
        </w:rPr>
      </w:pPr>
      <w:r>
        <w:rPr>
          <w:rFonts w:hint="eastAsia"/>
        </w:rPr>
        <w:t>让AI做SWOT分析时，不需要提供任何企业背景信息，AI可以自行分析。（　）</w:t>
      </w:r>
    </w:p>
    <w:p w14:paraId="5A4651C2">
      <w:pPr>
        <w:rPr>
          <w:rFonts w:hint="eastAsia"/>
        </w:rPr>
      </w:pPr>
      <w:r>
        <w:rPr>
          <w:rFonts w:hint="eastAsia"/>
          <w:b/>
          <w:bCs/>
        </w:rPr>
        <w:t>二、选择题</w:t>
      </w:r>
    </w:p>
    <w:p w14:paraId="56BB6B5F">
      <w:pPr>
        <w:numPr>
          <w:ilvl w:val="0"/>
          <w:numId w:val="125"/>
        </w:numPr>
        <w:rPr>
          <w:rFonts w:hint="eastAsia"/>
        </w:rPr>
      </w:pPr>
      <w:r>
        <w:rPr>
          <w:rFonts w:hint="eastAsia"/>
        </w:rPr>
        <w:t>以下哪种类型的信息，AI给出后</w:t>
      </w:r>
      <w:r>
        <w:rPr>
          <w:rFonts w:hint="eastAsia"/>
          <w:b/>
          <w:bCs/>
        </w:rPr>
        <w:t>最需要</w:t>
      </w:r>
      <w:r>
        <w:rPr>
          <w:rFonts w:hint="eastAsia"/>
        </w:rPr>
        <w:t>人工核实？（　）</w:t>
      </w:r>
    </w:p>
    <w:p w14:paraId="6F130AED">
      <w:pPr>
        <w:rPr>
          <w:rFonts w:hint="eastAsia"/>
        </w:rPr>
      </w:pPr>
      <w:r>
        <w:rPr>
          <w:rFonts w:hint="eastAsia"/>
        </w:rPr>
        <w:t>A. "便利店行业正在向数字化方向转型"</w:t>
      </w:r>
    </w:p>
    <w:p w14:paraId="48972A1F">
      <w:pPr>
        <w:rPr>
          <w:rFonts w:hint="eastAsia"/>
        </w:rPr>
      </w:pPr>
      <w:r>
        <w:rPr>
          <w:rFonts w:hint="eastAsia"/>
        </w:rPr>
        <w:t>B. "2024年中国便利店行业市场规模达到3280亿元"</w:t>
      </w:r>
    </w:p>
    <w:p w14:paraId="6A37C332">
      <w:pPr>
        <w:rPr>
          <w:rFonts w:hint="eastAsia"/>
        </w:rPr>
      </w:pPr>
      <w:r>
        <w:rPr>
          <w:rFonts w:hint="eastAsia"/>
        </w:rPr>
        <w:t>C. "便利店的目标客群通常包括上班族和学生"</w:t>
      </w:r>
    </w:p>
    <w:p w14:paraId="7848507E">
      <w:pPr>
        <w:rPr>
          <w:rFonts w:hint="eastAsia"/>
        </w:rPr>
      </w:pPr>
      <w:r>
        <w:rPr>
          <w:rFonts w:hint="eastAsia"/>
        </w:rPr>
        <w:t>D. "24小时营业是连锁便利店的重要特征之一"</w:t>
      </w:r>
    </w:p>
    <w:p w14:paraId="0944F13B">
      <w:pPr>
        <w:numPr>
          <w:ilvl w:val="0"/>
          <w:numId w:val="125"/>
        </w:numPr>
        <w:rPr>
          <w:rFonts w:hint="eastAsia"/>
        </w:rPr>
      </w:pPr>
      <w:r>
        <w:rPr>
          <w:rFonts w:hint="eastAsia"/>
        </w:rPr>
        <w:t>做竞品对比分析时，以下哪种做法最合理？（　）</w:t>
      </w:r>
    </w:p>
    <w:p w14:paraId="34E716DD">
      <w:pPr>
        <w:rPr>
          <w:rFonts w:hint="eastAsia"/>
        </w:rPr>
      </w:pPr>
      <w:r>
        <w:rPr>
          <w:rFonts w:hint="eastAsia"/>
        </w:rPr>
        <w:t>A. 让AI根据品牌名称自动生成所有竞品信息</w:t>
      </w:r>
    </w:p>
    <w:p w14:paraId="2064D921">
      <w:pPr>
        <w:rPr>
          <w:rFonts w:hint="eastAsia"/>
        </w:rPr>
      </w:pPr>
      <w:r>
        <w:rPr>
          <w:rFonts w:hint="eastAsia"/>
        </w:rPr>
        <w:t>B. 自己实地收集竞品信息后交给AI整理成对比表</w:t>
      </w:r>
    </w:p>
    <w:p w14:paraId="57EA8D58">
      <w:pPr>
        <w:rPr>
          <w:rFonts w:hint="eastAsia"/>
        </w:rPr>
      </w:pPr>
      <w:r>
        <w:rPr>
          <w:rFonts w:hint="eastAsia"/>
        </w:rPr>
        <w:t>C. 只看竞品的官方宣传，不做实地考察</w:t>
      </w:r>
    </w:p>
    <w:p w14:paraId="5C3D5850">
      <w:pPr>
        <w:rPr>
          <w:rFonts w:hint="eastAsia"/>
        </w:rPr>
      </w:pPr>
      <w:r>
        <w:rPr>
          <w:rFonts w:hint="eastAsia"/>
        </w:rPr>
        <w:t>D. 只分析竞品的缺点，不分析优点</w:t>
      </w:r>
    </w:p>
    <w:p w14:paraId="3871CBC1">
      <w:pPr>
        <w:numPr>
          <w:ilvl w:val="0"/>
          <w:numId w:val="125"/>
        </w:numPr>
        <w:rPr>
          <w:rFonts w:hint="eastAsia"/>
        </w:rPr>
      </w:pPr>
      <w:r>
        <w:rPr>
          <w:rFonts w:hint="eastAsia"/>
        </w:rPr>
        <w:t>设计调查问卷时，以下哪种提问方式</w:t>
      </w:r>
      <w:r>
        <w:rPr>
          <w:rFonts w:hint="eastAsia"/>
          <w:b/>
          <w:bCs/>
        </w:rPr>
        <w:t>有问题</w:t>
      </w:r>
      <w:r>
        <w:rPr>
          <w:rFonts w:hint="eastAsia"/>
        </w:rPr>
        <w:t>？（　）</w:t>
      </w:r>
    </w:p>
    <w:p w14:paraId="00A28B07">
      <w:pPr>
        <w:rPr>
          <w:rFonts w:hint="eastAsia"/>
        </w:rPr>
      </w:pPr>
      <w:r>
        <w:rPr>
          <w:rFonts w:hint="eastAsia"/>
        </w:rPr>
        <w:t>A. "你每周去奶茶店几次？（选项：不到1次 / 1</w:t>
      </w:r>
      <w:del w:id="1" w:author="Unknown">
        <w:r>
          <w:rPr>
            <w:rFonts w:hint="eastAsia"/>
          </w:rPr>
          <w:delText>2次 / 3</w:delText>
        </w:r>
      </w:del>
      <w:r>
        <w:rPr>
          <w:rFonts w:hint="eastAsia"/>
        </w:rPr>
        <w:t>5次 / 几乎每天）"</w:t>
      </w:r>
    </w:p>
    <w:p w14:paraId="76BC2BD6">
      <w:pPr>
        <w:rPr>
          <w:rFonts w:hint="eastAsia"/>
        </w:rPr>
      </w:pPr>
      <w:r>
        <w:rPr>
          <w:rFonts w:hint="eastAsia"/>
        </w:rPr>
        <w:t>B. "你觉得这个商圈的奶茶店是不是太多了？"</w:t>
      </w:r>
    </w:p>
    <w:p w14:paraId="2BEA9599">
      <w:pPr>
        <w:rPr>
          <w:rFonts w:hint="eastAsia"/>
        </w:rPr>
      </w:pPr>
      <w:r>
        <w:rPr>
          <w:rFonts w:hint="eastAsia"/>
        </w:rPr>
        <w:t>C. "选择奶茶店时你最看重什么？（选项：口味 / 价格 / 距离 / 环境 / 其他）"</w:t>
      </w:r>
    </w:p>
    <w:p w14:paraId="6179E054">
      <w:pPr>
        <w:rPr>
          <w:rFonts w:hint="eastAsia"/>
        </w:rPr>
      </w:pPr>
      <w:r>
        <w:rPr>
          <w:rFonts w:hint="eastAsia"/>
        </w:rPr>
        <w:t>D. "你通常在什么时间段买奶茶？（选项：上午 / 中午 / 下午 / 晚上）"</w:t>
      </w:r>
    </w:p>
    <w:p w14:paraId="1B9FD6E0">
      <w:pPr>
        <w:numPr>
          <w:ilvl w:val="0"/>
          <w:numId w:val="125"/>
        </w:numPr>
        <w:rPr>
          <w:rFonts w:hint="eastAsia"/>
        </w:rPr>
      </w:pPr>
      <w:r>
        <w:rPr>
          <w:rFonts w:hint="eastAsia"/>
        </w:rPr>
        <w:t>在调研报告中使用AI辅助获取的数据时，以下做法最规范的是（　）。</w:t>
      </w:r>
    </w:p>
    <w:p w14:paraId="5E03197A">
      <w:pPr>
        <w:rPr>
          <w:rFonts w:hint="eastAsia"/>
        </w:rPr>
      </w:pPr>
      <w:r>
        <w:rPr>
          <w:rFonts w:hint="eastAsia"/>
        </w:rPr>
        <w:t>A. 直接使用AI给出的所有数字，不做任何标注</w:t>
      </w:r>
    </w:p>
    <w:p w14:paraId="37F54FD0">
      <w:pPr>
        <w:rPr>
          <w:rFonts w:hint="eastAsia"/>
        </w:rPr>
      </w:pPr>
      <w:r>
        <w:rPr>
          <w:rFonts w:hint="eastAsia"/>
        </w:rPr>
        <w:t>B. 对AI给出的数字进行核实，核实后在报告中标注数据来源；无法核实的注明"待核实"</w:t>
      </w:r>
    </w:p>
    <w:p w14:paraId="5903A704">
      <w:pPr>
        <w:rPr>
          <w:rFonts w:hint="eastAsia"/>
        </w:rPr>
      </w:pPr>
      <w:r>
        <w:rPr>
          <w:rFonts w:hint="eastAsia"/>
        </w:rPr>
        <w:t>C. 为了报告好看，把AI给出的数字适当调大一些</w:t>
      </w:r>
    </w:p>
    <w:p w14:paraId="7C2B3717">
      <w:pPr>
        <w:rPr>
          <w:rFonts w:hint="eastAsia"/>
        </w:rPr>
      </w:pPr>
      <w:r>
        <w:rPr>
          <w:rFonts w:hint="eastAsia"/>
        </w:rPr>
        <w:t>D. 去掉所有数字，只保留定性描述</w:t>
      </w:r>
    </w:p>
    <w:p w14:paraId="20ED6A1D">
      <w:pPr>
        <w:rPr>
          <w:rFonts w:hint="eastAsia"/>
        </w:rPr>
      </w:pPr>
      <w:r>
        <w:rPr>
          <w:rFonts w:hint="eastAsia"/>
          <w:b/>
          <w:bCs/>
        </w:rPr>
        <w:t>三、操作题</w:t>
      </w:r>
    </w:p>
    <w:p w14:paraId="4F0C9EA5">
      <w:pPr>
        <w:numPr>
          <w:ilvl w:val="0"/>
          <w:numId w:val="126"/>
        </w:numPr>
        <w:rPr>
          <w:rFonts w:hint="eastAsia"/>
        </w:rPr>
      </w:pPr>
      <w:r>
        <w:rPr>
          <w:rFonts w:hint="eastAsia"/>
        </w:rPr>
        <w:t>选一个你感兴趣的行业（建议选择跟你专业相关的，比如快递物流、直播电商、社区团购、校园外卖等），向AI提出以下需求，截图保存AI的回答：</w:t>
      </w:r>
    </w:p>
    <w:p w14:paraId="322EFE0D">
      <w:pPr>
        <w:numPr>
          <w:ilvl w:val="0"/>
          <w:numId w:val="126"/>
        </w:numPr>
        <w:tabs>
          <w:tab w:val="clear" w:pos="720"/>
        </w:tabs>
      </w:pPr>
      <w:r>
        <w:t>请帮我梳理一下[你选择的行业]的基本发展状况，包括市场规模、</w:t>
      </w:r>
    </w:p>
    <w:p w14:paraId="4FD517F5">
      <w:pPr>
        <w:numPr>
          <w:ilvl w:val="0"/>
          <w:numId w:val="126"/>
        </w:numPr>
        <w:tabs>
          <w:tab w:val="clear" w:pos="720"/>
        </w:tabs>
      </w:pPr>
      <w:r>
        <w:t>近年增长趋势、主要品牌和竞争格局。如果涉及具体数字，请标注</w:t>
      </w:r>
    </w:p>
    <w:p w14:paraId="3D04E6AC">
      <w:pPr>
        <w:numPr>
          <w:ilvl w:val="0"/>
          <w:numId w:val="126"/>
        </w:numPr>
        <w:tabs>
          <w:tab w:val="clear" w:pos="720"/>
        </w:tabs>
      </w:pPr>
      <w:r>
        <w:t>数据的大致时间和来源。</w:t>
      </w:r>
    </w:p>
    <w:p w14:paraId="00123811">
      <w:pPr>
        <w:rPr>
          <w:rFonts w:hint="eastAsia"/>
        </w:rPr>
      </w:pPr>
      <w:r>
        <w:rPr>
          <w:rFonts w:hint="eastAsia"/>
        </w:rPr>
        <w:t>然后从AI的回答中选一个具体数字，用搜索引擎或官方网站尝试核实，记录核实结果（核实成功/数据有出入/查不到来源）。</w:t>
      </w:r>
    </w:p>
    <w:p w14:paraId="55FDA703">
      <w:pPr>
        <w:numPr>
          <w:ilvl w:val="0"/>
          <w:numId w:val="126"/>
        </w:numPr>
        <w:rPr>
          <w:rFonts w:hint="eastAsia"/>
        </w:rPr>
      </w:pPr>
      <w:r>
        <w:rPr>
          <w:rFonts w:hint="eastAsia"/>
        </w:rPr>
        <w:t>让AI为以下场景设计一份调查问卷（8~10题），截图保存：</w:t>
      </w:r>
    </w:p>
    <w:p w14:paraId="7EFCF8D3">
      <w:pPr>
        <w:rPr>
          <w:rFonts w:hint="eastAsia"/>
        </w:rPr>
      </w:pPr>
      <w:r>
        <w:rPr>
          <w:rFonts w:hint="eastAsia"/>
        </w:rPr>
        <w:t>场景：了解大学生对校园快递驿站的使用体验和改进需求。</w:t>
      </w:r>
    </w:p>
    <w:p w14:paraId="49E2C338">
      <w:pPr>
        <w:rPr>
          <w:rFonts w:hint="eastAsia"/>
        </w:rPr>
      </w:pPr>
      <w:r>
        <w:rPr>
          <w:rFonts w:hint="eastAsia"/>
        </w:rPr>
        <w:t>拿到AI生成的问卷后，检查是否存在选项不完整、问题有歧义或诱导性提问的情况，如果有，请指出并让AI修正。</w:t>
      </w:r>
    </w:p>
    <w:p w14:paraId="1B680BE5">
      <w:pPr>
        <w:rPr>
          <w:rFonts w:hint="eastAsia"/>
        </w:rPr>
      </w:pPr>
      <w:r>
        <w:rPr>
          <w:rFonts w:hint="eastAsia"/>
          <w:b/>
          <w:bCs/>
        </w:rPr>
        <w:t>四、思考题</w:t>
      </w:r>
    </w:p>
    <w:p w14:paraId="019D0DC9">
      <w:pPr>
        <w:numPr>
          <w:ilvl w:val="0"/>
          <w:numId w:val="127"/>
        </w:numPr>
        <w:rPr>
          <w:rFonts w:hint="eastAsia"/>
        </w:rPr>
      </w:pPr>
      <w:r>
        <w:rPr>
          <w:rFonts w:hint="eastAsia"/>
        </w:rPr>
        <w:t>本项目反复强调"AI给的信息需要交叉验证"。但在实际工作中，时间和精力都是有限的——不可能对每一条信息都做核实。你觉得应该优先核实哪些类型的信息？为什么？</w:t>
      </w:r>
    </w:p>
    <w:p w14:paraId="01269757">
      <w:pPr>
        <w:numPr>
          <w:ilvl w:val="0"/>
          <w:numId w:val="127"/>
        </w:numPr>
        <w:rPr>
          <w:rFonts w:hint="eastAsia"/>
        </w:rPr>
      </w:pPr>
      <w:r>
        <w:rPr>
          <w:rFonts w:hint="eastAsia"/>
        </w:rPr>
        <w:t>有人说"有了AI，市场调研就不需要实地走访了"。你同意吗？请结合本项目的学习，举一个具体的例子说明"实地调查能获取到而AI不能提供的信息"。</w:t>
      </w:r>
    </w:p>
    <w:p w14:paraId="40888460">
      <w:pPr>
        <w:rPr>
          <w:rFonts w:hint="eastAsia"/>
        </w:rPr>
      </w:pPr>
      <w:r>
        <w:rPr>
          <w:rFonts w:hint="eastAsia"/>
        </w:rPr>
        <w:pict>
          <v:rect id="_x0000_i1224" o:spt="1" style="height:3pt;width:0pt;" fillcolor="#A0A0A0" filled="t" stroked="f" coordsize="21600,21600" o:hr="t" o:hrstd="t" o:hralign="center">
            <v:path/>
            <v:fill on="t" focussize="0,0"/>
            <v:stroke on="f"/>
            <v:imagedata o:title=""/>
            <o:lock v:ext="edit"/>
            <w10:wrap type="none"/>
            <w10:anchorlock/>
          </v:rect>
        </w:pict>
      </w:r>
    </w:p>
    <w:p w14:paraId="504B3CD0">
      <w:pPr>
        <w:rPr>
          <w:rFonts w:hint="eastAsia"/>
        </w:rPr>
      </w:pPr>
      <w:r>
        <w:rPr>
          <w:rFonts w:hint="eastAsia"/>
          <w:b/>
          <w:bCs/>
        </w:rPr>
        <w:t>参考答案提示</w:t>
      </w:r>
    </w:p>
    <w:p w14:paraId="7168D24C">
      <w:pPr>
        <w:rPr>
          <w:rFonts w:hint="eastAsia"/>
        </w:rPr>
      </w:pPr>
      <w:r>
        <w:rPr>
          <w:rFonts w:hint="eastAsia"/>
        </w:rPr>
        <w:t>判断题：1.√ 2.× 3.√ 4.× 5.√ 6.× 7.√ 8.×</w:t>
      </w:r>
    </w:p>
    <w:p w14:paraId="5D58AC89">
      <w:pPr>
        <w:rPr>
          <w:rFonts w:hint="eastAsia"/>
        </w:rPr>
      </w:pPr>
      <w:r>
        <w:rPr>
          <w:rFonts w:hint="eastAsia"/>
        </w:rPr>
        <w:t>选择题：1.B 2.B 3.B 4.B</w:t>
      </w:r>
    </w:p>
    <w:p w14:paraId="2DDFF896">
      <w:pPr>
        <w:rPr>
          <w:rFonts w:hint="eastAsia"/>
        </w:rPr>
      </w:pPr>
      <w:r>
        <w:rPr>
          <w:rFonts w:hint="eastAsia"/>
        </w:rPr>
        <w:pict>
          <v:rect id="_x0000_i1225" o:spt="1" style="height:3pt;width:0pt;" fillcolor="#A0A0A0" filled="t" stroked="f" coordsize="21600,21600" o:hr="t" o:hrstd="t" o:hralign="center">
            <v:path/>
            <v:fill on="t" focussize="0,0"/>
            <v:stroke on="f"/>
            <v:imagedata o:title=""/>
            <o:lock v:ext="edit"/>
            <w10:wrap type="none"/>
            <w10:anchorlock/>
          </v:rect>
        </w:pict>
      </w:r>
    </w:p>
    <w:p w14:paraId="04504CCA">
      <w:pPr>
        <w:rPr>
          <w:rFonts w:hint="eastAsia"/>
        </w:rPr>
      </w:pPr>
      <w:r>
        <w:rPr>
          <w:rFonts w:hint="eastAsia"/>
          <w:b/>
          <w:bCs/>
        </w:rPr>
        <w:t>【课后拓展】</w:t>
      </w:r>
    </w:p>
    <w:p w14:paraId="179EA100">
      <w:pPr>
        <w:numPr>
          <w:ilvl w:val="0"/>
          <w:numId w:val="128"/>
        </w:numPr>
        <w:rPr>
          <w:rFonts w:hint="eastAsia"/>
        </w:rPr>
      </w:pPr>
      <w:r>
        <w:rPr>
          <w:rFonts w:hint="eastAsia"/>
        </w:rPr>
        <w:t>去你学校或住处附近的一条商业街实地走一遍，选择某一个业态（比如奶茶店、便利店、理发店、打印店等），记录该业态有几家店、各自有什么特点、你觉得谁做得好谁做得差。然后把你的观察告诉AI，让它帮你做一份简短的竞争分析。对比一下AI的分析和你自己的直觉判断，看看有什么异同。</w:t>
      </w:r>
    </w:p>
    <w:p w14:paraId="3B9338A5">
      <w:pPr>
        <w:numPr>
          <w:ilvl w:val="0"/>
          <w:numId w:val="128"/>
        </w:numPr>
        <w:rPr>
          <w:rFonts w:hint="eastAsia"/>
        </w:rPr>
      </w:pPr>
      <w:r>
        <w:rPr>
          <w:rFonts w:hint="eastAsia"/>
        </w:rPr>
        <w:t>在中国连锁经营协会网站（</w:t>
      </w:r>
      <w:r>
        <w:fldChar w:fldCharType="begin"/>
      </w:r>
      <w:r>
        <w:instrText xml:space="preserve"> HYPERLINK \t "_blank" </w:instrText>
      </w:r>
      <w:r>
        <w:fldChar w:fldCharType="separate"/>
      </w:r>
      <w:r>
        <w:rPr>
          <w:rStyle w:val="22"/>
          <w:rFonts w:hint="eastAsia"/>
        </w:rPr>
        <w:t>www.ccfa.org.cn）或国家统计局网站（www.stats.gov.cn）上浏览一下，找一份跟商贸零售相关的公开数据报告，感受一下"官方数据"跟"AI生成的数据"在权威性和准确性上的差距。</w:t>
      </w:r>
      <w:r>
        <w:rPr>
          <w:rStyle w:val="22"/>
          <w:rFonts w:hint="eastAsia"/>
        </w:rPr>
        <w:fldChar w:fldCharType="end"/>
      </w:r>
    </w:p>
    <w:p w14:paraId="19F0DBE6">
      <w:pPr>
        <w:numPr>
          <w:ilvl w:val="0"/>
          <w:numId w:val="128"/>
        </w:numPr>
        <w:rPr>
          <w:rFonts w:hint="eastAsia"/>
        </w:rPr>
      </w:pPr>
      <w:r>
        <w:rPr>
          <w:rFonts w:hint="eastAsia"/>
        </w:rPr>
        <w:t>跟同学两人一组，各自选一个不同的行业用AI做行业概览，然后互相当"审核员"——检查对方AI报告中的数据是否经得起追问。这是一个很有效的练习方式。</w:t>
      </w:r>
    </w:p>
    <w:p w14:paraId="4830C4BF">
      <w:pPr>
        <w:rPr>
          <w:rFonts w:hint="eastAsia"/>
        </w:rPr>
      </w:pPr>
      <w:r>
        <w:rPr>
          <w:rFonts w:hint="eastAsia"/>
        </w:rPr>
        <w:pict>
          <v:rect id="_x0000_i1226" o:spt="1" style="height:3pt;width:0pt;" fillcolor="#A0A0A0" filled="t" stroked="f" coordsize="21600,21600" o:hr="t" o:hrstd="t" o:hralign="center">
            <v:path/>
            <v:fill on="t" focussize="0,0"/>
            <v:stroke on="f"/>
            <v:imagedata o:title=""/>
            <o:lock v:ext="edit"/>
            <w10:wrap type="none"/>
            <w10:anchorlock/>
          </v:rect>
        </w:pict>
      </w:r>
    </w:p>
    <w:p w14:paraId="57BC34F4">
      <w:pPr>
        <w:widowControl/>
        <w:jc w:val="left"/>
        <w:rPr>
          <w:rFonts w:hint="eastAsia"/>
        </w:rPr>
      </w:pPr>
      <w:r>
        <w:rPr>
          <w:rFonts w:hint="eastAsia"/>
        </w:rPr>
        <w:br w:type="page"/>
      </w:r>
    </w:p>
    <w:p w14:paraId="1E90378A">
      <w:pPr>
        <w:rPr>
          <w:b/>
          <w:bCs/>
        </w:rPr>
      </w:pPr>
      <w:r>
        <w:rPr>
          <w:rFonts w:hint="eastAsia"/>
          <w:b/>
          <w:bCs/>
        </w:rPr>
        <w:t>项目六 用AI做营销策划和广告文案</w:t>
      </w:r>
    </w:p>
    <w:p w14:paraId="1DAF6EBE">
      <w:pPr>
        <w:rPr>
          <w:rFonts w:hint="eastAsia"/>
        </w:rPr>
      </w:pPr>
      <w:r>
        <w:rPr>
          <w:rFonts w:hint="eastAsia"/>
        </w:rPr>
        <w:pict>
          <v:rect id="_x0000_i1227" o:spt="1" style="height:3pt;width:0pt;" fillcolor="#A0A0A0" filled="t" stroked="f" coordsize="21600,21600" o:hr="t" o:hrstd="t" o:hralign="center">
            <v:path/>
            <v:fill on="t" focussize="0,0"/>
            <v:stroke on="f"/>
            <v:imagedata o:title=""/>
            <o:lock v:ext="edit"/>
            <w10:wrap type="none"/>
            <w10:anchorlock/>
          </v:rect>
        </w:pict>
      </w:r>
    </w:p>
    <w:p w14:paraId="6E383F0B">
      <w:pPr>
        <w:rPr>
          <w:rFonts w:hint="eastAsia"/>
          <w:b/>
          <w:bCs/>
        </w:rPr>
      </w:pPr>
      <w:r>
        <w:rPr>
          <w:rFonts w:hint="eastAsia"/>
          <w:b/>
          <w:bCs/>
        </w:rPr>
        <w:t>【场景导入】</w:t>
      </w:r>
    </w:p>
    <w:p w14:paraId="7ED788E5">
      <w:pPr>
        <w:rPr>
          <w:rFonts w:hint="eastAsia"/>
        </w:rPr>
      </w:pPr>
      <w:r>
        <w:rPr>
          <w:rFonts w:hint="eastAsia"/>
        </w:rPr>
        <w:t>市场营销专业的学生小杨在一家叫"鲜时光"的社区生鲜店实习，这家店开在一个新建小区底商，开业三个月了，生意一直不温不火。</w:t>
      </w:r>
    </w:p>
    <w:p w14:paraId="2DABBBCB">
      <w:pPr>
        <w:rPr>
          <w:rFonts w:hint="eastAsia"/>
        </w:rPr>
      </w:pPr>
      <w:r>
        <w:rPr>
          <w:rFonts w:hint="eastAsia"/>
        </w:rPr>
        <w:t>老板找到小杨："你是学营销的，帮我想想办法，搞个活动刺激一下。马上就端午节了，能不能围绕端午做一波促销？预算不多，三千块钱以内。"</w:t>
      </w:r>
    </w:p>
    <w:p w14:paraId="3050254D">
      <w:pPr>
        <w:rPr>
          <w:rFonts w:hint="eastAsia"/>
        </w:rPr>
      </w:pPr>
      <w:r>
        <w:rPr>
          <w:rFonts w:hint="eastAsia"/>
        </w:rPr>
        <w:t>小杨心里有点慌——她学过营销理论，知道4P、STP、SWOT，但真让她从零开始策划一场落地的营销活动，还是头一回。活动主题怎么定？力度多大合适？怎么宣传出去？三千块预算够干什么？</w:t>
      </w:r>
    </w:p>
    <w:p w14:paraId="0DB3CA8D">
      <w:pPr>
        <w:rPr>
          <w:rFonts w:hint="eastAsia"/>
        </w:rPr>
      </w:pPr>
      <w:r>
        <w:rPr>
          <w:rFonts w:hint="eastAsia"/>
        </w:rPr>
        <w:t>她打开DeepSeek，先问了一个"笨问题"：</w:t>
      </w:r>
    </w:p>
    <w:p w14:paraId="456E32F4">
      <w:pPr>
        <w:rPr>
          <w:rFonts w:hint="eastAsia"/>
        </w:rPr>
      </w:pPr>
      <w:r>
        <w:rPr>
          <w:rFonts w:hint="eastAsia"/>
          <w:i/>
          <w:iCs/>
        </w:rPr>
        <w:t>"一家社区生鲜店想做端午节促销活动，预算三千元，你觉得可以怎么做？"</w:t>
      </w:r>
    </w:p>
    <w:p w14:paraId="2FA5892B">
      <w:pPr>
        <w:rPr>
          <w:rFonts w:hint="eastAsia"/>
        </w:rPr>
      </w:pPr>
      <w:r>
        <w:rPr>
          <w:rFonts w:hint="eastAsia"/>
        </w:rPr>
        <w:t>AI给出了好几个方向：满减优惠、端午礼盒组合装、社区群团购接龙、朋友圈转发集赞送粽子……有些想法还挺实际的。小杨觉得"集赞送粽子"这个玩法挺适合社区场景，成本也控制得住。</w:t>
      </w:r>
    </w:p>
    <w:p w14:paraId="7C8BF7E1">
      <w:pPr>
        <w:rPr>
          <w:rFonts w:hint="eastAsia"/>
        </w:rPr>
      </w:pPr>
      <w:r>
        <w:rPr>
          <w:rFonts w:hint="eastAsia"/>
        </w:rPr>
        <w:t>接下来她让AI帮忙细化：活动规则怎么设计？文案怎么写？海报上应该放什么信息？朋友圈怎么发才能吸引人转发？</w:t>
      </w:r>
    </w:p>
    <w:p w14:paraId="20B17AF6">
      <w:pPr>
        <w:rPr>
          <w:rFonts w:hint="eastAsia"/>
        </w:rPr>
      </w:pPr>
      <w:r>
        <w:rPr>
          <w:rFonts w:hint="eastAsia"/>
        </w:rPr>
        <w:t>两个小时后，小杨拿着一份完整的端午促销方案——活动规则、宣传文案（朋友圈版+社区群版+门店海报版）、预算明细、时间安排——去找老板。老板看了一眼："你这个思路挺清楚的，就照这个来吧。"</w:t>
      </w:r>
    </w:p>
    <w:p w14:paraId="53C6EB89">
      <w:pPr>
        <w:rPr>
          <w:rFonts w:hint="eastAsia"/>
        </w:rPr>
      </w:pPr>
      <w:r>
        <w:rPr>
          <w:rFonts w:hint="eastAsia"/>
        </w:rPr>
        <w:t>活动期间，门店来了不少新面孔。老板乐呵呵地跟小杨说："下次中秋节的活动也交给你了。"</w:t>
      </w:r>
    </w:p>
    <w:p w14:paraId="1146BB24">
      <w:pPr>
        <w:rPr>
          <w:rFonts w:hint="eastAsia"/>
        </w:rPr>
      </w:pPr>
      <w:r>
        <w:rPr>
          <w:rFonts w:hint="eastAsia"/>
          <w:b/>
          <w:bCs/>
        </w:rPr>
        <w:t>营销策划和广告文案是商贸岗位中最需要"创意"的工作，也恰恰是AI最能帮上忙的领域之一。AI不会替你做决策，但它可以帮你"打开思路""快速出稿""批量生成"。这个项目就来学习怎么用AI搞定营销策划和广告文案。</w:t>
      </w:r>
    </w:p>
    <w:p w14:paraId="61861BC8">
      <w:pPr>
        <w:rPr>
          <w:rFonts w:hint="eastAsia"/>
        </w:rPr>
      </w:pPr>
      <w:r>
        <w:rPr>
          <w:rFonts w:hint="eastAsia"/>
        </w:rPr>
        <w:pict>
          <v:rect id="_x0000_i1228" o:spt="1" style="height:3pt;width:0pt;" fillcolor="#A0A0A0" filled="t" stroked="f" coordsize="21600,21600" o:hr="t" o:hrstd="t" o:hralign="center">
            <v:path/>
            <v:fill on="t" focussize="0,0"/>
            <v:stroke on="f"/>
            <v:imagedata o:title=""/>
            <o:lock v:ext="edit"/>
            <w10:wrap type="none"/>
            <w10:anchorlock/>
          </v:rect>
        </w:pict>
      </w:r>
    </w:p>
    <w:p w14:paraId="70E4C156">
      <w:pPr>
        <w:rPr>
          <w:rFonts w:hint="eastAsia"/>
        </w:rPr>
      </w:pPr>
      <w:r>
        <w:rPr>
          <w:rFonts w:hint="eastAsia"/>
          <w:b/>
          <w:bCs/>
        </w:rPr>
        <w:t>【学习目标】</w:t>
      </w:r>
    </w:p>
    <w:tbl>
      <w:tblPr>
        <w:tblStyle w:val="17"/>
        <w:tblW w:w="7296" w:type="dxa"/>
        <w:tblInd w:w="0" w:type="dxa"/>
        <w:tblLayout w:type="autofit"/>
        <w:tblCellMar>
          <w:top w:w="15" w:type="dxa"/>
          <w:left w:w="15" w:type="dxa"/>
          <w:bottom w:w="15" w:type="dxa"/>
          <w:right w:w="15" w:type="dxa"/>
        </w:tblCellMar>
      </w:tblPr>
      <w:tblGrid>
        <w:gridCol w:w="786"/>
        <w:gridCol w:w="6510"/>
      </w:tblGrid>
      <w:tr w14:paraId="3230A121">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D9FFD9">
            <w:pPr>
              <w:rPr>
                <w:rFonts w:hint="eastAsia"/>
                <w:b/>
                <w:bCs/>
              </w:rPr>
            </w:pPr>
            <w:r>
              <w:rPr>
                <w:b/>
                <w:bCs/>
              </w:rPr>
              <w:t>目标维度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38E832">
            <w:pPr>
              <w:rPr>
                <w:b/>
                <w:bCs/>
              </w:rPr>
            </w:pPr>
            <w:r>
              <w:rPr>
                <w:b/>
                <w:bCs/>
              </w:rPr>
              <w:t>具体要求</w:t>
            </w:r>
          </w:p>
        </w:tc>
      </w:tr>
      <w:tr w14:paraId="6C6CD6A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A23619">
            <w:r>
              <w:rPr>
                <w:b/>
                <w:bCs/>
              </w:rP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0021F06">
            <w:r>
              <w:t>①了解营销策划方案的基本结构和写作要点；②掌握不同平台广告文案的风格特点和AI写作技巧；③了解AI绘图工具的基本使用方法和适用场景</w:t>
            </w:r>
          </w:p>
        </w:tc>
      </w:tr>
      <w:tr w14:paraId="3966629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673F50D">
            <w:r>
              <w:rPr>
                <w:b/>
                <w:bCs/>
              </w:rP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98CCB77">
            <w:r>
              <w:t>①能用AI辅助完成一份包含活动规则、预算、宣传计划的营销策划方案；②能用AI针对不同平台（朋友圈、小红书、抖音、公众号等）生成多种风格的广告文案；③能用AI绘图工具生成简单的营销海报和宣传素材</w:t>
            </w:r>
          </w:p>
        </w:tc>
      </w:tr>
      <w:tr w14:paraId="136582E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E1AE00">
            <w:r>
              <w:rPr>
                <w:b/>
                <w:bCs/>
              </w:rP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DCF9BD">
            <w:r>
              <w:t>①树立"营销必须合法合规"的底线意识，了解广告宣传中不能说的话；②培养对创意内容进行商业判断的能力——好看不等于好用，要从目标客户的角度评估文案效果；③增强对AI生成图片知识产权问题的基本认知</w:t>
            </w:r>
          </w:p>
        </w:tc>
      </w:tr>
    </w:tbl>
    <w:p w14:paraId="385CB1F0">
      <w:r>
        <w:rPr>
          <w:rFonts w:hint="eastAsia"/>
        </w:rPr>
        <w:pict>
          <v:rect id="_x0000_i1229" o:spt="1" style="height:3pt;width:0pt;" fillcolor="#A0A0A0" filled="t" stroked="f" coordsize="21600,21600" o:hr="t" o:hrstd="t" o:hralign="center">
            <v:path/>
            <v:fill on="t" focussize="0,0"/>
            <v:stroke on="f"/>
            <v:imagedata o:title=""/>
            <o:lock v:ext="edit"/>
            <w10:wrap type="none"/>
            <w10:anchorlock/>
          </v:rect>
        </w:pict>
      </w:r>
    </w:p>
    <w:p w14:paraId="572316FB">
      <w:pPr>
        <w:rPr>
          <w:rFonts w:hint="eastAsia"/>
        </w:rPr>
      </w:pPr>
      <w:r>
        <w:rPr>
          <w:rFonts w:hint="eastAsia"/>
        </w:rPr>
        <w:t>本项目的知识结构如图6-1所示。</w:t>
      </w:r>
    </w:p>
    <w:p w14:paraId="7835905E">
      <w:r>
        <w:drawing>
          <wp:inline distT="0" distB="0" distL="0" distR="0">
            <wp:extent cx="5274310" cy="2191385"/>
            <wp:effectExtent l="0" t="0" r="2540" b="0"/>
            <wp:docPr id="617449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49183" name="图片 1"/>
                    <pic:cNvPicPr>
                      <a:picLocks noChangeAspect="1"/>
                    </pic:cNvPicPr>
                  </pic:nvPicPr>
                  <pic:blipFill>
                    <a:blip r:embed="rId30"/>
                    <a:stretch>
                      <a:fillRect/>
                    </a:stretch>
                  </pic:blipFill>
                  <pic:spPr>
                    <a:xfrm>
                      <a:off x="0" y="0"/>
                      <a:ext cx="5274310" cy="2191385"/>
                    </a:xfrm>
                    <a:prstGeom prst="rect">
                      <a:avLst/>
                    </a:prstGeom>
                  </pic:spPr>
                </pic:pic>
              </a:graphicData>
            </a:graphic>
          </wp:inline>
        </w:drawing>
      </w:r>
    </w:p>
    <w:p w14:paraId="0B7AA75C">
      <w:pPr>
        <w:jc w:val="center"/>
        <w:rPr>
          <w:rFonts w:hint="eastAsia"/>
        </w:rPr>
      </w:pPr>
      <w:r>
        <w:t>图6-1 项目六知识结构图</w:t>
      </w:r>
    </w:p>
    <w:p w14:paraId="39F069A6">
      <w:pPr>
        <w:rPr>
          <w:rFonts w:hint="eastAsia"/>
        </w:rPr>
      </w:pPr>
      <w:r>
        <w:rPr>
          <w:rFonts w:hint="eastAsia"/>
        </w:rPr>
        <w:pict>
          <v:rect id="_x0000_i1230" o:spt="1" style="height:3pt;width:0pt;" fillcolor="#A0A0A0" filled="t" stroked="f" coordsize="21600,21600" o:hr="t" o:hrstd="t" o:hralign="center">
            <v:path/>
            <v:fill on="t" focussize="0,0"/>
            <v:stroke on="f"/>
            <v:imagedata o:title=""/>
            <o:lock v:ext="edit"/>
            <w10:wrap type="none"/>
            <w10:anchorlock/>
          </v:rect>
        </w:pict>
      </w:r>
    </w:p>
    <w:p w14:paraId="5711D6C0">
      <w:pPr>
        <w:rPr>
          <w:rFonts w:hint="eastAsia"/>
          <w:b/>
          <w:bCs/>
        </w:rPr>
      </w:pPr>
      <w:r>
        <w:rPr>
          <w:rFonts w:hint="eastAsia"/>
          <w:b/>
          <w:bCs/>
        </w:rPr>
        <w:t>任务一 用AI策划营销活动</w:t>
      </w:r>
    </w:p>
    <w:p w14:paraId="62686E99">
      <w:pPr>
        <w:rPr>
          <w:rFonts w:hint="eastAsia"/>
        </w:rPr>
      </w:pPr>
      <w:r>
        <w:rPr>
          <w:rFonts w:hint="eastAsia"/>
          <w:b/>
          <w:bCs/>
        </w:rPr>
        <w:t>【任务描述】</w:t>
      </w:r>
      <w:r>
        <w:rPr>
          <w:rFonts w:hint="eastAsia"/>
        </w:rPr>
        <w:t> 营销策划听起来很"高大上"，其实拆开来看就是回答几个问题：做什么活动、给谁做、怎么做、花多少钱、预计什么效果。AI可以帮你快速出思路、搭框架、算预算，但活动适不适合你的实际情况、能不能落地执行，最终还是靠人来判断。</w:t>
      </w:r>
    </w:p>
    <w:p w14:paraId="5B67BE2B">
      <w:pPr>
        <w:rPr>
          <w:rFonts w:hint="eastAsia"/>
        </w:rPr>
      </w:pPr>
      <w:r>
        <w:rPr>
          <w:rFonts w:hint="eastAsia"/>
        </w:rPr>
        <w:pict>
          <v:rect id="_x0000_i1231" o:spt="1" style="height:3pt;width:0pt;" fillcolor="#A0A0A0" filled="t" stroked="f" coordsize="21600,21600" o:hr="t" o:hrstd="t" o:hralign="center">
            <v:path/>
            <v:fill on="t" focussize="0,0"/>
            <v:stroke on="f"/>
            <v:imagedata o:title=""/>
            <o:lock v:ext="edit"/>
            <w10:wrap type="none"/>
            <w10:anchorlock/>
          </v:rect>
        </w:pict>
      </w:r>
    </w:p>
    <w:p w14:paraId="35F7689D">
      <w:pPr>
        <w:rPr>
          <w:rFonts w:hint="eastAsia"/>
          <w:b/>
          <w:bCs/>
        </w:rPr>
      </w:pPr>
      <w:r>
        <w:rPr>
          <w:rFonts w:hint="eastAsia"/>
          <w:b/>
          <w:bCs/>
        </w:rPr>
        <w:t>一、告诉AI你的情况，让它帮你出思路</w:t>
      </w:r>
    </w:p>
    <w:p w14:paraId="6F752593">
      <w:pPr>
        <w:rPr>
          <w:rFonts w:hint="eastAsia"/>
        </w:rPr>
      </w:pPr>
      <w:r>
        <w:rPr>
          <w:rFonts w:hint="eastAsia"/>
        </w:rPr>
        <w:t>策划营销活动的第一步不是"想创意"，而是"搞清楚现状"。很多人上来就问AI"帮我想个有创意的营销活动"——这种问法跟"帮我写个文案"一样，太笼统了，AI只能给你一堆正确但无用的废话。</w:t>
      </w:r>
    </w:p>
    <w:p w14:paraId="7C2F70BC">
      <w:pPr>
        <w:rPr>
          <w:rFonts w:hint="eastAsia"/>
        </w:rPr>
      </w:pPr>
      <w:r>
        <w:rPr>
          <w:rFonts w:hint="eastAsia"/>
        </w:rPr>
        <w:t>正确的做法是：</w:t>
      </w:r>
      <w:r>
        <w:rPr>
          <w:rFonts w:hint="eastAsia"/>
          <w:b/>
          <w:bCs/>
        </w:rPr>
        <w:t>先把你的实际情况告诉AI，再让它出方案。</w:t>
      </w:r>
    </w:p>
    <w:p w14:paraId="4304D1B6">
      <w:pPr>
        <w:rPr>
          <w:rFonts w:hint="eastAsia"/>
        </w:rPr>
      </w:pPr>
      <w:r>
        <w:rPr>
          <w:rFonts w:hint="eastAsia"/>
        </w:rPr>
        <w:t>需要告诉AI的信息如图6-2所示。</w:t>
      </w:r>
    </w:p>
    <w:p w14:paraId="2AEDFEDF">
      <w:r>
        <w:drawing>
          <wp:inline distT="0" distB="0" distL="0" distR="0">
            <wp:extent cx="5274310" cy="758190"/>
            <wp:effectExtent l="0" t="0" r="2540" b="3810"/>
            <wp:docPr id="231406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6717" name="图片 1"/>
                    <pic:cNvPicPr>
                      <a:picLocks noChangeAspect="1"/>
                    </pic:cNvPicPr>
                  </pic:nvPicPr>
                  <pic:blipFill>
                    <a:blip r:embed="rId31"/>
                    <a:stretch>
                      <a:fillRect/>
                    </a:stretch>
                  </pic:blipFill>
                  <pic:spPr>
                    <a:xfrm>
                      <a:off x="0" y="0"/>
                      <a:ext cx="5274310" cy="758190"/>
                    </a:xfrm>
                    <a:prstGeom prst="rect">
                      <a:avLst/>
                    </a:prstGeom>
                  </pic:spPr>
                </pic:pic>
              </a:graphicData>
            </a:graphic>
          </wp:inline>
        </w:drawing>
      </w:r>
    </w:p>
    <w:p w14:paraId="4E00F303">
      <w:pPr>
        <w:jc w:val="center"/>
        <w:rPr>
          <w:rFonts w:hint="eastAsia"/>
        </w:rPr>
      </w:pPr>
      <w:r>
        <w:rPr>
          <w:rFonts w:hint="eastAsia"/>
        </w:rPr>
        <w:t>图6-2 营销策划提示词应包含的信息要素</w:t>
      </w:r>
    </w:p>
    <w:p w14:paraId="07577CFE">
      <w:pPr>
        <w:rPr>
          <w:rFonts w:hint="eastAsia"/>
        </w:rPr>
      </w:pPr>
      <w:r>
        <w:rPr>
          <w:rFonts w:hint="eastAsia"/>
        </w:rPr>
        <w:t>来看一个完整的提示词示例：</w:t>
      </w:r>
    </w:p>
    <w:p w14:paraId="4262D6CB">
      <w:r>
        <w:t>你是一名有经验的营销策划人员。请帮我策划一场端午节促销活动。</w:t>
      </w:r>
    </w:p>
    <w:p w14:paraId="64D6FE43"/>
    <w:p w14:paraId="26E54C59">
      <w:r>
        <w:t>基本情况：</w:t>
      </w:r>
    </w:p>
    <w:p w14:paraId="45AEBD69">
      <w:r>
        <w:t>- 企业类型：社区生鲜店，开业3个月，位于某新建小区底商</w:t>
      </w:r>
    </w:p>
    <w:p w14:paraId="5BA53F22">
      <w:r>
        <w:t>- 经营品类：蔬菜水果、肉蛋奶、粮油干货、熟食卤味</w:t>
      </w:r>
    </w:p>
    <w:p w14:paraId="6D73DAF5">
      <w:r>
        <w:t>- 目标客群：小区居民，以年轻家庭和中老年人为主</w:t>
      </w:r>
    </w:p>
    <w:p w14:paraId="10A3E085">
      <w:r>
        <w:t>- 活动目标：吸引新客户进店，提升端午节期间的销售额</w:t>
      </w:r>
    </w:p>
    <w:p w14:paraId="79E8F700">
      <w:r>
        <w:t>- 预算限制：3000元以内</w:t>
      </w:r>
    </w:p>
    <w:p w14:paraId="7958AD0A">
      <w:r>
        <w:t>- 可用渠道：门店店面、小区业主微信群（3个群共约800人）、老板个人朋友圈</w:t>
      </w:r>
    </w:p>
    <w:p w14:paraId="59F34427">
      <w:r>
        <w:t>- 时间安排：端午节前一周开始预热，节日当天和前后各一天为活动高峰</w:t>
      </w:r>
    </w:p>
    <w:p w14:paraId="648A7F2E"/>
    <w:p w14:paraId="303E00F2">
      <w:r>
        <w:t>请给出2~3个不同方向的活动方案供选择，每个方案包括：</w:t>
      </w:r>
    </w:p>
    <w:p w14:paraId="55B719B5">
      <w:r>
        <w:t>活动主题、核心玩法、具体规则、预估成本、预期效果。</w:t>
      </w:r>
    </w:p>
    <w:p w14:paraId="6C620DC4">
      <w:r>
        <w:t>方案要务实接地气，不需要太花哨，适合小店的执行能力。</w:t>
      </w:r>
    </w:p>
    <w:p w14:paraId="08B71051">
      <w:pPr>
        <w:rPr>
          <w:rFonts w:hint="eastAsia"/>
        </w:rPr>
      </w:pPr>
      <w:r>
        <w:rPr>
          <w:rFonts w:hint="eastAsia"/>
        </w:rPr>
        <w:t>注意最后一句——"适合小店的执行能力"。这种限制条件非常重要。如果不加，AI可能会建议你"联合周边十家商户搞联合大促"或"邀请本地网红做直播带货"——创意是好创意，但一家刚开业三个月的社区小店根本执行不了。</w:t>
      </w:r>
    </w:p>
    <w:p w14:paraId="71F9AD7E">
      <w:pPr>
        <w:rPr>
          <w:rFonts w:hint="eastAsia"/>
        </w:rPr>
      </w:pPr>
      <w:r>
        <w:rPr>
          <w:rFonts w:hint="eastAsia"/>
          <w:b/>
          <w:bCs/>
        </w:rPr>
        <w:t>【想一想】</w:t>
      </w:r>
    </w:p>
    <w:p w14:paraId="1281B236">
      <w:pPr>
        <w:rPr>
          <w:rFonts w:hint="eastAsia"/>
        </w:rPr>
      </w:pPr>
      <w:r>
        <w:rPr>
          <w:rFonts w:hint="eastAsia"/>
        </w:rPr>
        <w:t>如果你把上面提示词中的"预算3000元"改成"预算30000元"，或者把"社区生鲜店"改成"连锁电商平台"，AI给出的方案会有什么不同？试着修改一两个条件发给AI，对比回答的差异——你会发现AI确实在根据你给的限制条件调整方案。</w:t>
      </w:r>
    </w:p>
    <w:p w14:paraId="149E89C7">
      <w:pPr>
        <w:rPr>
          <w:rFonts w:hint="eastAsia"/>
        </w:rPr>
      </w:pPr>
      <w:r>
        <w:rPr>
          <w:rFonts w:hint="eastAsia"/>
        </w:rPr>
        <w:pict>
          <v:rect id="_x0000_i1232" o:spt="1" style="height:3pt;width:0pt;" fillcolor="#A0A0A0" filled="t" stroked="f" coordsize="21600,21600" o:hr="t" o:hrstd="t" o:hralign="center">
            <v:path/>
            <v:fill on="t" focussize="0,0"/>
            <v:stroke on="f"/>
            <v:imagedata o:title=""/>
            <o:lock v:ext="edit"/>
            <w10:wrap type="none"/>
            <w10:anchorlock/>
          </v:rect>
        </w:pict>
      </w:r>
    </w:p>
    <w:p w14:paraId="211847B3">
      <w:pPr>
        <w:rPr>
          <w:rFonts w:hint="eastAsia"/>
          <w:b/>
          <w:bCs/>
        </w:rPr>
      </w:pPr>
      <w:r>
        <w:rPr>
          <w:rFonts w:hint="eastAsia"/>
          <w:b/>
          <w:bCs/>
        </w:rPr>
        <w:t>二、常见活动类型的策划要点</w:t>
      </w:r>
    </w:p>
    <w:p w14:paraId="3B835E8B">
      <w:r>
        <w:rPr>
          <w:rFonts w:hint="eastAsia"/>
        </w:rPr>
        <w:t>商贸企业最常用的营销活动类型及其策划要点见表6-1。了解这些"基本款"活动的特点，有助于你在让AI出方案时做出更好的判断。</w:t>
      </w:r>
    </w:p>
    <w:p w14:paraId="37CD4076">
      <w:pPr>
        <w:jc w:val="center"/>
        <w:rPr>
          <w:rFonts w:hint="eastAsia"/>
        </w:rPr>
      </w:pPr>
      <w:r>
        <w:rPr>
          <w:rFonts w:hint="eastAsia"/>
        </w:rPr>
        <w:t>表6-1 常见营销活动类型及策划要点</w:t>
      </w:r>
    </w:p>
    <w:tbl>
      <w:tblPr>
        <w:tblStyle w:val="17"/>
        <w:tblW w:w="7296" w:type="dxa"/>
        <w:tblInd w:w="0" w:type="dxa"/>
        <w:tblLayout w:type="autofit"/>
        <w:tblCellMar>
          <w:top w:w="15" w:type="dxa"/>
          <w:left w:w="15" w:type="dxa"/>
          <w:bottom w:w="15" w:type="dxa"/>
          <w:right w:w="15" w:type="dxa"/>
        </w:tblCellMar>
      </w:tblPr>
      <w:tblGrid>
        <w:gridCol w:w="1131"/>
        <w:gridCol w:w="1685"/>
        <w:gridCol w:w="1796"/>
        <w:gridCol w:w="2684"/>
      </w:tblGrid>
      <w:tr w14:paraId="41F89F27">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CEBD08">
            <w:pPr>
              <w:rPr>
                <w:rFonts w:hint="eastAsia"/>
                <w:b/>
                <w:bCs/>
              </w:rPr>
            </w:pPr>
            <w:r>
              <w:rPr>
                <w:b/>
                <w:bCs/>
              </w:rPr>
              <w:t>活动类型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36C122">
            <w:pPr>
              <w:rPr>
                <w:b/>
                <w:bCs/>
              </w:rPr>
            </w:pPr>
            <w:r>
              <w:rPr>
                <w:b/>
                <w:bCs/>
              </w:rPr>
              <w:t>核心玩法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9C1E68">
            <w:pPr>
              <w:rPr>
                <w:b/>
                <w:bCs/>
              </w:rPr>
            </w:pPr>
            <w:r>
              <w:rPr>
                <w:b/>
                <w:bCs/>
              </w:rPr>
              <w:t>适用场景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472239">
            <w:pPr>
              <w:rPr>
                <w:b/>
                <w:bCs/>
              </w:rPr>
            </w:pPr>
            <w:r>
              <w:rPr>
                <w:b/>
                <w:bCs/>
              </w:rPr>
              <w:t>注意事项</w:t>
            </w:r>
          </w:p>
        </w:tc>
      </w:tr>
      <w:tr w14:paraId="08E87E9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9FE68B7">
            <w:r>
              <w:t>满减/满赠</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04349C">
            <w:r>
              <w:t>消费满一定金额减免或赠品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630F87">
            <w:r>
              <w:t>提升客单价、促进连带购买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577320">
            <w:r>
              <w:t>门槛设置要合理，太高没人够得着，太低没利润</w:t>
            </w:r>
          </w:p>
        </w:tc>
      </w:tr>
      <w:tr w14:paraId="335DD9E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A4D83AE">
            <w:r>
              <w:t>限时折扣</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AC18AB7">
            <w:r>
              <w:t>特定时间段内商品打折</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DF38CE3">
            <w:r>
              <w:t>清库存、制造紧迫感</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370A45A">
            <w:r>
              <w:t>折扣时间不宜太长，否则失去紧迫感</w:t>
            </w:r>
          </w:p>
        </w:tc>
      </w:tr>
      <w:tr w14:paraId="4CFAAC9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7D3827">
            <w:r>
              <w:t>拼团/接龙</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E003B7">
            <w:r>
              <w:t>凑够一定人数享受优惠价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FB4B44">
            <w:r>
              <w:t>社区团购、社群运营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8323A2">
            <w:r>
              <w:t>需要有活跃的社群基础</w:t>
            </w:r>
          </w:p>
        </w:tc>
      </w:tr>
      <w:tr w14:paraId="459958A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7BC9D56">
            <w:r>
              <w:t>集赞/转发有礼</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ECBCB8">
            <w:r>
              <w:t>朋友圈转发集赞换奖品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A109577">
            <w:r>
              <w:t>低成本传播、拉新客户</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942E007">
            <w:r>
              <w:t>奖品要有吸引力但成本可控</w:t>
            </w:r>
          </w:p>
        </w:tc>
      </w:tr>
      <w:tr w14:paraId="1605DAE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6EB4FB8">
            <w:r>
              <w:t>新客专享</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5E1724">
            <w:r>
              <w:t>首次消费享受特别优惠</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AA9CFE">
            <w:r>
              <w:t>拉新、新店开业</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5578BE">
            <w:r>
              <w:t>需要有识别新客的机制</w:t>
            </w:r>
          </w:p>
        </w:tc>
      </w:tr>
      <w:tr w14:paraId="1B71048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9ABAD80">
            <w:r>
              <w:t>会员日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A2C02AF">
            <w:r>
              <w:t>固定日期会员享额外折扣</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56FBEBB">
            <w:r>
              <w:t>提升复购率、增加会员粘性</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AF4C686">
            <w:r>
              <w:t>需要有会员体系支撑</w:t>
            </w:r>
          </w:p>
        </w:tc>
      </w:tr>
      <w:tr w14:paraId="5A202F8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C7A700">
            <w:r>
              <w:t>节日主题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B5EA3C8">
            <w:r>
              <w:t>围绕节日设计主题活动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BE285D">
            <w:r>
              <w:t>借势热点、增加消费氛围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1F6988">
            <w:r>
              <w:t>主题要跟自身产品有关联，不能硬蹭</w:t>
            </w:r>
          </w:p>
        </w:tc>
      </w:tr>
      <w:tr w14:paraId="2A2F722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FCCB69F">
            <w:r>
              <w:t>抽奖</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B86C469">
            <w:r>
              <w:t>消费后参与抽奖</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C29B108">
            <w:r>
              <w:t>增加趣味性、提升参与感</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6796548">
            <w:r>
              <w:t>奖品设置和中奖概率要透明公正</w:t>
            </w:r>
          </w:p>
        </w:tc>
      </w:tr>
    </w:tbl>
    <w:p w14:paraId="793AB9FF">
      <w:r>
        <w:rPr>
          <w:rFonts w:hint="eastAsia"/>
        </w:rPr>
        <w:t>让AI出方案后，可以对照这张表来评估：</w:t>
      </w:r>
      <w:r>
        <w:rPr>
          <w:rFonts w:hint="eastAsia"/>
          <w:b/>
          <w:bCs/>
        </w:rPr>
        <w:t>AI建议的活动类型适不适合你的实际情况？执行难度大不大？成本可不可控？</w:t>
      </w:r>
    </w:p>
    <w:p w14:paraId="5CFE738E">
      <w:pPr>
        <w:rPr>
          <w:rFonts w:hint="eastAsia"/>
        </w:rPr>
      </w:pPr>
      <w:r>
        <w:rPr>
          <w:rFonts w:hint="eastAsia"/>
        </w:rPr>
        <w:pict>
          <v:rect id="_x0000_i1233" o:spt="1" style="height:3pt;width:0pt;" fillcolor="#A0A0A0" filled="t" stroked="f" coordsize="21600,21600" o:hr="t" o:hrstd="t" o:hralign="center">
            <v:path/>
            <v:fill on="t" focussize="0,0"/>
            <v:stroke on="f"/>
            <v:imagedata o:title=""/>
            <o:lock v:ext="edit"/>
            <w10:wrap type="none"/>
            <w10:anchorlock/>
          </v:rect>
        </w:pict>
      </w:r>
    </w:p>
    <w:p w14:paraId="28A3FB9C">
      <w:pPr>
        <w:rPr>
          <w:rFonts w:hint="eastAsia"/>
          <w:b/>
          <w:bCs/>
        </w:rPr>
      </w:pPr>
      <w:r>
        <w:rPr>
          <w:rFonts w:hint="eastAsia"/>
          <w:b/>
          <w:bCs/>
        </w:rPr>
        <w:t>三、让AI做活动预算估算和效果预估</w:t>
      </w:r>
    </w:p>
    <w:p w14:paraId="35F84E2A">
      <w:pPr>
        <w:rPr>
          <w:rFonts w:hint="eastAsia"/>
        </w:rPr>
      </w:pPr>
      <w:r>
        <w:rPr>
          <w:rFonts w:hint="eastAsia"/>
        </w:rPr>
        <w:t>确定了活动方案之后，需要算一算大概要花多少钱、预计能带来多少效果。AI可以帮你做一个粗略的估算。</w:t>
      </w:r>
    </w:p>
    <w:p w14:paraId="11DB6778">
      <w:r>
        <w:t>我选择了"朋友圈集赞送粽子"这个活动方案。具体规则如下：</w:t>
      </w:r>
    </w:p>
    <w:p w14:paraId="291D21A4">
      <w:r>
        <w:t>- 顾客转发指定朋友圈内容，集满30个赞到店领取一份迷你粽子礼盒（2个装）</w:t>
      </w:r>
    </w:p>
    <w:p w14:paraId="5DA04926">
      <w:r>
        <w:t>- 每份粽子礼盒的采购成本约8元</w:t>
      </w:r>
    </w:p>
    <w:p w14:paraId="692315F6">
      <w:r>
        <w:t>- 预计领取人数控制在150~200人</w:t>
      </w:r>
    </w:p>
    <w:p w14:paraId="020E726F">
      <w:r>
        <w:t>- 活动期间门店做满100减15的促销</w:t>
      </w:r>
    </w:p>
    <w:p w14:paraId="7F48CDA8">
      <w:r>
        <w:t>- 需要制作一张活动海报（自己用工具做，不花钱）</w:t>
      </w:r>
    </w:p>
    <w:p w14:paraId="2706B539">
      <w:r>
        <w:t>- 需要在小区3个业主群发活动通知</w:t>
      </w:r>
    </w:p>
    <w:p w14:paraId="47631A9B"/>
    <w:p w14:paraId="4000906A">
      <w:r>
        <w:t>请帮我做以下估算：</w:t>
      </w:r>
    </w:p>
    <w:p w14:paraId="70B0FFC2">
      <w:r>
        <w:t>1. 整个活动的成本预算明细（列出每一项花费）</w:t>
      </w:r>
    </w:p>
    <w:p w14:paraId="515099BB">
      <w:r>
        <w:t>2. 预计能带来多少新客流量（粗略估计即可）</w:t>
      </w:r>
    </w:p>
    <w:p w14:paraId="1C267646">
      <w:r>
        <w:t>3. 如果到店的人有30%会顺便消费，按客单价60元算，预计能带来多少额外收入</w:t>
      </w:r>
    </w:p>
    <w:p w14:paraId="0A941F05">
      <w:r>
        <w:t>4. 整体投入产出比大概是多少</w:t>
      </w:r>
    </w:p>
    <w:p w14:paraId="6F76B025">
      <w:pPr>
        <w:rPr>
          <w:rFonts w:hint="eastAsia"/>
        </w:rPr>
      </w:pPr>
      <w:r>
        <w:rPr>
          <w:rFonts w:hint="eastAsia"/>
        </w:rPr>
        <w:t>AI会给你一份比较清晰的预算表和效果预估。但要记住：</w:t>
      </w:r>
      <w:r>
        <w:rPr>
          <w:rFonts w:hint="eastAsia"/>
          <w:b/>
          <w:bCs/>
        </w:rPr>
        <w:t>这只是粗略估算，实际效果取决于很多AI算不到的因素</w:t>
      </w:r>
      <w:r>
        <w:rPr>
          <w:rFonts w:hint="eastAsia"/>
        </w:rPr>
        <w:t>——小区居民的活跃度、天气好不好、竞争对手同期有没有活动等等。把预估当参考，别当承诺。</w:t>
      </w:r>
    </w:p>
    <w:p w14:paraId="37507786">
      <w:pPr>
        <w:rPr>
          <w:rFonts w:hint="eastAsia"/>
        </w:rPr>
      </w:pPr>
      <w:r>
        <w:rPr>
          <w:rFonts w:hint="eastAsia"/>
        </w:rPr>
        <w:pict>
          <v:rect id="_x0000_i1234" o:spt="1" style="height:3pt;width:0pt;" fillcolor="#A0A0A0" filled="t" stroked="f" coordsize="21600,21600" o:hr="t" o:hrstd="t" o:hralign="center">
            <v:path/>
            <v:fill on="t" focussize="0,0"/>
            <v:stroke on="f"/>
            <v:imagedata o:title=""/>
            <o:lock v:ext="edit"/>
            <w10:wrap type="none"/>
            <w10:anchorlock/>
          </v:rect>
        </w:pict>
      </w:r>
    </w:p>
    <w:p w14:paraId="250621BA">
      <w:pPr>
        <w:rPr>
          <w:rFonts w:hint="eastAsia"/>
          <w:b/>
          <w:bCs/>
        </w:rPr>
      </w:pPr>
      <w:r>
        <w:rPr>
          <w:rFonts w:hint="eastAsia"/>
          <w:b/>
          <w:bCs/>
        </w:rPr>
        <w:t>四、从AI初稿到可执行方案：人工完善的关键步骤</w:t>
      </w:r>
    </w:p>
    <w:p w14:paraId="7748B26F">
      <w:pPr>
        <w:rPr>
          <w:rFonts w:hint="eastAsia"/>
        </w:rPr>
      </w:pPr>
      <w:r>
        <w:rPr>
          <w:rFonts w:hint="eastAsia"/>
        </w:rPr>
        <w:t>AI给出的策划方案是一份"初稿"，离真正能执行还有几步距离。AI初稿与可执行方案之间的差距如图6-3所示。</w:t>
      </w:r>
    </w:p>
    <w:p w14:paraId="3AF252AC">
      <w:pPr>
        <w:jc w:val="center"/>
      </w:pPr>
      <w:r>
        <w:drawing>
          <wp:inline distT="0" distB="0" distL="0" distR="0">
            <wp:extent cx="1676400" cy="4897120"/>
            <wp:effectExtent l="0" t="0" r="0" b="0"/>
            <wp:docPr id="43510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0364" name="图片 1"/>
                    <pic:cNvPicPr>
                      <a:picLocks noChangeAspect="1"/>
                    </pic:cNvPicPr>
                  </pic:nvPicPr>
                  <pic:blipFill>
                    <a:blip r:embed="rId32"/>
                    <a:stretch>
                      <a:fillRect/>
                    </a:stretch>
                  </pic:blipFill>
                  <pic:spPr>
                    <a:xfrm>
                      <a:off x="0" y="0"/>
                      <a:ext cx="1681751" cy="4912905"/>
                    </a:xfrm>
                    <a:prstGeom prst="rect">
                      <a:avLst/>
                    </a:prstGeom>
                  </pic:spPr>
                </pic:pic>
              </a:graphicData>
            </a:graphic>
          </wp:inline>
        </w:drawing>
      </w:r>
    </w:p>
    <w:p w14:paraId="2C8975EA">
      <w:pPr>
        <w:jc w:val="center"/>
        <w:rPr>
          <w:rFonts w:hint="eastAsia"/>
        </w:rPr>
      </w:pPr>
      <w:r>
        <w:t>图6-3 从AI初稿到可执行方案的完善步骤</w:t>
      </w:r>
    </w:p>
    <w:p w14:paraId="7D5A5E2E">
      <w:pPr>
        <w:rPr>
          <w:rFonts w:hint="eastAsia"/>
        </w:rPr>
      </w:pPr>
      <w:r>
        <w:rPr>
          <w:rFonts w:hint="eastAsia"/>
        </w:rPr>
        <w:t>其中"确认合规性"这一步特别重要——很多活动方案在设计时不注意，很容易踩到法律红线。比如：</w:t>
      </w:r>
    </w:p>
    <w:p w14:paraId="0EDC18C7">
      <w:pPr>
        <w:numPr>
          <w:ilvl w:val="0"/>
          <w:numId w:val="129"/>
        </w:numPr>
        <w:rPr>
          <w:rFonts w:hint="eastAsia"/>
        </w:rPr>
      </w:pPr>
      <w:r>
        <w:rPr>
          <w:rFonts w:hint="eastAsia"/>
        </w:rPr>
        <w:t>抽奖活动的最高奖品金额有法律限制</w:t>
      </w:r>
    </w:p>
    <w:p w14:paraId="2CAF4CC2">
      <w:pPr>
        <w:numPr>
          <w:ilvl w:val="0"/>
          <w:numId w:val="129"/>
        </w:numPr>
        <w:rPr>
          <w:rFonts w:hint="eastAsia"/>
        </w:rPr>
      </w:pPr>
      <w:r>
        <w:rPr>
          <w:rFonts w:hint="eastAsia"/>
        </w:rPr>
        <w:t>"全网最低价""绝对不会更便宜"这种表述涉嫌违反广告法</w:t>
      </w:r>
    </w:p>
    <w:p w14:paraId="5C20665F">
      <w:pPr>
        <w:numPr>
          <w:ilvl w:val="0"/>
          <w:numId w:val="129"/>
        </w:numPr>
        <w:rPr>
          <w:rFonts w:hint="eastAsia"/>
        </w:rPr>
      </w:pPr>
      <w:r>
        <w:rPr>
          <w:rFonts w:hint="eastAsia"/>
        </w:rPr>
        <w:t>赠品促销需要明确赠品的条件和数量限制</w:t>
      </w:r>
    </w:p>
    <w:p w14:paraId="620437AE">
      <w:pPr>
        <w:rPr>
          <w:rFonts w:hint="eastAsia"/>
        </w:rPr>
      </w:pPr>
      <w:r>
        <w:rPr>
          <w:rFonts w:hint="eastAsia"/>
        </w:rPr>
        <w:t>这些合规性问题在后面的"文案合规性检查"部分会详细讲。</w:t>
      </w:r>
    </w:p>
    <w:p w14:paraId="56D90100">
      <w:pPr>
        <w:rPr>
          <w:rFonts w:hint="eastAsia"/>
        </w:rPr>
      </w:pPr>
      <w:r>
        <w:rPr>
          <w:rFonts w:hint="eastAsia"/>
          <w:b/>
          <w:bCs/>
        </w:rPr>
        <w:t>【实战案例】一个落不了地的"完美方案"</w:t>
      </w:r>
    </w:p>
    <w:p w14:paraId="5E084154">
      <w:pPr>
        <w:rPr>
          <w:rFonts w:hint="eastAsia"/>
        </w:rPr>
      </w:pPr>
      <w:r>
        <w:rPr>
          <w:rFonts w:hint="eastAsia"/>
        </w:rPr>
        <w:t>电商专业的学生小马在课程作业中让AI策划了一场"直播带货+限时秒杀+全城配送"的大促活动，方案写得花团锦簇，AI还贴心地设计了一套"三级分销裂变机制"。</w:t>
      </w:r>
    </w:p>
    <w:p w14:paraId="7DBF15AB">
      <w:pPr>
        <w:rPr>
          <w:rFonts w:hint="eastAsia"/>
        </w:rPr>
      </w:pPr>
      <w:r>
        <w:rPr>
          <w:rFonts w:hint="eastAsia"/>
        </w:rPr>
        <w:t>老师看完评价："方案写得很漂亮，但有三个问题：第一，你的客户是一家只有5个人的小公司，谁来做直播？第二，全城配送的物流成本算过吗？第三，三级分销在法律上可能涉及传销，你知道吗？"</w:t>
      </w:r>
    </w:p>
    <w:p w14:paraId="26AF3F61">
      <w:pPr>
        <w:rPr>
          <w:rFonts w:hint="eastAsia"/>
        </w:rPr>
      </w:pPr>
      <w:r>
        <w:rPr>
          <w:rFonts w:hint="eastAsia"/>
        </w:rPr>
        <w:t>教训：</w:t>
      </w:r>
      <w:r>
        <w:rPr>
          <w:rFonts w:hint="eastAsia"/>
          <w:b/>
          <w:bCs/>
        </w:rPr>
        <w:t>AI不了解你的实际执行条件和法律环境。方案好不好看是一回事，能不能落地执行、合不合法合规，才是真正要操心的事。</w:t>
      </w:r>
    </w:p>
    <w:p w14:paraId="2C1F2243">
      <w:pPr>
        <w:rPr>
          <w:rFonts w:hint="eastAsia"/>
        </w:rPr>
      </w:pPr>
      <w:r>
        <w:rPr>
          <w:rFonts w:hint="eastAsia"/>
        </w:rPr>
        <w:pict>
          <v:rect id="_x0000_i1235" o:spt="1" style="height:3pt;width:0pt;" fillcolor="#A0A0A0" filled="t" stroked="f" coordsize="21600,21600" o:hr="t" o:hrstd="t" o:hralign="center">
            <v:path/>
            <v:fill on="t" focussize="0,0"/>
            <v:stroke on="f"/>
            <v:imagedata o:title=""/>
            <o:lock v:ext="edit"/>
            <w10:wrap type="none"/>
            <w10:anchorlock/>
          </v:rect>
        </w:pict>
      </w:r>
    </w:p>
    <w:p w14:paraId="41723CC1">
      <w:pPr>
        <w:rPr>
          <w:rFonts w:hint="eastAsia"/>
        </w:rPr>
      </w:pPr>
      <w:r>
        <w:rPr>
          <w:rFonts w:hint="eastAsia"/>
          <w:b/>
          <w:bCs/>
        </w:rPr>
        <w:t>【任务小结与自测】</w:t>
      </w:r>
    </w:p>
    <w:p w14:paraId="56919ED7">
      <w:pPr>
        <w:rPr>
          <w:rFonts w:hint="eastAsia"/>
        </w:rPr>
      </w:pPr>
      <w:r>
        <w:rPr>
          <w:rFonts w:hint="eastAsia"/>
        </w:rPr>
        <w:t>完成任务一后，检查一下：</w:t>
      </w:r>
    </w:p>
    <w:p w14:paraId="2B877912">
      <w:pPr>
        <w:numPr>
          <w:ilvl w:val="0"/>
          <w:numId w:val="130"/>
        </w:numPr>
        <w:rPr>
          <w:rFonts w:hint="eastAsia"/>
        </w:rPr>
      </w:pPr>
      <w:r>
        <w:rPr>
          <w:rFonts w:hint="eastAsia"/>
        </w:rPr>
        <w:t>知道策划营销活动时提示词应包含哪些关键信息</w:t>
      </w:r>
    </w:p>
    <w:p w14:paraId="073C6EA6">
      <w:pPr>
        <w:numPr>
          <w:ilvl w:val="0"/>
          <w:numId w:val="130"/>
        </w:numPr>
        <w:rPr>
          <w:rFonts w:hint="eastAsia"/>
        </w:rPr>
      </w:pPr>
      <w:r>
        <w:rPr>
          <w:rFonts w:hint="eastAsia"/>
        </w:rPr>
        <w:t>了解常见的营销活动类型及各自的适用场景</w:t>
      </w:r>
    </w:p>
    <w:p w14:paraId="346D983E">
      <w:pPr>
        <w:numPr>
          <w:ilvl w:val="0"/>
          <w:numId w:val="130"/>
        </w:numPr>
        <w:rPr>
          <w:rFonts w:hint="eastAsia"/>
        </w:rPr>
      </w:pPr>
      <w:r>
        <w:rPr>
          <w:rFonts w:hint="eastAsia"/>
        </w:rPr>
        <w:t>能让AI做活动预算</w:t>
      </w:r>
      <w:r>
        <w:rPr>
          <w:rFonts w:hint="eastAsia" w:ascii="等线" w:hAnsi="等线" w:eastAsia="等线" w:cs="等线"/>
        </w:rPr>
        <w:t>���</w:t>
      </w:r>
      <w:r>
        <w:rPr>
          <w:rFonts w:hint="eastAsia"/>
        </w:rPr>
        <w:t>算和效果预估</w:t>
      </w:r>
    </w:p>
    <w:p w14:paraId="6B76565E">
      <w:pPr>
        <w:numPr>
          <w:ilvl w:val="0"/>
          <w:numId w:val="130"/>
        </w:numPr>
        <w:rPr>
          <w:rFonts w:hint="eastAsia"/>
        </w:rPr>
      </w:pPr>
      <w:r>
        <w:rPr>
          <w:rFonts w:hint="eastAsia"/>
        </w:rPr>
        <w:t>理解AI初稿跟可执行方案之间的差距，知道需要人工补充哪些内容</w:t>
      </w:r>
    </w:p>
    <w:p w14:paraId="35DC37CE">
      <w:pPr>
        <w:rPr>
          <w:rFonts w:hint="eastAsia"/>
        </w:rPr>
      </w:pPr>
      <w:r>
        <w:rPr>
          <w:rFonts w:hint="eastAsia"/>
        </w:rPr>
        <w:pict>
          <v:rect id="_x0000_i1236" o:spt="1" style="height:3pt;width:0pt;" fillcolor="#A0A0A0" filled="t" stroked="f" coordsize="21600,21600" o:hr="t" o:hrstd="t" o:hralign="center">
            <v:path/>
            <v:fill on="t" focussize="0,0"/>
            <v:stroke on="f"/>
            <v:imagedata o:title=""/>
            <o:lock v:ext="edit"/>
            <w10:wrap type="none"/>
            <w10:anchorlock/>
          </v:rect>
        </w:pict>
      </w:r>
    </w:p>
    <w:p w14:paraId="5C55A3CA">
      <w:pPr>
        <w:rPr>
          <w:rFonts w:hint="eastAsia"/>
          <w:b/>
          <w:bCs/>
        </w:rPr>
      </w:pPr>
      <w:r>
        <w:rPr>
          <w:rFonts w:hint="eastAsia"/>
          <w:b/>
          <w:bCs/>
        </w:rPr>
        <w:t>任务二 用AI写广告文案和宣传语</w:t>
      </w:r>
    </w:p>
    <w:p w14:paraId="5C7960EF">
      <w:pPr>
        <w:rPr>
          <w:rFonts w:hint="eastAsia"/>
        </w:rPr>
      </w:pPr>
      <w:r>
        <w:rPr>
          <w:rFonts w:hint="eastAsia"/>
          <w:b/>
          <w:bCs/>
        </w:rPr>
        <w:t>【任务描述】</w:t>
      </w:r>
      <w:r>
        <w:rPr>
          <w:rFonts w:hint="eastAsia"/>
        </w:rPr>
        <w:t> 如果说策划方案是"想清楚做什么"，那广告文案就是"说出来让人想买"。好的文案不需要华丽的辞藻，但需要精准地击中目标客户的需求和痛点。AI可以帮你快速生成大量文案供挑选，但哪条文案最管用，还得靠你对客户的理解来判断。</w:t>
      </w:r>
    </w:p>
    <w:p w14:paraId="3788A7E3">
      <w:pPr>
        <w:rPr>
          <w:rFonts w:hint="eastAsia"/>
        </w:rPr>
      </w:pPr>
      <w:r>
        <w:rPr>
          <w:rFonts w:hint="eastAsia"/>
        </w:rPr>
        <w:pict>
          <v:rect id="_x0000_i1237" o:spt="1" style="height:3pt;width:0pt;" fillcolor="#A0A0A0" filled="t" stroked="f" coordsize="21600,21600" o:hr="t" o:hrstd="t" o:hralign="center">
            <v:path/>
            <v:fill on="t" focussize="0,0"/>
            <v:stroke on="f"/>
            <v:imagedata o:title=""/>
            <o:lock v:ext="edit"/>
            <w10:wrap type="none"/>
            <w10:anchorlock/>
          </v:rect>
        </w:pict>
      </w:r>
    </w:p>
    <w:p w14:paraId="109D7AFF">
      <w:pPr>
        <w:rPr>
          <w:rFonts w:hint="eastAsia"/>
          <w:b/>
          <w:bCs/>
        </w:rPr>
      </w:pPr>
      <w:r>
        <w:rPr>
          <w:rFonts w:hint="eastAsia"/>
          <w:b/>
          <w:bCs/>
        </w:rPr>
        <w:t>一、商品卖点提炼和广告语创作</w:t>
      </w:r>
    </w:p>
    <w:p w14:paraId="04843FB7">
      <w:pPr>
        <w:rPr>
          <w:rFonts w:hint="eastAsia"/>
        </w:rPr>
      </w:pPr>
      <w:r>
        <w:rPr>
          <w:rFonts w:hint="eastAsia"/>
        </w:rPr>
        <w:t>写文案之前，先要搞清楚一个最基本的问题：</w:t>
      </w:r>
      <w:r>
        <w:rPr>
          <w:rFonts w:hint="eastAsia"/>
          <w:b/>
          <w:bCs/>
        </w:rPr>
        <w:t>你的产品到底好在哪里？</w:t>
      </w:r>
    </w:p>
    <w:p w14:paraId="608CEFFF">
      <w:pPr>
        <w:rPr>
          <w:rFonts w:hint="eastAsia"/>
        </w:rPr>
      </w:pPr>
      <w:r>
        <w:rPr>
          <w:rFonts w:hint="eastAsia"/>
        </w:rPr>
        <w:t>很多人让AI写文案时只说"帮我写个某某产品的广告语"，结果AI写出来的内容空洞泛泛——因为你没告诉它这个产品有什么具体的卖点。</w:t>
      </w:r>
    </w:p>
    <w:p w14:paraId="19E00366">
      <w:pPr>
        <w:rPr>
          <w:rFonts w:hint="eastAsia"/>
        </w:rPr>
      </w:pPr>
      <w:r>
        <w:rPr>
          <w:rFonts w:hint="eastAsia"/>
        </w:rPr>
        <w:t>正确的做法是：先把产品的卖点理清楚，再让AI基于这些卖点来写文案。</w:t>
      </w:r>
    </w:p>
    <w:p w14:paraId="41EF19E6">
      <w:r>
        <w:t>以下是一款便携式榨汁杯的基本信息：</w:t>
      </w:r>
    </w:p>
    <w:p w14:paraId="0CC16F17">
      <w:r>
        <w:t>- 产品名称：鲜榨随行杯</w:t>
      </w:r>
    </w:p>
    <w:p w14:paraId="73CF735C">
      <w:r>
        <w:t>- 售价：89元</w:t>
      </w:r>
    </w:p>
    <w:p w14:paraId="78897E7D">
      <w:r>
        <w:t xml:space="preserve">- 核心卖点：①充电一次可榨15杯 ②杯身是食品级Tritan材质 </w:t>
      </w:r>
    </w:p>
    <w:p w14:paraId="4DC67B2B">
      <w:r>
        <w:t xml:space="preserve">  ③重量只有350克比手机还轻 ④10秒快速出汁</w:t>
      </w:r>
    </w:p>
    <w:p w14:paraId="527000E7">
      <w:r>
        <w:t>- 目标客户：注重健康的上班族和大学生</w:t>
      </w:r>
    </w:p>
    <w:p w14:paraId="2DDF876B">
      <w:r>
        <w:t>- 使用场景：办公室、健身房、宿舍</w:t>
      </w:r>
    </w:p>
    <w:p w14:paraId="735AE41E"/>
    <w:p w14:paraId="00EE4159">
      <w:r>
        <w:t>请帮我提炼3个最有吸引力的卖点角度，每个角度用一句不超过15个字的</w:t>
      </w:r>
    </w:p>
    <w:p w14:paraId="4F4D9CEB">
      <w:r>
        <w:t>广告语来表达。要求口语化、好记、有画面感。</w:t>
      </w:r>
    </w:p>
    <w:p w14:paraId="6F89B5F1">
      <w:pPr>
        <w:rPr>
          <w:rFonts w:hint="eastAsia"/>
        </w:rPr>
      </w:pPr>
      <w:r>
        <w:rPr>
          <w:rFonts w:hint="eastAsia"/>
        </w:rPr>
        <w:t>注意提示词中的几个关键要求：**"不超过15个字"</w:t>
      </w:r>
      <w:r>
        <w:rPr>
          <w:rFonts w:hint="eastAsia"/>
          <w:b/>
          <w:bCs/>
        </w:rPr>
        <w:t>控制了长度，</w:t>
      </w:r>
      <w:r>
        <w:rPr>
          <w:rFonts w:hint="eastAsia"/>
        </w:rPr>
        <w:t>"口语化、好记、有画面感"**限定了风格。没有这些要求，AI可能会写出"采用先进的高速电机技术，为您带来极致的鲜榨体验"之类正确但无聊的句子。</w:t>
      </w:r>
    </w:p>
    <w:p w14:paraId="1115CA4D">
      <w:pPr>
        <w:rPr>
          <w:rFonts w:hint="eastAsia"/>
        </w:rPr>
      </w:pPr>
      <w:r>
        <w:rPr>
          <w:rFonts w:hint="eastAsia"/>
        </w:rPr>
        <w:t>AI可能给出类似这样的广告语：</w:t>
      </w:r>
    </w:p>
    <w:p w14:paraId="0BFEA73F">
      <w:pPr>
        <w:numPr>
          <w:ilvl w:val="0"/>
          <w:numId w:val="131"/>
        </w:numPr>
        <w:rPr>
          <w:rFonts w:hint="eastAsia"/>
        </w:rPr>
      </w:pPr>
      <w:r>
        <w:rPr>
          <w:rFonts w:hint="eastAsia"/>
        </w:rPr>
        <w:t>"充一次电，喝一整周"</w:t>
      </w:r>
    </w:p>
    <w:p w14:paraId="4362C300">
      <w:pPr>
        <w:numPr>
          <w:ilvl w:val="0"/>
          <w:numId w:val="131"/>
        </w:numPr>
        <w:rPr>
          <w:rFonts w:hint="eastAsia"/>
        </w:rPr>
      </w:pPr>
      <w:r>
        <w:rPr>
          <w:rFonts w:hint="eastAsia"/>
        </w:rPr>
        <w:t>"比手机还轻的鲜榨杯"</w:t>
      </w:r>
    </w:p>
    <w:p w14:paraId="3EDFA9CC">
      <w:pPr>
        <w:numPr>
          <w:ilvl w:val="0"/>
          <w:numId w:val="131"/>
        </w:numPr>
        <w:rPr>
          <w:rFonts w:hint="eastAsia"/>
        </w:rPr>
      </w:pPr>
      <w:r>
        <w:rPr>
          <w:rFonts w:hint="eastAsia"/>
        </w:rPr>
        <w:t>"10秒，从水果到果汁"</w:t>
      </w:r>
    </w:p>
    <w:p w14:paraId="2581C5F0">
      <w:pPr>
        <w:rPr>
          <w:rFonts w:hint="eastAsia"/>
        </w:rPr>
      </w:pPr>
      <w:r>
        <w:rPr>
          <w:rFonts w:hint="eastAsia"/>
          <w:b/>
          <w:bCs/>
        </w:rPr>
        <w:t>【试一试】</w:t>
      </w:r>
    </w:p>
    <w:p w14:paraId="7E933EF5">
      <w:pPr>
        <w:rPr>
          <w:rFonts w:hint="eastAsia"/>
        </w:rPr>
      </w:pPr>
      <w:r>
        <w:rPr>
          <w:rFonts w:hint="eastAsia"/>
        </w:rPr>
        <w:t>选一款你身边的商品（水杯、文具、零食、护肤品……任何东西都行），观察它的包装或商品详情页，提炼出3个卖点，然后让AI为每个卖点写一句广告语。拿到AI的结果后问自己一个问题：如果你是消费者，看到这句话会不会想买？</w:t>
      </w:r>
    </w:p>
    <w:p w14:paraId="71E334BD">
      <w:pPr>
        <w:rPr>
          <w:rFonts w:hint="eastAsia"/>
        </w:rPr>
      </w:pPr>
      <w:r>
        <w:rPr>
          <w:rFonts w:hint="eastAsia"/>
        </w:rPr>
        <w:pict>
          <v:rect id="_x0000_i1238" o:spt="1" style="height:3pt;width:0pt;" fillcolor="#A0A0A0" filled="t" stroked="f" coordsize="21600,21600" o:hr="t" o:hrstd="t" o:hralign="center">
            <v:path/>
            <v:fill on="t" focussize="0,0"/>
            <v:stroke on="f"/>
            <v:imagedata o:title=""/>
            <o:lock v:ext="edit"/>
            <w10:wrap type="none"/>
            <w10:anchorlock/>
          </v:rect>
        </w:pict>
      </w:r>
    </w:p>
    <w:p w14:paraId="346B1AB1">
      <w:pPr>
        <w:rPr>
          <w:rFonts w:hint="eastAsia"/>
          <w:b/>
          <w:bCs/>
        </w:rPr>
      </w:pPr>
      <w:r>
        <w:rPr>
          <w:rFonts w:hint="eastAsia"/>
          <w:b/>
          <w:bCs/>
        </w:rPr>
        <w:t>二、不同平台的文案风格差异</w:t>
      </w:r>
    </w:p>
    <w:p w14:paraId="0BEBBEA9">
      <w:r>
        <w:rPr>
          <w:rFonts w:hint="eastAsia"/>
        </w:rPr>
        <w:t>同一个产品，在不同平台上的文案风格应该是不一样的。朋友圈的文案跟淘宝详情页的文案不一样，小红书的笔记跟抖音的短视频脚本也不一样。不同平台的文案风格特点见表6-2。</w:t>
      </w:r>
    </w:p>
    <w:p w14:paraId="3FD82649">
      <w:pPr>
        <w:jc w:val="center"/>
        <w:rPr>
          <w:rFonts w:hint="eastAsia"/>
        </w:rPr>
      </w:pPr>
      <w:r>
        <w:rPr>
          <w:rFonts w:hint="eastAsia"/>
        </w:rPr>
        <w:t>表6-2 不同平台的文案风格特点</w:t>
      </w:r>
    </w:p>
    <w:tbl>
      <w:tblPr>
        <w:tblStyle w:val="17"/>
        <w:tblW w:w="7296" w:type="dxa"/>
        <w:tblInd w:w="0" w:type="dxa"/>
        <w:tblLayout w:type="autofit"/>
        <w:tblCellMar>
          <w:top w:w="15" w:type="dxa"/>
          <w:left w:w="15" w:type="dxa"/>
          <w:bottom w:w="15" w:type="dxa"/>
          <w:right w:w="15" w:type="dxa"/>
        </w:tblCellMar>
      </w:tblPr>
      <w:tblGrid>
        <w:gridCol w:w="1041"/>
        <w:gridCol w:w="1226"/>
        <w:gridCol w:w="1392"/>
        <w:gridCol w:w="1945"/>
        <w:gridCol w:w="1692"/>
      </w:tblGrid>
      <w:tr w14:paraId="4F84F5CE">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DFE225F">
            <w:pPr>
              <w:rPr>
                <w:rFonts w:hint="eastAsia"/>
                <w:b/>
                <w:bCs/>
              </w:rPr>
            </w:pPr>
            <w:r>
              <w:rPr>
                <w:b/>
                <w:bCs/>
              </w:rPr>
              <w:t>平台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9799391">
            <w:pPr>
              <w:rPr>
                <w:b/>
                <w:bCs/>
              </w:rPr>
            </w:pPr>
            <w:r>
              <w:rPr>
                <w:b/>
                <w:bCs/>
              </w:rPr>
              <w:t>文案风格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1F01A8">
            <w:pPr>
              <w:rPr>
                <w:b/>
                <w:bCs/>
              </w:rPr>
            </w:pPr>
            <w:r>
              <w:rPr>
                <w:b/>
                <w:bCs/>
              </w:rPr>
              <w:t>字数/篇幅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8F7E05">
            <w:pPr>
              <w:rPr>
                <w:b/>
                <w:bCs/>
              </w:rPr>
            </w:pPr>
            <w:r>
              <w:rPr>
                <w:b/>
                <w:bCs/>
              </w:rPr>
              <w:t>关键特征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E2668C">
            <w:pPr>
              <w:rPr>
                <w:b/>
                <w:bCs/>
              </w:rPr>
            </w:pPr>
            <w:r>
              <w:rPr>
                <w:b/>
                <w:bCs/>
              </w:rPr>
              <w:t>提示词中的风格描述</w:t>
            </w:r>
          </w:p>
        </w:tc>
      </w:tr>
      <w:tr w14:paraId="7D7588E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D6BDDF">
            <w:r>
              <w:t>朋友圈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B3EEC47">
            <w:r>
              <w:t>像跟朋友分享</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FB3896">
            <w:r>
              <w:t>50~150字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B68F56">
            <w:r>
              <w:t>生活化、真实感、配图很重要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A59C9A">
            <w:r>
              <w:t>"像在朋友圈随手分享的语气"</w:t>
            </w:r>
          </w:p>
        </w:tc>
      </w:tr>
      <w:tr w14:paraId="6416316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112C2CB">
            <w:r>
              <w:t>小红书</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C79F5D">
            <w:r>
              <w:t>种草安利风</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039A6C6">
            <w:r>
              <w:t>200~500字</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EBFDAA9">
            <w:r>
              <w:t>口语化、有细节体验、emoji多、有标签</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134726A">
            <w:r>
              <w:t>"小红书种草笔记风格，活泼可爱"</w:t>
            </w:r>
          </w:p>
        </w:tc>
      </w:tr>
      <w:tr w14:paraId="71612DC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7362DD">
            <w:r>
              <w:t>淘宝/京东详情页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A49592">
            <w:r>
              <w:t>专业说服型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0AE159">
            <w:r>
              <w:t>较长</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73EEF8">
            <w:r>
              <w:t>突出卖点、消除顾虑、促成下单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A37F8D">
            <w:r>
              <w:t>"电商详情页风格，专业有说服力"</w:t>
            </w:r>
          </w:p>
        </w:tc>
      </w:tr>
      <w:tr w14:paraId="7C11983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826C254">
            <w:r>
              <w:t>抖音/快手</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1F9D47A">
            <w:r>
              <w:t>短平快、有冲击力</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8591C7F">
            <w:r>
              <w:t>脚本形式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DA6F53F">
            <w:r>
              <w:t>前3秒抓人、口语化、节奏快</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91B6C2C">
            <w:r>
              <w:t>"适合15秒短视频的口播脚本"</w:t>
            </w:r>
          </w:p>
        </w:tc>
      </w:tr>
      <w:tr w14:paraId="2F50F41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A0A6E92">
            <w:r>
              <w:t>公众号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D40AE2F">
            <w:r>
              <w:t>深度内容型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66FE12">
            <w:r>
              <w:t>800~2000字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B2DA678">
            <w:r>
              <w:t>有标题吸引、有故事、有干货</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15830B3">
            <w:r>
              <w:t>"公众号推文风格，有深度有温度"</w:t>
            </w:r>
          </w:p>
        </w:tc>
      </w:tr>
      <w:tr w14:paraId="4888312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FB188AD">
            <w:r>
              <w:t>社区微信群</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8D52428">
            <w:r>
              <w:t>简短直接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3D909D1">
            <w:r>
              <w:t>30~100字</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85A775C">
            <w:r>
              <w:t>接地气、一看就懂、有行动指令</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1A1D57E">
            <w:r>
              <w:t>"社区群通知风格，简洁直接"</w:t>
            </w:r>
          </w:p>
        </w:tc>
      </w:tr>
    </w:tbl>
    <w:p w14:paraId="2BD22146">
      <w:r>
        <w:rPr>
          <w:rFonts w:hint="eastAsia"/>
        </w:rPr>
        <w:t>了解了各平台的风格差异之后，就可以在提示词中明确指定平台和风格了：</w:t>
      </w:r>
    </w:p>
    <w:p w14:paraId="37534330">
      <w:r>
        <w:t>请为以下产品分别写3种平台的广告文案：</w:t>
      </w:r>
    </w:p>
    <w:p w14:paraId="10454A3A"/>
    <w:p w14:paraId="4D3D58FA">
      <w:r>
        <w:t>产品：鲜榨随行杯，售价89元，核心卖点是充一次电可以榨15杯，</w:t>
      </w:r>
    </w:p>
    <w:p w14:paraId="458B5AB8">
      <w:r>
        <w:t>重量只有350克，10秒出汁。目标客户是大学生和年轻上班族。</w:t>
      </w:r>
    </w:p>
    <w:p w14:paraId="0E240DE7"/>
    <w:p w14:paraId="18360E38">
      <w:r>
        <w:t>请分别写：</w:t>
      </w:r>
    </w:p>
    <w:p w14:paraId="6CCC2FC4">
      <w:r>
        <w:t>1. 一条朋友圈文案（100字以内，像真实用户分享的口吻）</w:t>
      </w:r>
    </w:p>
    <w:p w14:paraId="70515F99">
      <w:r>
        <w:t>2. 一条小红书种草笔记（300字左右，活泼口语化，可以加emoji和标签）</w:t>
      </w:r>
    </w:p>
    <w:p w14:paraId="7CCD51E9">
      <w:r>
        <w:t>3. 一条适合社区微信群发的促销通知（80字以内，简单直接，附上价格和购买方式）</w:t>
      </w:r>
    </w:p>
    <w:p w14:paraId="6BCC560C">
      <w:pPr>
        <w:rPr>
          <w:rFonts w:hint="eastAsia"/>
        </w:rPr>
      </w:pPr>
      <w:r>
        <w:rPr>
          <w:rFonts w:hint="eastAsia"/>
          <w:b/>
          <w:bCs/>
        </w:rPr>
        <w:t>【翻车现场】一模一样的文案发了三个平台</w:t>
      </w:r>
    </w:p>
    <w:p w14:paraId="190DF4AF">
      <w:pPr>
        <w:rPr>
          <w:rFonts w:hint="eastAsia"/>
        </w:rPr>
      </w:pPr>
      <w:r>
        <w:rPr>
          <w:rFonts w:hint="eastAsia"/>
        </w:rPr>
        <w:t>有实习生让AI写了一条商品文案，觉得写得不错，于是原封不动地发到了朋友圈、小红书和商品详情页三个地方。结果朋友圈里朋友们觉得"太像广告了"；小红书上读者觉得"太正式了不像真人分享"；详情页上又显得"太口语化不够专业"。</w:t>
      </w:r>
    </w:p>
    <w:p w14:paraId="4770ADD3">
      <w:pPr>
        <w:rPr>
          <w:rFonts w:hint="eastAsia"/>
        </w:rPr>
      </w:pPr>
      <w:r>
        <w:rPr>
          <w:rFonts w:hint="eastAsia"/>
        </w:rPr>
        <w:t>同一条文案在三个平台上都不讨好——因为每个平台的读者期望不同、阅读场景不同。这就是为什么需要针对不同平台分别写文案。</w:t>
      </w:r>
    </w:p>
    <w:p w14:paraId="48C93FBC">
      <w:pPr>
        <w:rPr>
          <w:rFonts w:hint="eastAsia"/>
        </w:rPr>
      </w:pPr>
      <w:r>
        <w:rPr>
          <w:rFonts w:hint="eastAsia"/>
        </w:rPr>
        <w:pict>
          <v:rect id="_x0000_i1239" o:spt="1" style="height:3pt;width:0pt;" fillcolor="#A0A0A0" filled="t" stroked="f" coordsize="21600,21600" o:hr="t" o:hrstd="t" o:hralign="center">
            <v:path/>
            <v:fill on="t" focussize="0,0"/>
            <v:stroke on="f"/>
            <v:imagedata o:title=""/>
            <o:lock v:ext="edit"/>
            <w10:wrap type="none"/>
            <w10:anchorlock/>
          </v:rect>
        </w:pict>
      </w:r>
    </w:p>
    <w:p w14:paraId="6B9EDF18">
      <w:pPr>
        <w:rPr>
          <w:rFonts w:hint="eastAsia"/>
          <w:b/>
          <w:bCs/>
        </w:rPr>
      </w:pPr>
      <w:r>
        <w:rPr>
          <w:rFonts w:hint="eastAsia"/>
          <w:b/>
          <w:bCs/>
        </w:rPr>
        <w:t>三、让AI一次生成多个版本供挑选</w:t>
      </w:r>
    </w:p>
    <w:p w14:paraId="48E186B7">
      <w:pPr>
        <w:rPr>
          <w:rFonts w:hint="eastAsia"/>
        </w:rPr>
      </w:pPr>
      <w:r>
        <w:rPr>
          <w:rFonts w:hint="eastAsia"/>
        </w:rPr>
        <w:t>写文案最痛苦的是"写了一条觉得不够好，但想不出更好的"。AI的一个巨大优势就是：</w:t>
      </w:r>
      <w:r>
        <w:rPr>
          <w:rFonts w:hint="eastAsia"/>
          <w:b/>
          <w:bCs/>
        </w:rPr>
        <w:t>让它一口气出五条十条，你从里面挑最好的。</w:t>
      </w:r>
    </w:p>
    <w:p w14:paraId="0EFA0302">
      <w:r>
        <w:t>请为一款售价39元的保温杯写10条朋友圈广告文案，要求：</w:t>
      </w:r>
    </w:p>
    <w:p w14:paraId="2852261D">
      <w:r>
        <w:t>- 每条80字以内</w:t>
      </w:r>
    </w:p>
    <w:p w14:paraId="728CFDD3">
      <w:r>
        <w:t>- 风格各不相同：有的走温情路线，有的走搞笑路线，有的走实用路线，</w:t>
      </w:r>
    </w:p>
    <w:p w14:paraId="25F278F2">
      <w:r>
        <w:t xml:space="preserve">  有的走颜值路线</w:t>
      </w:r>
    </w:p>
    <w:p w14:paraId="6216A7F7">
      <w:r>
        <w:t>- 核心卖点：12小时保温、304不锈钢内胆、5种颜色可选</w:t>
      </w:r>
    </w:p>
    <w:p w14:paraId="1A369695">
      <w:r>
        <w:t>- 目标人群：大学生</w:t>
      </w:r>
    </w:p>
    <w:p w14:paraId="3B3BA287"/>
    <w:p w14:paraId="79D6EB0F">
      <w:r>
        <w:t>10条里我只会选1~2条用，所以请尽量让风格和角度差异大一些。</w:t>
      </w:r>
    </w:p>
    <w:p w14:paraId="45048C5E">
      <w:pPr>
        <w:rPr>
          <w:rFonts w:hint="eastAsia"/>
        </w:rPr>
      </w:pPr>
      <w:r>
        <w:rPr>
          <w:rFonts w:hint="eastAsia"/>
        </w:rPr>
        <w:t>最后一句话很重要——"让风格和角度差异大一些"。不加这句的话，AI可能会生成10条长得差不多的文案，只是换了几个词，选来选去区别不大。明确要求差异化，AI才会真正从不同角度去写。</w:t>
      </w:r>
    </w:p>
    <w:p w14:paraId="5A89DDF8">
      <w:r>
        <w:rPr>
          <w:rFonts w:hint="eastAsia"/>
        </w:rPr>
        <w:t>拿到多个版本之后，怎么挑选呢？一个实用的判断标准见表6-3。</w:t>
      </w:r>
    </w:p>
    <w:p w14:paraId="5F7B1CFF">
      <w:pPr>
        <w:jc w:val="center"/>
        <w:rPr>
          <w:rFonts w:hint="eastAsia"/>
        </w:rPr>
      </w:pPr>
      <w:r>
        <w:rPr>
          <w:rFonts w:hint="eastAsia"/>
        </w:rPr>
        <w:t>表6-3 评估广告文案质量的实用标准</w:t>
      </w:r>
    </w:p>
    <w:tbl>
      <w:tblPr>
        <w:tblStyle w:val="17"/>
        <w:tblW w:w="7296" w:type="dxa"/>
        <w:tblInd w:w="0" w:type="dxa"/>
        <w:tblLayout w:type="autofit"/>
        <w:tblCellMar>
          <w:top w:w="15" w:type="dxa"/>
          <w:left w:w="15" w:type="dxa"/>
          <w:bottom w:w="15" w:type="dxa"/>
          <w:right w:w="15" w:type="dxa"/>
        </w:tblCellMar>
      </w:tblPr>
      <w:tblGrid>
        <w:gridCol w:w="2064"/>
        <w:gridCol w:w="2641"/>
        <w:gridCol w:w="2591"/>
      </w:tblGrid>
      <w:tr w14:paraId="68D36BAD">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155B8A">
            <w:pPr>
              <w:rPr>
                <w:rFonts w:hint="eastAsia"/>
                <w:b/>
                <w:bCs/>
              </w:rPr>
            </w:pPr>
            <w:r>
              <w:rPr>
                <w:b/>
                <w:bCs/>
              </w:rPr>
              <w:t>评估维度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65C547">
            <w:pPr>
              <w:rPr>
                <w:b/>
                <w:bCs/>
              </w:rPr>
            </w:pPr>
            <w:r>
              <w:rPr>
                <w:b/>
                <w:bCs/>
              </w:rPr>
              <w:t>好文案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4E1048">
            <w:pPr>
              <w:rPr>
                <w:b/>
                <w:bCs/>
              </w:rPr>
            </w:pPr>
            <w:r>
              <w:rPr>
                <w:b/>
                <w:bCs/>
              </w:rPr>
              <w:t>差文案</w:t>
            </w:r>
          </w:p>
        </w:tc>
      </w:tr>
      <w:tr w14:paraId="504438F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D6BDAB">
            <w:r>
              <w:rPr>
                <w:b/>
                <w:bCs/>
              </w:rPr>
              <w:t>看了想不想继续读</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36F939">
            <w:r>
              <w:t>开头就抓人，让人想看下去</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03F113">
            <w:r>
              <w:t>开头平淡，像说明书</w:t>
            </w:r>
          </w:p>
        </w:tc>
      </w:tr>
      <w:tr w14:paraId="6FE6139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44B7955">
            <w:r>
              <w:rPr>
                <w:b/>
                <w:bCs/>
              </w:rPr>
              <w:t>看完记不记得住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E7AA4E5">
            <w:r>
              <w:t>读完能记住一句核心信息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214B811">
            <w:r>
              <w:t>读完不知道在说什么</w:t>
            </w:r>
          </w:p>
        </w:tc>
      </w:tr>
      <w:tr w14:paraId="45DBC77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88AFA53">
            <w:r>
              <w:rPr>
                <w:b/>
                <w:bCs/>
              </w:rPr>
              <w:t>看完想不想买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B22AFA">
            <w:r>
              <w:t>有一个让人心动的理由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279714">
            <w:r>
              <w:t>全是空洞的形容词</w:t>
            </w:r>
          </w:p>
        </w:tc>
      </w:tr>
      <w:tr w14:paraId="586E933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7EE031">
            <w:r>
              <w:rPr>
                <w:b/>
                <w:bCs/>
              </w:rPr>
              <w:t>像不像真人说的话</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D6B7CBB">
            <w:r>
              <w:t>读起来自然，像朋友推荐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F9D1655">
            <w:r>
              <w:t>读起来像机器写的广告词</w:t>
            </w:r>
          </w:p>
        </w:tc>
      </w:tr>
      <w:tr w14:paraId="7EE0ED8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512AB1B">
            <w:r>
              <w:rPr>
                <w:b/>
                <w:bCs/>
              </w:rPr>
              <w:t>有没有针对目标客群</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3AE387">
            <w:r>
              <w:t>说的就是"你的事"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379F23">
            <w:r>
              <w:t>什么人看都觉得"跟我无关"</w:t>
            </w:r>
          </w:p>
        </w:tc>
      </w:tr>
    </w:tbl>
    <w:p w14:paraId="16058939">
      <w:r>
        <w:rPr>
          <w:rFonts w:hint="eastAsia"/>
        </w:rPr>
        <w:pict>
          <v:rect id="_x0000_i1240" o:spt="1" style="height:3pt;width:0pt;" fillcolor="#A0A0A0" filled="t" stroked="f" coordsize="21600,21600" o:hr="t" o:hrstd="t" o:hralign="center">
            <v:path/>
            <v:fill on="t" focussize="0,0"/>
            <v:stroke on="f"/>
            <v:imagedata o:title=""/>
            <o:lock v:ext="edit"/>
            <w10:wrap type="none"/>
            <w10:anchorlock/>
          </v:rect>
        </w:pict>
      </w:r>
    </w:p>
    <w:p w14:paraId="6D6E0B46">
      <w:pPr>
        <w:rPr>
          <w:rFonts w:hint="eastAsia"/>
          <w:b/>
          <w:bCs/>
        </w:rPr>
      </w:pPr>
      <w:r>
        <w:rPr>
          <w:rFonts w:hint="eastAsia"/>
          <w:b/>
          <w:bCs/>
        </w:rPr>
        <w:t>四、文案的合规性检查：哪些话不能说</w:t>
      </w:r>
    </w:p>
    <w:p w14:paraId="31B365C8">
      <w:pPr>
        <w:rPr>
          <w:rFonts w:hint="eastAsia"/>
        </w:rPr>
      </w:pPr>
      <w:r>
        <w:rPr>
          <w:rFonts w:hint="eastAsia"/>
        </w:rPr>
        <w:t>这是很多人容易忽视但非常重要的一环。AI生成的文案里，有时候会出现一些在法律上有风险的表述。</w:t>
      </w:r>
    </w:p>
    <w:p w14:paraId="4A546C1E">
      <w:r>
        <w:rPr>
          <w:rFonts w:hint="eastAsia"/>
        </w:rPr>
        <w:t>《中华人民共和国广告法》中明确禁止的表述类型见表6-4。</w:t>
      </w:r>
    </w:p>
    <w:p w14:paraId="04910DF7">
      <w:pPr>
        <w:jc w:val="center"/>
        <w:rPr>
          <w:rFonts w:hint="eastAsia"/>
        </w:rPr>
      </w:pPr>
      <w:r>
        <w:rPr>
          <w:rFonts w:hint="eastAsia"/>
        </w:rPr>
        <w:t>表6-4 广告文案中需要避免的违规表述</w:t>
      </w:r>
    </w:p>
    <w:tbl>
      <w:tblPr>
        <w:tblStyle w:val="17"/>
        <w:tblW w:w="7296" w:type="dxa"/>
        <w:tblInd w:w="0" w:type="dxa"/>
        <w:tblLayout w:type="autofit"/>
        <w:tblCellMar>
          <w:top w:w="15" w:type="dxa"/>
          <w:left w:w="15" w:type="dxa"/>
          <w:bottom w:w="15" w:type="dxa"/>
          <w:right w:w="15" w:type="dxa"/>
        </w:tblCellMar>
      </w:tblPr>
      <w:tblGrid>
        <w:gridCol w:w="1223"/>
        <w:gridCol w:w="2675"/>
        <w:gridCol w:w="3398"/>
      </w:tblGrid>
      <w:tr w14:paraId="53954741">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C49929">
            <w:pPr>
              <w:rPr>
                <w:rFonts w:hint="eastAsia"/>
                <w:b/>
                <w:bCs/>
              </w:rPr>
            </w:pPr>
            <w:r>
              <w:rPr>
                <w:b/>
                <w:bCs/>
              </w:rPr>
              <w:t>违规类型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3480B4">
            <w:pPr>
              <w:rPr>
                <w:b/>
                <w:bCs/>
              </w:rPr>
            </w:pPr>
            <w:r>
              <w:rPr>
                <w:b/>
                <w:bCs/>
              </w:rPr>
              <w:t>常见违规用语举例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13A45D2">
            <w:pPr>
              <w:rPr>
                <w:b/>
                <w:bCs/>
              </w:rPr>
            </w:pPr>
            <w:r>
              <w:rPr>
                <w:b/>
                <w:bCs/>
              </w:rPr>
              <w:t>为什么不能用</w:t>
            </w:r>
          </w:p>
        </w:tc>
      </w:tr>
      <w:tr w14:paraId="63138E5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DB6AC6">
            <w:r>
              <w:t>绝对化用语</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9BDF76">
            <w:r>
              <w:t>"最好的""第一""全网最低""绝无仅有"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D867D1">
            <w:r>
              <w:t>广告法第九条明确禁止使用"国家级""最高级""最佳"等用语</w:t>
            </w:r>
          </w:p>
        </w:tc>
      </w:tr>
      <w:tr w14:paraId="191D15C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049BD5D">
            <w:r>
              <w:t>虚假承诺</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7F24D03">
            <w:r>
              <w:t>"7天瘦10斤""包治百病""100%有效"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58136B9">
            <w:r>
              <w:t>虚假或引人误解的内容属于虚假广告</w:t>
            </w:r>
          </w:p>
        </w:tc>
      </w:tr>
      <w:tr w14:paraId="3AB2F32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BD91A1C">
            <w:r>
              <w:t>贬损竞品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CB5B19">
            <w:r>
              <w:t>"比某某品牌好一万倍""别家的都是垃圾"</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728706">
            <w:r>
              <w:t>不得贬低其他生产经营者的商品或者服务</w:t>
            </w:r>
          </w:p>
        </w:tc>
      </w:tr>
      <w:tr w14:paraId="3B300E8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E280B3E">
            <w:r>
              <w:t>虚构数据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1443A10">
            <w:r>
              <w:t>"99.9%的用户都说好""销量突破100万"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74716D">
            <w:r>
              <w:t>没有依据的统计数据属于虚假宣传</w:t>
            </w:r>
          </w:p>
        </w:tc>
      </w:tr>
      <w:tr w14:paraId="41E300F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DA955A3">
            <w:r>
              <w:t>医疗/保健暗示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4721D6">
            <w:r>
              <w:t>普通食品说"增强免疫力""延缓衰老"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E9DD7E">
            <w:r>
              <w:t>普通商品不得做医疗或保健功能暗示</w:t>
            </w:r>
          </w:p>
        </w:tc>
      </w:tr>
    </w:tbl>
    <w:p w14:paraId="3CA7F30B">
      <w:r>
        <w:rPr>
          <w:rFonts w:hint="eastAsia"/>
          <w:b/>
          <w:bCs/>
        </w:rPr>
        <w:t>【知识卡片】检查文案合规性的快捷方法</w:t>
      </w:r>
    </w:p>
    <w:p w14:paraId="1223D081">
      <w:pPr>
        <w:rPr>
          <w:rFonts w:hint="eastAsia"/>
        </w:rPr>
      </w:pPr>
      <w:r>
        <w:rPr>
          <w:rFonts w:hint="eastAsia"/>
        </w:rPr>
        <w:t>让AI写完文案之后，可以再让AI帮你检查一遍：</w:t>
      </w:r>
    </w:p>
    <w:p w14:paraId="0302A0BC">
      <w:r>
        <w:t>请检查以下广告文案中是否存在可能违反《中华人民共和国广告法》的</w:t>
      </w:r>
    </w:p>
    <w:p w14:paraId="16DD04CC">
      <w:r>
        <w:t>表述，包括但不限于：绝对化用语、虚假承诺、贬损竞品、虚构数据、</w:t>
      </w:r>
    </w:p>
    <w:p w14:paraId="380DB7F1">
      <w:r>
        <w:t>违规功效暗示等。如果有，请指出具体的问题用语并给出修改建议。</w:t>
      </w:r>
    </w:p>
    <w:p w14:paraId="01565B04"/>
    <w:p w14:paraId="68EE6059">
      <w:r>
        <w:t>[粘贴文案内容]</w:t>
      </w:r>
    </w:p>
    <w:p w14:paraId="1BF32382">
      <w:pPr>
        <w:rPr>
          <w:rFonts w:hint="eastAsia"/>
        </w:rPr>
      </w:pPr>
      <w:r>
        <w:rPr>
          <w:rFonts w:hint="eastAsia"/>
        </w:rPr>
        <w:t>这不是万能的——AI可能会漏掉一些问题，也可能会过于谨慎地标记一些其实没问题的用语。但至少能帮你做一轮初步的合规筛查。</w:t>
      </w:r>
    </w:p>
    <w:p w14:paraId="59A5E3C1">
      <w:pPr>
        <w:rPr>
          <w:rFonts w:hint="eastAsia"/>
        </w:rPr>
      </w:pPr>
      <w:r>
        <w:rPr>
          <w:rFonts w:hint="eastAsia"/>
          <w:b/>
          <w:bCs/>
        </w:rPr>
        <w:t>【职业素养】真实是广告的底线</w:t>
      </w:r>
    </w:p>
    <w:p w14:paraId="4C1F3F6D">
      <w:pPr>
        <w:rPr>
          <w:rFonts w:hint="eastAsia"/>
        </w:rPr>
      </w:pPr>
      <w:r>
        <w:rPr>
          <w:rFonts w:hint="eastAsia"/>
        </w:rPr>
        <w:t>广告的本质是信息传递——把产品的优点告诉潜在客户，帮助他们做出购买决策。好的广告是"把真话说得吸引人"，而不是"把假话说得像真的"。</w:t>
      </w:r>
    </w:p>
    <w:p w14:paraId="65D10A0B">
      <w:pPr>
        <w:rPr>
          <w:rFonts w:hint="eastAsia"/>
        </w:rPr>
      </w:pPr>
      <w:r>
        <w:rPr>
          <w:rFonts w:hint="eastAsia"/>
        </w:rPr>
        <w:t>AI可以帮你把文案写得漂亮动人，但文案里说的每一句话是否属实，是你必须把关的。一个夸大宣传的文案可能短期内带来销量，但一旦消费者发现被骗，损失的是企业多年积累的信誉——这笔账怎么算都不划算。</w:t>
      </w:r>
    </w:p>
    <w:p w14:paraId="1F7B32D9">
      <w:pPr>
        <w:rPr>
          <w:rFonts w:hint="eastAsia"/>
        </w:rPr>
      </w:pPr>
      <w:r>
        <w:rPr>
          <w:rFonts w:hint="eastAsia"/>
        </w:rPr>
        <w:pict>
          <v:rect id="_x0000_i1241" o:spt="1" style="height:3pt;width:0pt;" fillcolor="#A0A0A0" filled="t" stroked="f" coordsize="21600,21600" o:hr="t" o:hrstd="t" o:hralign="center">
            <v:path/>
            <v:fill on="t" focussize="0,0"/>
            <v:stroke on="f"/>
            <v:imagedata o:title=""/>
            <o:lock v:ext="edit"/>
            <w10:wrap type="none"/>
            <w10:anchorlock/>
          </v:rect>
        </w:pict>
      </w:r>
    </w:p>
    <w:p w14:paraId="545A630E">
      <w:pPr>
        <w:rPr>
          <w:rFonts w:hint="eastAsia"/>
        </w:rPr>
      </w:pPr>
      <w:r>
        <w:rPr>
          <w:rFonts w:hint="eastAsia"/>
          <w:b/>
          <w:bCs/>
        </w:rPr>
        <w:t>【任务小结与自测】</w:t>
      </w:r>
    </w:p>
    <w:p w14:paraId="2A970114">
      <w:pPr>
        <w:rPr>
          <w:rFonts w:hint="eastAsia"/>
        </w:rPr>
      </w:pPr>
      <w:r>
        <w:rPr>
          <w:rFonts w:hint="eastAsia"/>
        </w:rPr>
        <w:t>完成任务二后，检查一下：</w:t>
      </w:r>
    </w:p>
    <w:p w14:paraId="7E1132CE">
      <w:pPr>
        <w:numPr>
          <w:ilvl w:val="0"/>
          <w:numId w:val="132"/>
        </w:numPr>
        <w:rPr>
          <w:rFonts w:hint="eastAsia"/>
        </w:rPr>
      </w:pPr>
      <w:r>
        <w:rPr>
          <w:rFonts w:hint="eastAsia"/>
        </w:rPr>
        <w:t>知道写文案前要先提炼产品的具体卖点</w:t>
      </w:r>
    </w:p>
    <w:p w14:paraId="74D7012B">
      <w:pPr>
        <w:numPr>
          <w:ilvl w:val="0"/>
          <w:numId w:val="132"/>
        </w:numPr>
        <w:rPr>
          <w:rFonts w:hint="eastAsia"/>
        </w:rPr>
      </w:pPr>
      <w:r>
        <w:rPr>
          <w:rFonts w:hint="eastAsia"/>
        </w:rPr>
        <w:t>了解不同平台文案的风格差异，能在提示词中指定平台和风格</w:t>
      </w:r>
    </w:p>
    <w:p w14:paraId="7754C408">
      <w:pPr>
        <w:numPr>
          <w:ilvl w:val="0"/>
          <w:numId w:val="132"/>
        </w:numPr>
        <w:rPr>
          <w:rFonts w:hint="eastAsia"/>
        </w:rPr>
      </w:pPr>
      <w:r>
        <w:rPr>
          <w:rFonts w:hint="eastAsia"/>
        </w:rPr>
        <w:t>会让AI一次生成多个版本的文案，并能从中挑选最合适的</w:t>
      </w:r>
    </w:p>
    <w:p w14:paraId="09F15907">
      <w:pPr>
        <w:numPr>
          <w:ilvl w:val="0"/>
          <w:numId w:val="132"/>
        </w:numPr>
        <w:rPr>
          <w:rFonts w:hint="eastAsia"/>
        </w:rPr>
      </w:pPr>
      <w:r>
        <w:rPr>
          <w:rFonts w:hint="eastAsia"/>
        </w:rPr>
        <w:t>知道广告文案中有哪些用语是法律禁止的，会让AI做合规性检查</w:t>
      </w:r>
    </w:p>
    <w:p w14:paraId="0AF1073C">
      <w:pPr>
        <w:rPr>
          <w:rFonts w:hint="eastAsia"/>
        </w:rPr>
      </w:pPr>
      <w:r>
        <w:rPr>
          <w:rFonts w:hint="eastAsia"/>
        </w:rPr>
        <w:pict>
          <v:rect id="_x0000_i1242" o:spt="1" style="height:3pt;width:0pt;" fillcolor="#A0A0A0" filled="t" stroked="f" coordsize="21600,21600" o:hr="t" o:hrstd="t" o:hralign="center">
            <v:path/>
            <v:fill on="t" focussize="0,0"/>
            <v:stroke on="f"/>
            <v:imagedata o:title=""/>
            <o:lock v:ext="edit"/>
            <w10:wrap type="none"/>
            <w10:anchorlock/>
          </v:rect>
        </w:pict>
      </w:r>
    </w:p>
    <w:p w14:paraId="5BAF4A48">
      <w:pPr>
        <w:rPr>
          <w:rFonts w:hint="eastAsia"/>
          <w:b/>
          <w:bCs/>
        </w:rPr>
      </w:pPr>
      <w:r>
        <w:rPr>
          <w:rFonts w:hint="eastAsia"/>
          <w:b/>
          <w:bCs/>
        </w:rPr>
        <w:t>任务三 用AI写新媒体内容</w:t>
      </w:r>
    </w:p>
    <w:p w14:paraId="6EC1A2EA">
      <w:pPr>
        <w:rPr>
          <w:rFonts w:hint="eastAsia"/>
        </w:rPr>
      </w:pPr>
      <w:r>
        <w:rPr>
          <w:rFonts w:hint="eastAsia"/>
          <w:b/>
          <w:bCs/>
        </w:rPr>
        <w:t>【任务描述】</w:t>
      </w:r>
      <w:r>
        <w:rPr>
          <w:rFonts w:hint="eastAsia"/>
        </w:rPr>
        <w:t> 新媒体运营是商贸企业越来越重要的营销手段。公众号、小红书、抖音、直播——每个渠道都需要源源不断的内容输出。AI可以大幅提高内容生产的效率，但前提是你得知道每种内容形式有什么特点、怎么写才有效。</w:t>
      </w:r>
    </w:p>
    <w:p w14:paraId="1593E764">
      <w:pPr>
        <w:rPr>
          <w:rFonts w:hint="eastAsia"/>
        </w:rPr>
      </w:pPr>
      <w:r>
        <w:rPr>
          <w:rFonts w:hint="eastAsia"/>
        </w:rPr>
        <w:pict>
          <v:rect id="_x0000_i1243" o:spt="1" style="height:3pt;width:0pt;" fillcolor="#A0A0A0" filled="t" stroked="f" coordsize="21600,21600" o:hr="t" o:hrstd="t" o:hralign="center">
            <v:path/>
            <v:fill on="t" focussize="0,0"/>
            <v:stroke on="f"/>
            <v:imagedata o:title=""/>
            <o:lock v:ext="edit"/>
            <w10:wrap type="none"/>
            <w10:anchorlock/>
          </v:rect>
        </w:pict>
      </w:r>
    </w:p>
    <w:p w14:paraId="6620AEE2">
      <w:pPr>
        <w:rPr>
          <w:rFonts w:hint="eastAsia"/>
          <w:b/>
          <w:bCs/>
        </w:rPr>
      </w:pPr>
      <w:r>
        <w:rPr>
          <w:rFonts w:hint="eastAsia"/>
          <w:b/>
          <w:bCs/>
        </w:rPr>
        <w:t>一、公众号推文的AI辅助撰写</w:t>
      </w:r>
    </w:p>
    <w:p w14:paraId="0EE1FFDA">
      <w:pPr>
        <w:rPr>
          <w:rFonts w:hint="eastAsia"/>
        </w:rPr>
      </w:pPr>
      <w:r>
        <w:rPr>
          <w:rFonts w:hint="eastAsia"/>
        </w:rPr>
        <w:t>公众号推文是最常见的"长内容"营销形式。一篇好的推文通常包含以下几个要素：一个吸引人的标题、一个引人入胜的开头、有价值的主体内容、一个引导行动的结尾。</w:t>
      </w:r>
    </w:p>
    <w:p w14:paraId="0F210951">
      <w:pPr>
        <w:rPr>
          <w:rFonts w:hint="eastAsia"/>
        </w:rPr>
      </w:pPr>
      <w:r>
        <w:rPr>
          <w:rFonts w:hint="eastAsia"/>
        </w:rPr>
        <w:t>用AI写公众号推文的推荐流程如图6-4所示。</w:t>
      </w:r>
    </w:p>
    <w:p w14:paraId="016F27F8">
      <w:pPr>
        <w:jc w:val="center"/>
      </w:pPr>
      <w:r>
        <w:drawing>
          <wp:inline distT="0" distB="0" distL="0" distR="0">
            <wp:extent cx="1454785" cy="5791200"/>
            <wp:effectExtent l="0" t="0" r="0" b="0"/>
            <wp:docPr id="1115663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63586" name="图片 1"/>
                    <pic:cNvPicPr>
                      <a:picLocks noChangeAspect="1"/>
                    </pic:cNvPicPr>
                  </pic:nvPicPr>
                  <pic:blipFill>
                    <a:blip r:embed="rId33"/>
                    <a:stretch>
                      <a:fillRect/>
                    </a:stretch>
                  </pic:blipFill>
                  <pic:spPr>
                    <a:xfrm>
                      <a:off x="0" y="0"/>
                      <a:ext cx="1460707" cy="5813676"/>
                    </a:xfrm>
                    <a:prstGeom prst="rect">
                      <a:avLst/>
                    </a:prstGeom>
                  </pic:spPr>
                </pic:pic>
              </a:graphicData>
            </a:graphic>
          </wp:inline>
        </w:drawing>
      </w:r>
    </w:p>
    <w:p w14:paraId="59F6C204">
      <w:pPr>
        <w:jc w:val="center"/>
        <w:rPr>
          <w:rFonts w:hint="eastAsia"/>
        </w:rPr>
      </w:pPr>
      <w:r>
        <w:rPr>
          <w:rFonts w:hint="eastAsia"/>
        </w:rPr>
        <w:t>图6-4 用AI写公众号推文的推荐流程</w:t>
      </w:r>
    </w:p>
    <w:p w14:paraId="205D09C5">
      <w:pPr>
        <w:rPr>
          <w:rFonts w:hint="eastAsia"/>
        </w:rPr>
      </w:pPr>
      <w:r>
        <w:rPr>
          <w:rFonts w:hint="eastAsia"/>
        </w:rPr>
        <w:t>标题是一篇推文最重要的部分——它决定了读者要不要点开看。让AI出标题时可以这样说：</w:t>
      </w:r>
    </w:p>
    <w:p w14:paraId="2C4C98A5">
      <w:r>
        <w:t>我要为一家社区生鲜店的公众号写一篇推文，主题是端午节期间的促销</w:t>
      </w:r>
    </w:p>
    <w:p w14:paraId="1188BB43">
      <w:r>
        <w:t>活动和粽子推荐。请给出8个备选标题，要求：</w:t>
      </w:r>
    </w:p>
    <w:p w14:paraId="4584B5D8">
      <w:r>
        <w:t>- 风格各异：有的用提问式，有的用数字式，有的用悬念式，有的用利益式</w:t>
      </w:r>
    </w:p>
    <w:p w14:paraId="0F410004">
      <w:r>
        <w:t>- 要有点击欲望，让人想打开看</w:t>
      </w:r>
    </w:p>
    <w:p w14:paraId="4BAA61D5">
      <w:r>
        <w:t>- 不要用"震惊""重磅""99%的人不知道"这种过度标题党的写法</w:t>
      </w:r>
    </w:p>
    <w:p w14:paraId="6278140D">
      <w:pPr>
        <w:rPr>
          <w:rFonts w:hint="eastAsia"/>
        </w:rPr>
      </w:pPr>
      <w:r>
        <w:rPr>
          <w:rFonts w:hint="eastAsia"/>
        </w:rPr>
        <w:pict>
          <v:rect id="_x0000_i1244" o:spt="1" style="height:3pt;width:0pt;" fillcolor="#A0A0A0" filled="t" stroked="f" coordsize="21600,21600" o:hr="t" o:hrstd="t" o:hralign="center">
            <v:path/>
            <v:fill on="t" focussize="0,0"/>
            <v:stroke on="f"/>
            <v:imagedata o:title=""/>
            <o:lock v:ext="edit"/>
            <w10:wrap type="none"/>
            <w10:anchorlock/>
          </v:rect>
        </w:pict>
      </w:r>
    </w:p>
    <w:p w14:paraId="33A6113D">
      <w:pPr>
        <w:rPr>
          <w:rFonts w:hint="eastAsia"/>
          <w:b/>
          <w:bCs/>
        </w:rPr>
      </w:pPr>
      <w:r>
        <w:rPr>
          <w:rFonts w:hint="eastAsia"/>
          <w:b/>
          <w:bCs/>
        </w:rPr>
        <w:t>二、小红书笔记和种草文案的AI辅助撰写</w:t>
      </w:r>
    </w:p>
    <w:p w14:paraId="04F014D3">
      <w:pPr>
        <w:rPr>
          <w:rFonts w:hint="eastAsia"/>
        </w:rPr>
      </w:pPr>
      <w:r>
        <w:rPr>
          <w:rFonts w:hint="eastAsia"/>
        </w:rPr>
        <w:t>小红书的内容风格跟公众号完全不同——更口语化、更个人化、更注重真实体验感。写小红书笔记的提示词需要特别强调这种"个人分享"的感觉。</w:t>
      </w:r>
    </w:p>
    <w:p w14:paraId="095B96F5">
      <w:r>
        <w:t>请写一篇小红书种草笔记，推荐一款售价89元的便携榨汁杯。</w:t>
      </w:r>
    </w:p>
    <w:p w14:paraId="19BAE03D"/>
    <w:p w14:paraId="31395695">
      <w:r>
        <w:t>笔记要求：</w:t>
      </w:r>
    </w:p>
    <w:p w14:paraId="7FBB6479">
      <w:r>
        <w:t>- 以一个大学女生的口吻来写，像是真实使用后的分享</w:t>
      </w:r>
    </w:p>
    <w:p w14:paraId="530A67B3">
      <w:r>
        <w:t>- 开头用一个引起共鸣的场景（比如"宿舍想喝果汁但不想出门"之类的）</w:t>
      </w:r>
    </w:p>
    <w:p w14:paraId="51390DAD">
      <w:r>
        <w:t>- 正文要有使用体验的细节描写（比如声音大不大、清洗方不方便、</w:t>
      </w:r>
    </w:p>
    <w:p w14:paraId="14CE82E9">
      <w:r>
        <w:t xml:space="preserve">  续航够不够用）</w:t>
      </w:r>
    </w:p>
    <w:p w14:paraId="5180EF0C">
      <w:r>
        <w:t>- 结尾给出购买建议和使用小技巧</w:t>
      </w:r>
    </w:p>
    <w:p w14:paraId="5A5F875C">
      <w:r>
        <w:t>- 300字左右，可以加emoji</w:t>
      </w:r>
    </w:p>
    <w:p w14:paraId="1DD8B2C2">
      <w:r>
        <w:t>- 文末加5~8个相关话题标签</w:t>
      </w:r>
    </w:p>
    <w:p w14:paraId="1D4E8A41"/>
    <w:p w14:paraId="691AA7EB">
      <w:r>
        <w:t>注意：不要写得太像广告，要像真实的个人使用体验分享。如果某些</w:t>
      </w:r>
    </w:p>
    <w:p w14:paraId="3EA8C713">
      <w:r>
        <w:t>使用细节你不了解，可以虚构合理的体验场景，但不要编造产品不具备的功能。</w:t>
      </w:r>
    </w:p>
    <w:p w14:paraId="6BEA0289">
      <w:pPr>
        <w:rPr>
          <w:rFonts w:hint="eastAsia"/>
        </w:rPr>
      </w:pPr>
      <w:r>
        <w:rPr>
          <w:rFonts w:hint="eastAsia"/>
        </w:rPr>
        <w:t>最后一句话的限制很重要——</w:t>
      </w:r>
      <w:r>
        <w:rPr>
          <w:rFonts w:hint="eastAsia"/>
          <w:b/>
          <w:bCs/>
        </w:rPr>
        <w:t>允许AI虚构体验场景（毕竟它没真的用过这个产品），但不允许编造产品不具备的功能</w:t>
      </w:r>
      <w:r>
        <w:rPr>
          <w:rFonts w:hint="eastAsia"/>
        </w:rPr>
        <w:t>。比如AI可以写"在宿舍用了一个月感觉很方便"（场景虚构但合理），但不能写"还能加热煮茶"（产品没有这个功能就不能说有）。</w:t>
      </w:r>
    </w:p>
    <w:p w14:paraId="0B702B6C">
      <w:pPr>
        <w:rPr>
          <w:rFonts w:hint="eastAsia"/>
        </w:rPr>
      </w:pPr>
      <w:r>
        <w:rPr>
          <w:rFonts w:hint="eastAsia"/>
          <w:b/>
          <w:bCs/>
        </w:rPr>
        <w:t>【翻车现场】AI写的"真实体验"穿帮了</w:t>
      </w:r>
    </w:p>
    <w:p w14:paraId="693E8634">
      <w:pPr>
        <w:rPr>
          <w:rFonts w:hint="eastAsia"/>
        </w:rPr>
      </w:pPr>
      <w:r>
        <w:rPr>
          <w:rFonts w:hint="eastAsia"/>
        </w:rPr>
        <w:t>有学生让AI写了一篇小红书笔记推荐某款耳机，AI写道："戴着它跑步一个小时完全不掉，防水性能也很好，下雨天戴着都没问题。"问题是这款耳机的产品说明上写的是"IPX4防水"——只能防汗和小水滴溅射，并不能在雨中使用。如果消费者因为这条笔记在雨中使用耳机导致损坏，这就是虚假宣传的责任。</w:t>
      </w:r>
    </w:p>
    <w:p w14:paraId="1EAF6D08">
      <w:pPr>
        <w:rPr>
          <w:rFonts w:hint="eastAsia"/>
        </w:rPr>
      </w:pPr>
      <w:r>
        <w:rPr>
          <w:rFonts w:hint="eastAsia"/>
        </w:rPr>
        <w:t>所以用AI写种草笔记时，</w:t>
      </w:r>
      <w:r>
        <w:rPr>
          <w:rFonts w:hint="eastAsia"/>
          <w:b/>
          <w:bCs/>
        </w:rPr>
        <w:t>一定要对照产品的真实参数核实AI描述的功能和性能</w:t>
      </w:r>
      <w:r>
        <w:rPr>
          <w:rFonts w:hint="eastAsia"/>
        </w:rPr>
        <w:t>。</w:t>
      </w:r>
    </w:p>
    <w:p w14:paraId="4AF69436">
      <w:pPr>
        <w:rPr>
          <w:rFonts w:hint="eastAsia"/>
        </w:rPr>
      </w:pPr>
      <w:r>
        <w:rPr>
          <w:rFonts w:hint="eastAsia"/>
        </w:rPr>
        <w:pict>
          <v:rect id="_x0000_i1245" o:spt="1" style="height:3pt;width:0pt;" fillcolor="#A0A0A0" filled="t" stroked="f" coordsize="21600,21600" o:hr="t" o:hrstd="t" o:hralign="center">
            <v:path/>
            <v:fill on="t" focussize="0,0"/>
            <v:stroke on="f"/>
            <v:imagedata o:title=""/>
            <o:lock v:ext="edit"/>
            <w10:wrap type="none"/>
            <w10:anchorlock/>
          </v:rect>
        </w:pict>
      </w:r>
    </w:p>
    <w:p w14:paraId="70A0C051">
      <w:pPr>
        <w:rPr>
          <w:rFonts w:hint="eastAsia"/>
          <w:b/>
          <w:bCs/>
        </w:rPr>
      </w:pPr>
      <w:r>
        <w:rPr>
          <w:rFonts w:hint="eastAsia"/>
          <w:b/>
          <w:bCs/>
        </w:rPr>
        <w:t>三、短视频脚本和拍摄方案的AI辅助撰写</w:t>
      </w:r>
    </w:p>
    <w:p w14:paraId="61FEE86C">
      <w:pPr>
        <w:rPr>
          <w:rFonts w:hint="eastAsia"/>
        </w:rPr>
      </w:pPr>
      <w:r>
        <w:rPr>
          <w:rFonts w:hint="eastAsia"/>
        </w:rPr>
        <w:t>抖音、快手等短视频平台的内容节奏跟图文完全不同——</w:t>
      </w:r>
      <w:r>
        <w:rPr>
          <w:rFonts w:hint="eastAsia"/>
          <w:b/>
          <w:bCs/>
        </w:rPr>
        <w:t>前3秒定生死</w:t>
      </w:r>
      <w:r>
        <w:rPr>
          <w:rFonts w:hint="eastAsia"/>
        </w:rPr>
        <w:t>。如果前3秒没有抓住观众，他们就划走了。</w:t>
      </w:r>
    </w:p>
    <w:p w14:paraId="0B2760F6">
      <w:pPr>
        <w:rPr>
          <w:rFonts w:hint="eastAsia"/>
        </w:rPr>
      </w:pPr>
      <w:r>
        <w:rPr>
          <w:rFonts w:hint="eastAsia"/>
        </w:rPr>
        <w:t>让AI写短视频脚本时，需要特别强调"开头抓人"这一点。</w:t>
      </w:r>
    </w:p>
    <w:p w14:paraId="00BF7C29">
      <w:r>
        <w:t>请帮我写一条15~30秒的抖音短视频脚本，用来推广一款售价89元的</w:t>
      </w:r>
    </w:p>
    <w:p w14:paraId="4D0AEC9D">
      <w:r>
        <w:t>便携榨汁杯。</w:t>
      </w:r>
    </w:p>
    <w:p w14:paraId="372413F6"/>
    <w:p w14:paraId="7E1E89E6">
      <w:r>
        <w:t>要求：</w:t>
      </w:r>
    </w:p>
    <w:p w14:paraId="749D2BF8">
      <w:r>
        <w:t>1. 前3秒必须有一个抓人的画面或台词（可以是反差、悬念、提问等）</w:t>
      </w:r>
    </w:p>
    <w:p w14:paraId="4CACCD31">
      <w:r>
        <w:t>2. 中间部分展示产品的1~2个核心卖点（10秒出汁、一次充电榨15杯）</w:t>
      </w:r>
    </w:p>
    <w:p w14:paraId="1C48B3A2">
      <w:r>
        <w:t>3. 最后引导关注或评论（"你们宿舍用什么榨汁？评论区告诉我"之类的）</w:t>
      </w:r>
    </w:p>
    <w:p w14:paraId="2C2017BB">
      <w:r>
        <w:t>4. 请用"画面描述+台词/旁白"的脚本格式来写</w:t>
      </w:r>
    </w:p>
    <w:p w14:paraId="663B3E84">
      <w:r>
        <w:t>5. 语言要口语化，节奏要快</w:t>
      </w:r>
    </w:p>
    <w:p w14:paraId="09DA4924">
      <w:pPr>
        <w:rPr>
          <w:rFonts w:hint="eastAsia"/>
        </w:rPr>
      </w:pPr>
      <w:r>
        <w:rPr>
          <w:rFonts w:hint="eastAsia"/>
        </w:rPr>
        <w:t>AI生成的脚本通常格式清晰，比如：</w:t>
      </w:r>
    </w:p>
    <w:p w14:paraId="16348EDF">
      <w:pPr>
        <w:rPr>
          <w:rFonts w:hint="eastAsia"/>
        </w:rPr>
      </w:pPr>
      <w:r>
        <w:rPr>
          <w:rFonts w:hint="eastAsia"/>
          <w:b/>
          <w:bCs/>
        </w:rPr>
        <w:t>【画面】</w:t>
      </w:r>
      <w:r>
        <w:rPr>
          <w:rFonts w:hint="eastAsia"/>
        </w:rPr>
        <w:t> 一个人对着镜头举起一个橙子，表情夸张。 </w:t>
      </w:r>
      <w:r>
        <w:rPr>
          <w:rFonts w:hint="eastAsia"/>
          <w:b/>
          <w:bCs/>
        </w:rPr>
        <w:t>【台词】</w:t>
      </w:r>
      <w:r>
        <w:rPr>
          <w:rFonts w:hint="eastAsia"/>
        </w:rPr>
        <w:t> "谁还花15块钱买一杯鲜榨橙汁啊？"</w:t>
      </w:r>
    </w:p>
    <w:p w14:paraId="7959BB9A">
      <w:pPr>
        <w:rPr>
          <w:rFonts w:hint="eastAsia"/>
        </w:rPr>
      </w:pPr>
      <w:r>
        <w:rPr>
          <w:rFonts w:hint="eastAsia"/>
          <w:b/>
          <w:bCs/>
        </w:rPr>
        <w:t>【画面】</w:t>
      </w:r>
      <w:r>
        <w:rPr>
          <w:rFonts w:hint="eastAsia"/>
        </w:rPr>
        <w:t> 把橙子切块丢进榨汁杯，按下按钮。 </w:t>
      </w:r>
      <w:r>
        <w:rPr>
          <w:rFonts w:hint="eastAsia"/>
          <w:b/>
          <w:bCs/>
        </w:rPr>
        <w:t>【台词】</w:t>
      </w:r>
      <w:r>
        <w:rPr>
          <w:rFonts w:hint="eastAsia"/>
        </w:rPr>
        <w:t> "10秒钟，一杯鲜榨橙汁就好了，成本不到3块钱。"</w:t>
      </w:r>
    </w:p>
    <w:p w14:paraId="027F04CD">
      <w:pPr>
        <w:rPr>
          <w:rFonts w:hint="eastAsia"/>
        </w:rPr>
      </w:pPr>
      <w:r>
        <w:rPr>
          <w:rFonts w:hint="eastAsia"/>
          <w:b/>
          <w:bCs/>
        </w:rPr>
        <w:t>【画面】</w:t>
      </w:r>
      <w:r>
        <w:rPr>
          <w:rFonts w:hint="eastAsia"/>
        </w:rPr>
        <w:t> 举起榨汁杯喝一口，露出满意的表情。 </w:t>
      </w:r>
      <w:r>
        <w:rPr>
          <w:rFonts w:hint="eastAsia"/>
          <w:b/>
          <w:bCs/>
        </w:rPr>
        <w:t>【台词】</w:t>
      </w:r>
      <w:r>
        <w:rPr>
          <w:rFonts w:hint="eastAsia"/>
        </w:rPr>
        <w:t> "充一次电能榨15杯，宿舍党直接封神。链接放评论区了，你们宿舍有吗？"</w:t>
      </w:r>
    </w:p>
    <w:p w14:paraId="5DE7D7B4">
      <w:pPr>
        <w:rPr>
          <w:rFonts w:hint="eastAsia"/>
        </w:rPr>
      </w:pPr>
      <w:r>
        <w:rPr>
          <w:rFonts w:hint="eastAsia"/>
        </w:rPr>
        <w:t>有了脚本之后，拍摄和剪辑就有了明确的方向。</w:t>
      </w:r>
    </w:p>
    <w:p w14:paraId="224B0D2E">
      <w:pPr>
        <w:rPr>
          <w:rFonts w:hint="eastAsia"/>
        </w:rPr>
      </w:pPr>
      <w:r>
        <w:rPr>
          <w:rFonts w:hint="eastAsia"/>
        </w:rPr>
        <w:pict>
          <v:rect id="_x0000_i1246" o:spt="1" style="height:3pt;width:0pt;" fillcolor="#A0A0A0" filled="t" stroked="f" coordsize="21600,21600" o:hr="t" o:hrstd="t" o:hralign="center">
            <v:path/>
            <v:fill on="t" focussize="0,0"/>
            <v:stroke on="f"/>
            <v:imagedata o:title=""/>
            <o:lock v:ext="edit"/>
            <w10:wrap type="none"/>
            <w10:anchorlock/>
          </v:rect>
        </w:pict>
      </w:r>
    </w:p>
    <w:p w14:paraId="344560B3">
      <w:pPr>
        <w:rPr>
          <w:rFonts w:hint="eastAsia"/>
          <w:b/>
          <w:bCs/>
        </w:rPr>
      </w:pPr>
      <w:r>
        <w:rPr>
          <w:rFonts w:hint="eastAsia"/>
          <w:b/>
          <w:bCs/>
        </w:rPr>
        <w:t>四、直播话术和互动环节的AI辅助设计</w:t>
      </w:r>
    </w:p>
    <w:p w14:paraId="649B7556">
      <w:pPr>
        <w:rPr>
          <w:rFonts w:hint="eastAsia"/>
        </w:rPr>
      </w:pPr>
      <w:r>
        <w:rPr>
          <w:rFonts w:hint="eastAsia"/>
        </w:rPr>
        <w:t>直播带货的话术跟写文章不同——它更像"说话"，需要口语化、有感染力、能跟观众互动。</w:t>
      </w:r>
    </w:p>
    <w:p w14:paraId="3AF15AEE">
      <w:r>
        <w:t>请帮我写一段直播带货的话术，产品是一款便携榨汁杯，售价89元。</w:t>
      </w:r>
    </w:p>
    <w:p w14:paraId="583A2B82"/>
    <w:p w14:paraId="4AA40C44">
      <w:r>
        <w:t>话术要求：</w:t>
      </w:r>
    </w:p>
    <w:p w14:paraId="12777814">
      <w:r>
        <w:t>1. 先用一个小故事或者场景引入（30秒左右）</w:t>
      </w:r>
    </w:p>
    <w:p w14:paraId="0C4655E9">
      <w:r>
        <w:t>2. 然后介绍产品卖点（1分钟左右，边说边演示）</w:t>
      </w:r>
    </w:p>
    <w:p w14:paraId="015A796E">
      <w:r>
        <w:t>3. 中间穿插跟观众的互动（比如提问、投票、截屏抽奖等）</w:t>
      </w:r>
    </w:p>
    <w:p w14:paraId="06F123C4">
      <w:r>
        <w:t>4. 最后做促单引导（限时优惠、赠品、倒计时等）</w:t>
      </w:r>
    </w:p>
    <w:p w14:paraId="6BF5CF86">
      <w:r>
        <w:t>5. 语气要像真人聊天，有情绪起伏，不要像念稿子</w:t>
      </w:r>
    </w:p>
    <w:p w14:paraId="50272B4C">
      <w:r>
        <w:t>6. 总时长控制在3分钟左右</w:t>
      </w:r>
    </w:p>
    <w:p w14:paraId="09B4DC27">
      <w:pPr>
        <w:rPr>
          <w:rFonts w:hint="eastAsia"/>
        </w:rPr>
      </w:pPr>
      <w:r>
        <w:rPr>
          <w:rFonts w:hint="eastAsia"/>
          <w:b/>
          <w:bCs/>
        </w:rPr>
        <w:t>【想一想】</w:t>
      </w:r>
    </w:p>
    <w:p w14:paraId="7A6E79F7">
      <w:pPr>
        <w:rPr>
          <w:rFonts w:hint="eastAsia"/>
        </w:rPr>
      </w:pPr>
      <w:r>
        <w:rPr>
          <w:rFonts w:hint="eastAsia"/>
        </w:rPr>
        <w:t>直播话术中经常会出现"原价199今天只要89""最后50单了赶紧下单""这个价格我只能给到今天"这样的说法。想一想——这些话哪些是合理的营销话术？哪些如果不属实就可能构成虚假宣传？怎么判断这条线？</w:t>
      </w:r>
    </w:p>
    <w:p w14:paraId="7B49E29A">
      <w:pPr>
        <w:rPr>
          <w:rFonts w:hint="eastAsia"/>
        </w:rPr>
      </w:pPr>
      <w:r>
        <w:rPr>
          <w:rFonts w:hint="eastAsia"/>
        </w:rPr>
        <w:pict>
          <v:rect id="_x0000_i1247" o:spt="1" style="height:3pt;width:0pt;" fillcolor="#A0A0A0" filled="t" stroked="f" coordsize="21600,21600" o:hr="t" o:hrstd="t" o:hralign="center">
            <v:path/>
            <v:fill on="t" focussize="0,0"/>
            <v:stroke on="f"/>
            <v:imagedata o:title=""/>
            <o:lock v:ext="edit"/>
            <w10:wrap type="none"/>
            <w10:anchorlock/>
          </v:rect>
        </w:pict>
      </w:r>
    </w:p>
    <w:p w14:paraId="5C87211C">
      <w:pPr>
        <w:rPr>
          <w:rFonts w:hint="eastAsia"/>
        </w:rPr>
      </w:pPr>
      <w:r>
        <w:rPr>
          <w:rFonts w:hint="eastAsia"/>
          <w:b/>
          <w:bCs/>
        </w:rPr>
        <w:t>【任务小结与自测】</w:t>
      </w:r>
    </w:p>
    <w:p w14:paraId="470E100E">
      <w:pPr>
        <w:rPr>
          <w:rFonts w:hint="eastAsia"/>
        </w:rPr>
      </w:pPr>
      <w:r>
        <w:rPr>
          <w:rFonts w:hint="eastAsia"/>
        </w:rPr>
        <w:t>完成任务三后，检查一下：</w:t>
      </w:r>
    </w:p>
    <w:p w14:paraId="018ABD9C">
      <w:pPr>
        <w:numPr>
          <w:ilvl w:val="0"/>
          <w:numId w:val="133"/>
        </w:numPr>
        <w:rPr>
          <w:rFonts w:hint="eastAsia"/>
        </w:rPr>
      </w:pPr>
      <w:r>
        <w:rPr>
          <w:rFonts w:hint="eastAsia"/>
        </w:rPr>
        <w:t>掌握了用AI写公众号推文的"分步法"（标题→开头→正文→结尾）</w:t>
      </w:r>
    </w:p>
    <w:p w14:paraId="4298B8F4">
      <w:pPr>
        <w:numPr>
          <w:ilvl w:val="0"/>
          <w:numId w:val="133"/>
        </w:numPr>
        <w:rPr>
          <w:rFonts w:hint="eastAsia"/>
        </w:rPr>
      </w:pPr>
      <w:r>
        <w:rPr>
          <w:rFonts w:hint="eastAsia"/>
        </w:rPr>
        <w:t>能让AI写出符合小红书风格的种草笔记</w:t>
      </w:r>
    </w:p>
    <w:p w14:paraId="77FC33B8">
      <w:pPr>
        <w:numPr>
          <w:ilvl w:val="0"/>
          <w:numId w:val="133"/>
        </w:numPr>
        <w:rPr>
          <w:rFonts w:hint="eastAsia"/>
        </w:rPr>
      </w:pPr>
      <w:r>
        <w:rPr>
          <w:rFonts w:hint="eastAsia"/>
        </w:rPr>
        <w:t>能让AI生成短视频脚本，知道"前3秒抓人"的重要性</w:t>
      </w:r>
    </w:p>
    <w:p w14:paraId="2158FF4D">
      <w:pPr>
        <w:numPr>
          <w:ilvl w:val="0"/>
          <w:numId w:val="133"/>
        </w:numPr>
        <w:rPr>
          <w:rFonts w:hint="eastAsia"/>
        </w:rPr>
      </w:pPr>
      <w:r>
        <w:rPr>
          <w:rFonts w:hint="eastAsia"/>
        </w:rPr>
        <w:t>能让AI辅助设计直播话术和互动环节</w:t>
      </w:r>
    </w:p>
    <w:p w14:paraId="5F551708">
      <w:pPr>
        <w:rPr>
          <w:rFonts w:hint="eastAsia"/>
        </w:rPr>
      </w:pPr>
      <w:r>
        <w:rPr>
          <w:rFonts w:hint="eastAsia"/>
        </w:rPr>
        <w:pict>
          <v:rect id="_x0000_i1248" o:spt="1" style="height:3pt;width:0pt;" fillcolor="#A0A0A0" filled="t" stroked="f" coordsize="21600,21600" o:hr="t" o:hrstd="t" o:hralign="center">
            <v:path/>
            <v:fill on="t" focussize="0,0"/>
            <v:stroke on="f"/>
            <v:imagedata o:title=""/>
            <o:lock v:ext="edit"/>
            <w10:wrap type="none"/>
            <w10:anchorlock/>
          </v:rect>
        </w:pict>
      </w:r>
    </w:p>
    <w:p w14:paraId="5E61827E">
      <w:pPr>
        <w:rPr>
          <w:rFonts w:hint="eastAsia"/>
          <w:b/>
          <w:bCs/>
        </w:rPr>
      </w:pPr>
      <w:r>
        <w:rPr>
          <w:rFonts w:hint="eastAsia"/>
          <w:b/>
          <w:bCs/>
        </w:rPr>
        <w:t>任务四 用AI做简单的宣传图片</w:t>
      </w:r>
    </w:p>
    <w:p w14:paraId="5DD80DE3">
      <w:pPr>
        <w:rPr>
          <w:rFonts w:hint="eastAsia"/>
        </w:rPr>
      </w:pPr>
      <w:r>
        <w:rPr>
          <w:rFonts w:hint="eastAsia"/>
          <w:b/>
          <w:bCs/>
        </w:rPr>
        <w:t>【任务描述】</w:t>
      </w:r>
      <w:r>
        <w:rPr>
          <w:rFonts w:hint="eastAsia"/>
        </w:rPr>
        <w:t> 好的营销不光要有好文案，还要有好看的视觉素材——海报、商品图、社交媒体配图等。现在有不少AI绘图工具可以通过文字描述直接生成图片，不需要任何设计软件基础。这个任务带你初步体验AI绘图工具的基本用法，同时也需要了解AI生成图片在使用时应注意的问题。</w:t>
      </w:r>
    </w:p>
    <w:p w14:paraId="4499AFCE">
      <w:pPr>
        <w:rPr>
          <w:rFonts w:hint="eastAsia"/>
        </w:rPr>
      </w:pPr>
      <w:r>
        <w:rPr>
          <w:rFonts w:hint="eastAsia"/>
        </w:rPr>
        <w:pict>
          <v:rect id="_x0000_i1249" o:spt="1" style="height:3pt;width:0pt;" fillcolor="#A0A0A0" filled="t" stroked="f" coordsize="21600,21600" o:hr="t" o:hrstd="t" o:hralign="center">
            <v:path/>
            <v:fill on="t" focussize="0,0"/>
            <v:stroke on="f"/>
            <v:imagedata o:title=""/>
            <o:lock v:ext="edit"/>
            <w10:wrap type="none"/>
            <w10:anchorlock/>
          </v:rect>
        </w:pict>
      </w:r>
    </w:p>
    <w:p w14:paraId="56FA52B8">
      <w:pPr>
        <w:rPr>
          <w:rFonts w:hint="eastAsia"/>
          <w:b/>
          <w:bCs/>
        </w:rPr>
      </w:pPr>
      <w:r>
        <w:rPr>
          <w:rFonts w:hint="eastAsia"/>
          <w:b/>
          <w:bCs/>
        </w:rPr>
        <w:t>一、国内AI绘图工具快速体验</w:t>
      </w:r>
    </w:p>
    <w:p w14:paraId="5C44315D">
      <w:r>
        <w:rPr>
          <w:rFonts w:hint="eastAsia"/>
        </w:rPr>
        <w:t>目前国内可以免费体验的AI绘图工具有不少，几个主要平台的基本信息见表6-5。</w:t>
      </w:r>
    </w:p>
    <w:p w14:paraId="4B8BD730">
      <w:pPr>
        <w:jc w:val="center"/>
        <w:rPr>
          <w:rFonts w:hint="eastAsia"/>
        </w:rPr>
      </w:pPr>
      <w:r>
        <w:t>表6-5 国内主要AI绘图工具简介</w:t>
      </w:r>
    </w:p>
    <w:tbl>
      <w:tblPr>
        <w:tblStyle w:val="17"/>
        <w:tblW w:w="7296" w:type="dxa"/>
        <w:tblInd w:w="0" w:type="dxa"/>
        <w:tblLayout w:type="autofit"/>
        <w:tblCellMar>
          <w:top w:w="15" w:type="dxa"/>
          <w:left w:w="15" w:type="dxa"/>
          <w:bottom w:w="15" w:type="dxa"/>
          <w:right w:w="15" w:type="dxa"/>
        </w:tblCellMar>
      </w:tblPr>
      <w:tblGrid>
        <w:gridCol w:w="1222"/>
        <w:gridCol w:w="1025"/>
        <w:gridCol w:w="1828"/>
        <w:gridCol w:w="3221"/>
      </w:tblGrid>
      <w:tr w14:paraId="66408AA8">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26926E">
            <w:pPr>
              <w:rPr>
                <w:rFonts w:hint="eastAsia"/>
                <w:b/>
                <w:bCs/>
              </w:rPr>
            </w:pPr>
            <w:r>
              <w:rPr>
                <w:b/>
                <w:bCs/>
              </w:rPr>
              <w:t>工具名称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CC510A">
            <w:pPr>
              <w:rPr>
                <w:b/>
                <w:bCs/>
              </w:rPr>
            </w:pPr>
            <w:r>
              <w:rPr>
                <w:b/>
                <w:bCs/>
              </w:rPr>
              <w:t>所属平台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A4DC69F">
            <w:pPr>
              <w:rPr>
                <w:b/>
                <w:bCs/>
              </w:rPr>
            </w:pPr>
            <w:r>
              <w:rPr>
                <w:b/>
                <w:bCs/>
              </w:rPr>
              <w:t>访问方式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C9A15F">
            <w:pPr>
              <w:rPr>
                <w:b/>
                <w:bCs/>
              </w:rPr>
            </w:pPr>
            <w:r>
              <w:rPr>
                <w:b/>
                <w:bCs/>
              </w:rPr>
              <w:t>特点</w:t>
            </w:r>
          </w:p>
        </w:tc>
      </w:tr>
      <w:tr w14:paraId="2630264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514445E">
            <w:r>
              <w:t>通义万相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8FB53A">
            <w:r>
              <w:t>阿里巴巴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2814D6">
            <w:r>
              <w:t>通义千问App或网页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B43A60">
            <w:r>
              <w:t>支持文字生成图片，有多种风格可选</w:t>
            </w:r>
          </w:p>
        </w:tc>
      </w:tr>
      <w:tr w14:paraId="719016F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03859FE">
            <w:r>
              <w:t>文心一格</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CE1189A">
            <w:r>
              <w:t>百度</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2798FAE">
            <w:r>
              <w:t>文心一言App或网页</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C89E7D8">
            <w:r>
              <w:t>与文心一言集成，可在对话中直接生成图片</w:t>
            </w:r>
          </w:p>
        </w:tc>
      </w:tr>
      <w:tr w14:paraId="41CFD9C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CD14B6">
            <w:r>
              <w:t>讯飞绘镜</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A05904">
            <w:r>
              <w:t>科大讯飞</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83D28E">
            <w:r>
              <w:t>讯飞星火App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318532">
            <w:r>
              <w:t>支持简单的文字描述生成图片</w:t>
            </w:r>
          </w:p>
        </w:tc>
      </w:tr>
      <w:tr w14:paraId="13B3F9C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DE2A8FE">
            <w:r>
              <w:t>豆包AI绘图</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B7A0238">
            <w:r>
              <w:t>字节跳动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2B41866">
            <w:r>
              <w:t>豆包App</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218FD24">
            <w:r>
              <w:t>对话式生成，入门友好</w:t>
            </w:r>
          </w:p>
        </w:tc>
      </w:tr>
    </w:tbl>
    <w:p w14:paraId="7A8183B5">
      <w:r>
        <w:rPr>
          <w:rFonts w:hint="eastAsia"/>
        </w:rPr>
        <w:t>这些工具的基本用法都差不多：在对话框或专门的绘图界面中，</w:t>
      </w:r>
      <w:r>
        <w:rPr>
          <w:rFonts w:hint="eastAsia"/>
          <w:b/>
          <w:bCs/>
        </w:rPr>
        <w:t>用文字描述你想要的图片内容</w:t>
      </w:r>
      <w:r>
        <w:rPr>
          <w:rFonts w:hint="eastAsia"/>
        </w:rPr>
        <w:t>，AI就会根据描述生成图片。</w:t>
      </w:r>
    </w:p>
    <w:p w14:paraId="55A6ADBD">
      <w:pPr>
        <w:rPr>
          <w:rFonts w:hint="eastAsia"/>
        </w:rPr>
      </w:pPr>
      <w:r>
        <w:rPr>
          <w:rFonts w:hint="eastAsia"/>
        </w:rPr>
        <w:pict>
          <v:rect id="_x0000_i1250" o:spt="1" style="height:3pt;width:0pt;" fillcolor="#A0A0A0" filled="t" stroked="f" coordsize="21600,21600" o:hr="t" o:hrstd="t" o:hralign="center">
            <v:path/>
            <v:fill on="t" focussize="0,0"/>
            <v:stroke on="f"/>
            <v:imagedata o:title=""/>
            <o:lock v:ext="edit"/>
            <w10:wrap type="none"/>
            <w10:anchorlock/>
          </v:rect>
        </w:pict>
      </w:r>
    </w:p>
    <w:p w14:paraId="76641694">
      <w:pPr>
        <w:rPr>
          <w:rFonts w:hint="eastAsia"/>
          <w:b/>
          <w:bCs/>
        </w:rPr>
      </w:pPr>
      <w:r>
        <w:rPr>
          <w:rFonts w:hint="eastAsia"/>
          <w:b/>
          <w:bCs/>
        </w:rPr>
        <w:t>二、用文字描述让AI生成营销素材</w:t>
      </w:r>
    </w:p>
    <w:p w14:paraId="78C333AF">
      <w:pPr>
        <w:rPr>
          <w:rFonts w:hint="eastAsia"/>
        </w:rPr>
      </w:pPr>
      <w:r>
        <w:rPr>
          <w:rFonts w:hint="eastAsia"/>
        </w:rPr>
        <w:t>用AI生成营销相关的图片时，描述得越具体，生成的效果越接近你想要的。</w:t>
      </w:r>
    </w:p>
    <w:p w14:paraId="73A2AD98">
      <w:pPr>
        <w:rPr>
          <w:rFonts w:hint="eastAsia"/>
        </w:rPr>
      </w:pPr>
      <w:r>
        <w:rPr>
          <w:rFonts w:hint="eastAsia"/>
        </w:rPr>
        <w:t>AI绘图的提示词（通常叫做"描述词"或"生成提示"）跟对话式提示词的写法有一些不同。主要需要包含以下几个维度的信息，如图6-5所示。</w:t>
      </w:r>
    </w:p>
    <w:p w14:paraId="42EA8526">
      <w:r>
        <w:drawing>
          <wp:inline distT="0" distB="0" distL="0" distR="0">
            <wp:extent cx="5274310" cy="974725"/>
            <wp:effectExtent l="0" t="0" r="2540" b="0"/>
            <wp:docPr id="1067967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67035" name="图片 1"/>
                    <pic:cNvPicPr>
                      <a:picLocks noChangeAspect="1"/>
                    </pic:cNvPicPr>
                  </pic:nvPicPr>
                  <pic:blipFill>
                    <a:blip r:embed="rId34"/>
                    <a:stretch>
                      <a:fillRect/>
                    </a:stretch>
                  </pic:blipFill>
                  <pic:spPr>
                    <a:xfrm>
                      <a:off x="0" y="0"/>
                      <a:ext cx="5274310" cy="974725"/>
                    </a:xfrm>
                    <a:prstGeom prst="rect">
                      <a:avLst/>
                    </a:prstGeom>
                  </pic:spPr>
                </pic:pic>
              </a:graphicData>
            </a:graphic>
          </wp:inline>
        </w:drawing>
      </w:r>
    </w:p>
    <w:p w14:paraId="55838E05">
      <w:pPr>
        <w:jc w:val="center"/>
        <w:rPr>
          <w:rFonts w:hint="eastAsia"/>
        </w:rPr>
      </w:pPr>
      <w:r>
        <w:t>图6-5 AI绘图描述词的核心要素</w:t>
      </w:r>
    </w:p>
    <w:p w14:paraId="3A02D00E">
      <w:pPr>
        <w:rPr>
          <w:rFonts w:hint="eastAsia"/>
        </w:rPr>
      </w:pPr>
      <w:r>
        <w:rPr>
          <w:rFonts w:hint="eastAsia"/>
        </w:rPr>
        <w:t>来看几个商贸营销场景的描述词示例：</w:t>
      </w:r>
    </w:p>
    <w:p w14:paraId="18F48D58">
      <w:pPr>
        <w:rPr>
          <w:rFonts w:hint="eastAsia"/>
        </w:rPr>
      </w:pPr>
      <w:r>
        <w:rPr>
          <w:rFonts w:hint="eastAsia"/>
          <w:b/>
          <w:bCs/>
        </w:rPr>
        <w:t>生成一张水果促销海报的背景图：</w:t>
      </w:r>
    </w:p>
    <w:p w14:paraId="78DF1DCA">
      <w:r>
        <w:t>一堆新鲜的夏季水果摆放在木质桌面上，包括西瓜、桃子、葡萄、</w:t>
      </w:r>
    </w:p>
    <w:p w14:paraId="2286D0C3">
      <w:r>
        <w:t>芒果，水果表面有水珠，颜色鲜艳，背景是浅黄色的，画面明亮清新，</w:t>
      </w:r>
    </w:p>
    <w:p w14:paraId="29037E6A">
      <w:r>
        <w:t>像高端水果店的宣传照片风格，俯拍角度。</w:t>
      </w:r>
    </w:p>
    <w:p w14:paraId="06157D7B">
      <w:pPr>
        <w:rPr>
          <w:rFonts w:hint="eastAsia"/>
        </w:rPr>
      </w:pPr>
      <w:r>
        <w:rPr>
          <w:rFonts w:hint="eastAsia"/>
          <w:b/>
          <w:bCs/>
        </w:rPr>
        <w:t>生成一张适合小红书的产品氛围图：</w:t>
      </w:r>
    </w:p>
    <w:p w14:paraId="017B8A6A">
      <w:r>
        <w:t>一个简约风格的白色杯子放在阳光洒落的窗台上，旁边有一本翻开的</w:t>
      </w:r>
    </w:p>
    <w:p w14:paraId="7B79B6DB">
      <w:r>
        <w:t>书和一小盆绿植，画面整体色调偏暖，有清晨的温馨感觉，ins风格，</w:t>
      </w:r>
    </w:p>
    <w:p w14:paraId="0768F22A">
      <w:r>
        <w:t>浅景深效果。</w:t>
      </w:r>
    </w:p>
    <w:p w14:paraId="601EE4FC">
      <w:pPr>
        <w:rPr>
          <w:rFonts w:hint="eastAsia"/>
        </w:rPr>
      </w:pPr>
      <w:r>
        <w:rPr>
          <w:rFonts w:hint="eastAsia"/>
          <w:b/>
          <w:bCs/>
        </w:rPr>
        <w:t>生成一张社区活动的插画风宣传图：</w:t>
      </w:r>
    </w:p>
    <w:p w14:paraId="1C438C70">
      <w:r>
        <w:t>一幅扁平插画风格的社区活动场景，画面中有一个小型市集，几个</w:t>
      </w:r>
    </w:p>
    <w:p w14:paraId="666F65F3">
      <w:r>
        <w:t>卡通风格的人物在挑选商品，有彩色气球和横幅装饰，色彩明快活泼，</w:t>
      </w:r>
    </w:p>
    <w:p w14:paraId="5AA6FD22">
      <w:r>
        <w:t>适合用作社区活动海报的背景。</w:t>
      </w:r>
    </w:p>
    <w:p w14:paraId="5349E3BB">
      <w:pPr>
        <w:rPr>
          <w:rFonts w:hint="eastAsia"/>
        </w:rPr>
      </w:pPr>
      <w:r>
        <w:rPr>
          <w:rFonts w:hint="eastAsia"/>
          <w:b/>
          <w:bCs/>
        </w:rPr>
        <w:t>【试一试】</w:t>
      </w:r>
    </w:p>
    <w:p w14:paraId="54B269BB">
      <w:pPr>
        <w:rPr>
          <w:rFonts w:hint="eastAsia"/>
        </w:rPr>
      </w:pPr>
      <w:r>
        <w:rPr>
          <w:rFonts w:hint="eastAsia"/>
        </w:rPr>
        <w:t>打开文心一言或通义千问（这两个平台都支持在对话中直接生成图片），输入上面的水果促销描述词，看看AI生成的图片效果如何。然后试着修改几个描述要素——比如把"俯拍角度"改成"正面近景"，或者把"浅黄色背景"改成"深绿色背景"——对比不同描述词生成的图片差异。</w:t>
      </w:r>
    </w:p>
    <w:p w14:paraId="5B8EFAE1">
      <w:pPr>
        <w:rPr>
          <w:rFonts w:hint="eastAsia"/>
        </w:rPr>
      </w:pPr>
      <w:r>
        <w:rPr>
          <w:rFonts w:hint="eastAsia"/>
        </w:rPr>
        <w:pict>
          <v:rect id="_x0000_i1251" o:spt="1" style="height:3pt;width:0pt;" fillcolor="#A0A0A0" filled="t" stroked="f" coordsize="21600,21600" o:hr="t" o:hrstd="t" o:hralign="center">
            <v:path/>
            <v:fill on="t" focussize="0,0"/>
            <v:stroke on="f"/>
            <v:imagedata o:title=""/>
            <o:lock v:ext="edit"/>
            <w10:wrap type="none"/>
            <w10:anchorlock/>
          </v:rect>
        </w:pict>
      </w:r>
    </w:p>
    <w:p w14:paraId="173B82AD">
      <w:pPr>
        <w:rPr>
          <w:rFonts w:hint="eastAsia"/>
          <w:b/>
          <w:bCs/>
        </w:rPr>
      </w:pPr>
      <w:r>
        <w:rPr>
          <w:rFonts w:hint="eastAsia"/>
          <w:b/>
          <w:bCs/>
        </w:rPr>
        <w:t>三、AI生成图片的质量评估与筛选</w:t>
      </w:r>
    </w:p>
    <w:p w14:paraId="6110E0C4">
      <w:r>
        <w:rPr>
          <w:rFonts w:hint="eastAsia"/>
        </w:rPr>
        <w:t>AI生成的图片质量是参差不齐的——有的看起来非常好，有的则存在明显问题。常见的AI图片质量问题见表6-6。</w:t>
      </w:r>
    </w:p>
    <w:p w14:paraId="31C05D89">
      <w:pPr>
        <w:jc w:val="center"/>
        <w:rPr>
          <w:rFonts w:hint="eastAsia"/>
        </w:rPr>
      </w:pPr>
      <w:r>
        <w:t>表6-6 AI生成图片常见的质量问题</w:t>
      </w:r>
    </w:p>
    <w:tbl>
      <w:tblPr>
        <w:tblStyle w:val="17"/>
        <w:tblW w:w="7296" w:type="dxa"/>
        <w:tblInd w:w="0" w:type="dxa"/>
        <w:tblLayout w:type="autofit"/>
        <w:tblCellMar>
          <w:top w:w="15" w:type="dxa"/>
          <w:left w:w="15" w:type="dxa"/>
          <w:bottom w:w="15" w:type="dxa"/>
          <w:right w:w="15" w:type="dxa"/>
        </w:tblCellMar>
      </w:tblPr>
      <w:tblGrid>
        <w:gridCol w:w="1150"/>
        <w:gridCol w:w="2460"/>
        <w:gridCol w:w="3686"/>
      </w:tblGrid>
      <w:tr w14:paraId="1CD64B32">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8BA8B3">
            <w:pPr>
              <w:rPr>
                <w:rFonts w:hint="eastAsia"/>
                <w:b/>
                <w:bCs/>
              </w:rPr>
            </w:pPr>
            <w:r>
              <w:rPr>
                <w:b/>
                <w:bCs/>
              </w:rPr>
              <w:t>问题类型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BD3D1A4">
            <w:pPr>
              <w:rPr>
                <w:b/>
                <w:bCs/>
              </w:rPr>
            </w:pPr>
            <w:r>
              <w:rPr>
                <w:b/>
                <w:bCs/>
              </w:rPr>
              <w:t>具体表现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1E48A8">
            <w:pPr>
              <w:rPr>
                <w:b/>
                <w:bCs/>
              </w:rPr>
            </w:pPr>
            <w:r>
              <w:rPr>
                <w:b/>
                <w:bCs/>
              </w:rPr>
              <w:t>应对方法</w:t>
            </w:r>
          </w:p>
        </w:tc>
      </w:tr>
      <w:tr w14:paraId="54EA4D3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0F81CC">
            <w:r>
              <w:t>物体变形</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F357A2">
            <w:r>
              <w:t>手指数量不对、物品比例失调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75CA9A">
            <w:r>
              <w:t>仔细检查画面中的物体细节，有问题就重新生成</w:t>
            </w:r>
          </w:p>
        </w:tc>
      </w:tr>
      <w:tr w14:paraId="0DFCB64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BA1E817">
            <w:r>
              <w:t>文字乱码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518668">
            <w:r>
              <w:t>图片中出现的文字是乱码或错别字</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B9E2BA2">
            <w:r>
              <w:t>AI目前生成中文文字的能力很差，建议后期用其他工具添加文字</w:t>
            </w:r>
          </w:p>
        </w:tc>
      </w:tr>
      <w:tr w14:paraId="604304B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E88B45">
            <w:r>
              <w:t>风格不稳定</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339DA0">
            <w:r>
              <w:t>同一组描述词生成的多张图风格差异大</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D32C882">
            <w:r>
              <w:t>多生成几张，从中挑选最好的</w:t>
            </w:r>
          </w:p>
        </w:tc>
      </w:tr>
      <w:tr w14:paraId="118C905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1879A9">
            <w:r>
              <w:t>不符合描述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3FFFD11">
            <w:r>
              <w:t>生成的内容跟描述词不一致</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E9C699D">
            <w:r>
              <w:t>优化描述词，更加具体地指定关键元素</w:t>
            </w:r>
          </w:p>
        </w:tc>
      </w:tr>
      <w:tr w14:paraId="49E0823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8B21F1">
            <w:r>
              <w:t>画面细节失真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A1F270">
            <w:r>
              <w:t>商品的形态不像真实商品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DEB55D">
            <w:r>
              <w:t>对于需要精确展示的商品图，不建议用AI生成</w:t>
            </w:r>
          </w:p>
        </w:tc>
      </w:tr>
    </w:tbl>
    <w:p w14:paraId="44F0FC48">
      <w:r>
        <w:rPr>
          <w:rFonts w:hint="eastAsia"/>
        </w:rPr>
        <w:t>总的来说：</w:t>
      </w:r>
      <w:r>
        <w:rPr>
          <w:rFonts w:hint="eastAsia"/>
          <w:b/>
          <w:bCs/>
        </w:rPr>
        <w:t>AI生成的图片适合做背景图、氛围图、装饰插画这类"不需要精确还原真实商品"的场景。如果需要展示商品的真实外观（比如淘宝商品主图），还是用实拍照片更靠谱。</w:t>
      </w:r>
    </w:p>
    <w:p w14:paraId="6C0B30BE">
      <w:pPr>
        <w:rPr>
          <w:rFonts w:hint="eastAsia"/>
        </w:rPr>
      </w:pPr>
      <w:r>
        <w:rPr>
          <w:rFonts w:hint="eastAsia"/>
        </w:rPr>
        <w:pict>
          <v:rect id="_x0000_i1252" o:spt="1" style="height:3pt;width:0pt;" fillcolor="#A0A0A0" filled="t" stroked="f" coordsize="21600,21600" o:hr="t" o:hrstd="t" o:hralign="center">
            <v:path/>
            <v:fill on="t" focussize="0,0"/>
            <v:stroke on="f"/>
            <v:imagedata o:title=""/>
            <o:lock v:ext="edit"/>
            <w10:wrap type="none"/>
            <w10:anchorlock/>
          </v:rect>
        </w:pict>
      </w:r>
    </w:p>
    <w:p w14:paraId="0459DA05">
      <w:pPr>
        <w:rPr>
          <w:rFonts w:hint="eastAsia"/>
          <w:b/>
          <w:bCs/>
        </w:rPr>
      </w:pPr>
      <w:r>
        <w:rPr>
          <w:rFonts w:hint="eastAsia"/>
          <w:b/>
          <w:bCs/>
        </w:rPr>
        <w:t>四、AI生成图片的使用边界与注意事项</w:t>
      </w:r>
    </w:p>
    <w:p w14:paraId="060DA200">
      <w:pPr>
        <w:rPr>
          <w:rFonts w:hint="eastAsia"/>
        </w:rPr>
      </w:pPr>
      <w:r>
        <w:rPr>
          <w:rFonts w:hint="eastAsia"/>
        </w:rPr>
        <w:t>使用AI生成的图片时，有几个问题需要了解。</w:t>
      </w:r>
    </w:p>
    <w:p w14:paraId="540C859B">
      <w:pPr>
        <w:rPr>
          <w:rFonts w:hint="eastAsia"/>
        </w:rPr>
      </w:pPr>
      <w:r>
        <w:rPr>
          <w:rFonts w:hint="eastAsia"/>
          <w:b/>
          <w:bCs/>
        </w:rPr>
        <w:t>关于图片中的商标和品牌元素。</w:t>
      </w:r>
      <w:r>
        <w:rPr>
          <w:rFonts w:hint="eastAsia"/>
        </w:rPr>
        <w:t> 在描述词中不要要求AI生成包含真实品牌商标、Logo或名人肖像的图片——这可能涉及商标权和肖像权的侵权问题。比如不要输入"画一个带有某知名品牌Logo的购物袋"这样的描述。</w:t>
      </w:r>
    </w:p>
    <w:p w14:paraId="7F6E8091">
      <w:pPr>
        <w:rPr>
          <w:rFonts w:hint="eastAsia"/>
        </w:rPr>
      </w:pPr>
      <w:r>
        <w:rPr>
          <w:rFonts w:hint="eastAsia"/>
          <w:b/>
          <w:bCs/>
        </w:rPr>
        <w:t>关于AI生成图片的知识产权问题。</w:t>
      </w:r>
      <w:r>
        <w:rPr>
          <w:rFonts w:hint="eastAsia"/>
        </w:rPr>
        <w:t> 目前，关于AI生成内容的著作权归属问题，国内外的法律界和学术界仍在讨论中，相关法律法规和司法实践还在不断发展和完善之中。在使用AI生成的图片时，建议注意以下几点：</w:t>
      </w:r>
    </w:p>
    <w:p w14:paraId="4D474525">
      <w:pPr>
        <w:numPr>
          <w:ilvl w:val="0"/>
          <w:numId w:val="134"/>
        </w:numPr>
        <w:rPr>
          <w:rFonts w:hint="eastAsia"/>
        </w:rPr>
      </w:pPr>
      <w:r>
        <w:rPr>
          <w:rFonts w:hint="eastAsia"/>
        </w:rPr>
        <w:t>不同AI平台对用户使用生成图片的权利约定可能不同，使用前应仔细阅读平台的用户协议</w:t>
      </w:r>
    </w:p>
    <w:p w14:paraId="423469B1">
      <w:pPr>
        <w:numPr>
          <w:ilvl w:val="0"/>
          <w:numId w:val="134"/>
        </w:numPr>
        <w:rPr>
          <w:rFonts w:hint="eastAsia"/>
        </w:rPr>
      </w:pPr>
      <w:r>
        <w:rPr>
          <w:rFonts w:hint="eastAsia"/>
        </w:rPr>
        <w:t>在正式的商业用途中（如产品包装、广告投放等），应谨慎评估法律风险</w:t>
      </w:r>
    </w:p>
    <w:p w14:paraId="6FC78F8D">
      <w:pPr>
        <w:numPr>
          <w:ilvl w:val="0"/>
          <w:numId w:val="134"/>
        </w:numPr>
        <w:rPr>
          <w:rFonts w:hint="eastAsia"/>
        </w:rPr>
      </w:pPr>
      <w:r>
        <w:rPr>
          <w:rFonts w:hint="eastAsia"/>
        </w:rPr>
        <w:t>如果只是用于课程作业、内部方案展示等非正式用途，一般风险较小</w:t>
      </w:r>
    </w:p>
    <w:p w14:paraId="55DB15C6">
      <w:pPr>
        <w:numPr>
          <w:ilvl w:val="0"/>
          <w:numId w:val="134"/>
        </w:numPr>
        <w:rPr>
          <w:rFonts w:hint="eastAsia"/>
        </w:rPr>
      </w:pPr>
      <w:r>
        <w:rPr>
          <w:rFonts w:hint="eastAsia"/>
        </w:rPr>
        <w:t>建议关注相关法律法规的最新动态，及时了解政策变化</w:t>
      </w:r>
    </w:p>
    <w:p w14:paraId="50DF2904">
      <w:pPr>
        <w:rPr>
          <w:rFonts w:hint="eastAsia"/>
        </w:rPr>
      </w:pPr>
      <w:r>
        <w:rPr>
          <w:rFonts w:hint="eastAsia"/>
          <w:b/>
          <w:bCs/>
        </w:rPr>
        <w:t>关于AI生成内容的标识要求。</w:t>
      </w:r>
      <w:r>
        <w:rPr>
          <w:rFonts w:hint="eastAsia"/>
        </w:rPr>
        <w:t> 根据国家互联网信息办公室等部门制定的《人工智能生成合成内容标识办法》（自2025年9月1日起施行），服务提供者在提供生成合成服务时，应当按照规定对生成合成内容添加标识。该办法第四条规定了不同内容类型的显式标识要求，其中明确要求"在图片的适当位置添加显著的提示标识"。因此，在公开传播AI生成的图片时，应当注意遵守相关标识规定。</w:t>
      </w:r>
    </w:p>
    <w:p w14:paraId="1C35615C">
      <w:pPr>
        <w:rPr>
          <w:rFonts w:hint="eastAsia"/>
        </w:rPr>
      </w:pPr>
      <w:r>
        <w:rPr>
          <w:rFonts w:hint="eastAsia"/>
          <w:b/>
          <w:bCs/>
        </w:rPr>
        <w:t>【知识卡片】AI生成图片的使用建议总结</w:t>
      </w:r>
    </w:p>
    <w:p w14:paraId="46E4D745">
      <w:pPr>
        <w:numPr>
          <w:ilvl w:val="0"/>
          <w:numId w:val="135"/>
        </w:numPr>
        <w:rPr>
          <w:rFonts w:hint="eastAsia"/>
        </w:rPr>
      </w:pPr>
      <w:r>
        <w:rPr>
          <w:rFonts w:ascii="Segoe UI Emoji" w:hAnsi="Segoe UI Emoji" w:cs="Segoe UI Emoji"/>
        </w:rPr>
        <w:t>✅</w:t>
      </w:r>
      <w:r>
        <w:rPr>
          <w:rFonts w:hint="eastAsia"/>
        </w:rPr>
        <w:t xml:space="preserve"> 适合用于：内部方案展示、课程作业配图、设计灵感参考、社交媒体的背景和装饰图</w:t>
      </w:r>
    </w:p>
    <w:p w14:paraId="54234B88">
      <w:pPr>
        <w:numPr>
          <w:ilvl w:val="0"/>
          <w:numId w:val="135"/>
        </w:numPr>
        <w:rPr>
          <w:rFonts w:hint="eastAsia"/>
        </w:rPr>
      </w:pPr>
      <w:r>
        <w:rPr>
          <w:rFonts w:ascii="Segoe UI Emoji" w:hAnsi="Segoe UI Emoji" w:cs="Segoe UI Emoji"/>
        </w:rPr>
        <w:t>⚠️</w:t>
      </w:r>
      <w:r>
        <w:rPr>
          <w:rFonts w:hint="eastAsia"/>
        </w:rPr>
        <w:t xml:space="preserve"> 谨慎用于：面向公众的正式商业广告和宣传材料（建议先了解平台的使用条款和相关法律规定）</w:t>
      </w:r>
    </w:p>
    <w:p w14:paraId="69157599">
      <w:pPr>
        <w:numPr>
          <w:ilvl w:val="0"/>
          <w:numId w:val="135"/>
        </w:numPr>
        <w:rPr>
          <w:rFonts w:hint="eastAsia"/>
        </w:rPr>
      </w:pPr>
      <w:r>
        <w:rPr>
          <w:rFonts w:ascii="Segoe UI Emoji" w:hAnsi="Segoe UI Emoji" w:cs="Segoe UI Emoji"/>
        </w:rPr>
        <w:t>❌</w:t>
      </w:r>
      <w:r>
        <w:rPr>
          <w:rFonts w:hint="eastAsia"/>
        </w:rPr>
        <w:t xml:space="preserve"> 不建议用于：需要精确展示真实商品外观的商品主图、包含真实品牌商标或名人肖像的图片</w:t>
      </w:r>
    </w:p>
    <w:p w14:paraId="774D5C93">
      <w:pPr>
        <w:rPr>
          <w:rFonts w:hint="eastAsia"/>
        </w:rPr>
      </w:pPr>
      <w:r>
        <w:rPr>
          <w:rFonts w:hint="eastAsia"/>
        </w:rPr>
        <w:pict>
          <v:rect id="_x0000_i1253" o:spt="1" style="height:3pt;width:0pt;" fillcolor="#A0A0A0" filled="t" stroked="f" coordsize="21600,21600" o:hr="t" o:hrstd="t" o:hralign="center">
            <v:path/>
            <v:fill on="t" focussize="0,0"/>
            <v:stroke on="f"/>
            <v:imagedata o:title=""/>
            <o:lock v:ext="edit"/>
            <w10:wrap type="none"/>
            <w10:anchorlock/>
          </v:rect>
        </w:pict>
      </w:r>
    </w:p>
    <w:p w14:paraId="6DE5661D">
      <w:pPr>
        <w:rPr>
          <w:rFonts w:hint="eastAsia"/>
        </w:rPr>
      </w:pPr>
      <w:r>
        <w:rPr>
          <w:rFonts w:hint="eastAsia"/>
          <w:b/>
          <w:bCs/>
        </w:rPr>
        <w:t>【任务小结与自测】</w:t>
      </w:r>
    </w:p>
    <w:p w14:paraId="148B6A56">
      <w:pPr>
        <w:rPr>
          <w:rFonts w:hint="eastAsia"/>
        </w:rPr>
      </w:pPr>
      <w:r>
        <w:rPr>
          <w:rFonts w:hint="eastAsia"/>
        </w:rPr>
        <w:t>完成任务四后，检查一下：</w:t>
      </w:r>
    </w:p>
    <w:p w14:paraId="437B2C33">
      <w:pPr>
        <w:numPr>
          <w:ilvl w:val="0"/>
          <w:numId w:val="136"/>
        </w:numPr>
        <w:rPr>
          <w:rFonts w:hint="eastAsia"/>
        </w:rPr>
      </w:pPr>
      <w:r>
        <w:rPr>
          <w:rFonts w:hint="eastAsia"/>
        </w:rPr>
        <w:t>体验了至少一个AI绘图工具，成功生成了一张图片</w:t>
      </w:r>
    </w:p>
    <w:p w14:paraId="675B7AE4">
      <w:pPr>
        <w:numPr>
          <w:ilvl w:val="0"/>
          <w:numId w:val="136"/>
        </w:numPr>
        <w:rPr>
          <w:rFonts w:hint="eastAsia"/>
        </w:rPr>
      </w:pPr>
      <w:r>
        <w:rPr>
          <w:rFonts w:hint="eastAsia"/>
        </w:rPr>
        <w:t>知道AI绘图描述词应包含画面主体、风格、色彩、构图、氛围等要素</w:t>
      </w:r>
    </w:p>
    <w:p w14:paraId="3B8658EA">
      <w:pPr>
        <w:numPr>
          <w:ilvl w:val="0"/>
          <w:numId w:val="136"/>
        </w:numPr>
        <w:rPr>
          <w:rFonts w:hint="eastAsia"/>
        </w:rPr>
      </w:pPr>
      <w:r>
        <w:rPr>
          <w:rFonts w:hint="eastAsia"/>
        </w:rPr>
        <w:t>了解AI生成图片常见的质量问题和应对方法</w:t>
      </w:r>
    </w:p>
    <w:p w14:paraId="2C0DEBEA">
      <w:pPr>
        <w:numPr>
          <w:ilvl w:val="0"/>
          <w:numId w:val="136"/>
        </w:numPr>
        <w:rPr>
          <w:rFonts w:hint="eastAsia"/>
        </w:rPr>
      </w:pPr>
      <w:r>
        <w:rPr>
          <w:rFonts w:hint="eastAsia"/>
        </w:rPr>
        <w:t>知道使用AI生成图片时需要注意的合规事项</w:t>
      </w:r>
    </w:p>
    <w:p w14:paraId="2D2040DB">
      <w:pPr>
        <w:rPr>
          <w:rFonts w:hint="eastAsia"/>
        </w:rPr>
      </w:pPr>
      <w:r>
        <w:rPr>
          <w:rFonts w:hint="eastAsia"/>
        </w:rPr>
        <w:pict>
          <v:rect id="_x0000_i1254" o:spt="1" style="height:3pt;width:0pt;" fillcolor="#A0A0A0" filled="t" stroked="f" coordsize="21600,21600" o:hr="t" o:hrstd="t" o:hralign="center">
            <v:path/>
            <v:fill on="t" focussize="0,0"/>
            <v:stroke on="f"/>
            <v:imagedata o:title=""/>
            <o:lock v:ext="edit"/>
            <w10:wrap type="none"/>
            <w10:anchorlock/>
          </v:rect>
        </w:pict>
      </w:r>
    </w:p>
    <w:p w14:paraId="4964EB06">
      <w:pPr>
        <w:rPr>
          <w:rFonts w:hint="eastAsia"/>
          <w:b/>
          <w:bCs/>
        </w:rPr>
      </w:pPr>
      <w:r>
        <w:rPr>
          <w:rFonts w:hint="eastAsia"/>
          <w:b/>
          <w:bCs/>
        </w:rPr>
        <w:t>综合实训 用AI为一款商品策划一次完整的"小红书种草"营销方案（含文案+图片）</w:t>
      </w:r>
    </w:p>
    <w:p w14:paraId="3F991A60">
      <w:pPr>
        <w:rPr>
          <w:rFonts w:hint="eastAsia"/>
        </w:rPr>
      </w:pPr>
      <w:r>
        <w:rPr>
          <w:rFonts w:hint="eastAsia"/>
          <w:b/>
          <w:bCs/>
        </w:rPr>
        <w:t>【实训目标】</w:t>
      </w:r>
    </w:p>
    <w:tbl>
      <w:tblPr>
        <w:tblStyle w:val="17"/>
        <w:tblW w:w="6792" w:type="dxa"/>
        <w:tblInd w:w="0" w:type="dxa"/>
        <w:tblLayout w:type="autofit"/>
        <w:tblCellMar>
          <w:top w:w="15" w:type="dxa"/>
          <w:left w:w="15" w:type="dxa"/>
          <w:bottom w:w="15" w:type="dxa"/>
          <w:right w:w="15" w:type="dxa"/>
        </w:tblCellMar>
      </w:tblPr>
      <w:tblGrid>
        <w:gridCol w:w="1056"/>
        <w:gridCol w:w="5736"/>
      </w:tblGrid>
      <w:tr w14:paraId="350A5234">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959C81">
            <w:pPr>
              <w:rPr>
                <w:rFonts w:hint="eastAsia"/>
                <w:b/>
                <w:bCs/>
              </w:rPr>
            </w:pPr>
            <w:r>
              <w:rPr>
                <w:b/>
                <w:bCs/>
              </w:rPr>
              <w:t>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A1F394">
            <w:pPr>
              <w:rPr>
                <w:b/>
                <w:bCs/>
              </w:rPr>
            </w:pPr>
            <w:r>
              <w:rPr>
                <w:b/>
                <w:bCs/>
              </w:rPr>
              <w:t>要求</w:t>
            </w:r>
          </w:p>
        </w:tc>
      </w:tr>
      <w:tr w14:paraId="18D9E65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8005BC5">
            <w: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0CD8E52">
            <w:r>
              <w:t>综合运用营销策划、文案撰写和AI绘图的知识，理解完整营销方案的组成要素</w:t>
            </w:r>
          </w:p>
        </w:tc>
      </w:tr>
      <w:tr w14:paraId="281DACF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A6739F3">
            <w: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5271A02">
            <w:r>
              <w:t>能够独立完成从产品分析到文案输出到视觉素材准备的完整流程</w:t>
            </w:r>
          </w:p>
        </w:tc>
      </w:tr>
      <w:tr w14:paraId="4A8AB59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580A12D">
            <w: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B3E5FC">
            <w:r>
              <w:t>在文案创作中自觉遵守广告合规要求，不夸大宣传、不编造功效</w:t>
            </w:r>
          </w:p>
        </w:tc>
      </w:tr>
    </w:tbl>
    <w:p w14:paraId="46650872">
      <w:r>
        <w:rPr>
          <w:rFonts w:hint="eastAsia"/>
        </w:rPr>
        <w:pict>
          <v:rect id="_x0000_i1255" o:spt="1" style="height:3pt;width:0pt;" fillcolor="#A0A0A0" filled="t" stroked="f" coordsize="21600,21600" o:hr="t" o:hrstd="t" o:hralign="center">
            <v:path/>
            <v:fill on="t" focussize="0,0"/>
            <v:stroke on="f"/>
            <v:imagedata o:title=""/>
            <o:lock v:ext="edit"/>
            <w10:wrap type="none"/>
            <w10:anchorlock/>
          </v:rect>
        </w:pict>
      </w:r>
    </w:p>
    <w:p w14:paraId="2D01DCCD">
      <w:pPr>
        <w:rPr>
          <w:rFonts w:hint="eastAsia"/>
          <w:b/>
          <w:bCs/>
        </w:rPr>
      </w:pPr>
      <w:r>
        <w:rPr>
          <w:rFonts w:hint="eastAsia"/>
          <w:b/>
          <w:bCs/>
        </w:rPr>
        <w:t>实训背景</w:t>
      </w:r>
    </w:p>
    <w:p w14:paraId="3B8060B7">
      <w:pPr>
        <w:rPr>
          <w:rFonts w:hint="eastAsia"/>
        </w:rPr>
      </w:pPr>
      <w:r>
        <w:rPr>
          <w:rFonts w:hint="eastAsia"/>
        </w:rPr>
        <w:t>请从以下商品中选择一个（或者自选一个你熟悉的商品），为它策划一次"小红书种草"营销方案。</w:t>
      </w:r>
    </w:p>
    <w:p w14:paraId="470B27D1">
      <w:pPr>
        <w:rPr>
          <w:rFonts w:hint="eastAsia"/>
        </w:rPr>
      </w:pPr>
      <w:r>
        <w:rPr>
          <w:rFonts w:hint="eastAsia"/>
          <w:b/>
          <w:bCs/>
        </w:rPr>
        <w:t>备选商品（虚拟品牌，仅用于教学，请勿与真实品牌混淆）：</w:t>
      </w:r>
    </w:p>
    <w:tbl>
      <w:tblPr>
        <w:tblStyle w:val="17"/>
        <w:tblW w:w="7296" w:type="dxa"/>
        <w:tblInd w:w="0" w:type="dxa"/>
        <w:tblLayout w:type="autofit"/>
        <w:tblCellMar>
          <w:top w:w="15" w:type="dxa"/>
          <w:left w:w="15" w:type="dxa"/>
          <w:bottom w:w="15" w:type="dxa"/>
          <w:right w:w="15" w:type="dxa"/>
        </w:tblCellMar>
      </w:tblPr>
      <w:tblGrid>
        <w:gridCol w:w="1566"/>
        <w:gridCol w:w="903"/>
        <w:gridCol w:w="3132"/>
        <w:gridCol w:w="1695"/>
      </w:tblGrid>
      <w:tr w14:paraId="588BE10C">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0366E1">
            <w:pPr>
              <w:rPr>
                <w:rFonts w:hint="eastAsia"/>
                <w:b/>
                <w:bCs/>
              </w:rPr>
            </w:pPr>
            <w:r>
              <w:rPr>
                <w:b/>
                <w:bCs/>
              </w:rPr>
              <w:t>商品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8E7312">
            <w:pPr>
              <w:rPr>
                <w:b/>
                <w:bCs/>
              </w:rPr>
            </w:pPr>
            <w:r>
              <w:rPr>
                <w:b/>
                <w:bCs/>
              </w:rPr>
              <w:t>售价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E14F42">
            <w:pPr>
              <w:rPr>
                <w:b/>
                <w:bCs/>
              </w:rPr>
            </w:pPr>
            <w:r>
              <w:rPr>
                <w:b/>
                <w:bCs/>
              </w:rPr>
              <w:t>核心卖点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AA6906">
            <w:pPr>
              <w:rPr>
                <w:b/>
                <w:bCs/>
              </w:rPr>
            </w:pPr>
            <w:r>
              <w:rPr>
                <w:b/>
                <w:bCs/>
              </w:rPr>
              <w:t>目标人群</w:t>
            </w:r>
          </w:p>
        </w:tc>
      </w:tr>
      <w:tr w14:paraId="0448CC9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9456959">
            <w:r>
              <w:t>"随心记"手账本套装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E72298">
            <w:r>
              <w:t>39元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2701F4">
            <w:r>
              <w:t>含本子+贴纸+彩笔，封面可DIY，环保再生纸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82B438">
            <w:r>
              <w:t>大学女生、手账爱好者</w:t>
            </w:r>
          </w:p>
        </w:tc>
      </w:tr>
      <w:tr w14:paraId="6F5F62E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DDAD9F">
            <w:r>
              <w:t>"暖时光"桌面暖杯垫</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E5A94C4">
            <w:r>
              <w:t>59元</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409DB2D">
            <w:r>
              <w:t>55°C恒温，USB供电，静音设计，三档可调</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92A1B1F">
            <w:r>
              <w:t>办公室白领、考研学生</w:t>
            </w:r>
          </w:p>
        </w:tc>
      </w:tr>
      <w:tr w14:paraId="44AB031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63292A">
            <w:r>
              <w:t>"果然鲜"冻干水果脆片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2F0EE5">
            <w:r>
              <w:t>25元/袋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5B2A7B">
            <w:r>
              <w:t>纯水果冻干无添加，保留95%营养，6种口味混合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796881">
            <w:r>
              <w:t>注重健康的年轻人</w:t>
            </w:r>
          </w:p>
        </w:tc>
      </w:tr>
      <w:tr w14:paraId="659C7CF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FA173B9">
            <w:r>
              <w:t>"轻行者"折叠双肩包</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FE1642A">
            <w:r>
              <w:t>49元</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4CC5EB9">
            <w:r>
              <w:t>折叠后仅手掌大小，防泼水面料，可装14寸笔记本</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F5AB347">
            <w:r>
              <w:t>学生、短途旅行者</w:t>
            </w:r>
          </w:p>
        </w:tc>
      </w:tr>
    </w:tbl>
    <w:p w14:paraId="3F73D9B7">
      <w:r>
        <w:rPr>
          <w:rFonts w:hint="eastAsia"/>
          <w:b/>
          <w:bCs/>
        </w:rPr>
        <w:t>说明：</w:t>
      </w:r>
      <w:r>
        <w:rPr>
          <w:rFonts w:hint="eastAsia"/>
        </w:rPr>
        <w:t> 以上商品名称和品牌信息均为本教材虚构，仅用于实训练习。请勿将本实训中出现的商品信息用于任何真实的商业宣传中。</w:t>
      </w:r>
    </w:p>
    <w:p w14:paraId="5A741938">
      <w:pPr>
        <w:rPr>
          <w:rFonts w:hint="eastAsia"/>
        </w:rPr>
      </w:pPr>
      <w:r>
        <w:rPr>
          <w:rFonts w:hint="eastAsia"/>
        </w:rPr>
        <w:pict>
          <v:rect id="_x0000_i1256" o:spt="1" style="height:3pt;width:0pt;" fillcolor="#A0A0A0" filled="t" stroked="f" coordsize="21600,21600" o:hr="t" o:hrstd="t" o:hralign="center">
            <v:path/>
            <v:fill on="t" focussize="0,0"/>
            <v:stroke on="f"/>
            <v:imagedata o:title=""/>
            <o:lock v:ext="edit"/>
            <w10:wrap type="none"/>
            <w10:anchorlock/>
          </v:rect>
        </w:pict>
      </w:r>
    </w:p>
    <w:p w14:paraId="32F86E15">
      <w:pPr>
        <w:rPr>
          <w:rFonts w:hint="eastAsia"/>
          <w:b/>
          <w:bCs/>
        </w:rPr>
      </w:pPr>
      <w:r>
        <w:rPr>
          <w:rFonts w:hint="eastAsia"/>
          <w:b/>
          <w:bCs/>
        </w:rPr>
        <w:t>实训步骤</w:t>
      </w:r>
    </w:p>
    <w:p w14:paraId="7FA3F551">
      <w:pPr>
        <w:rPr>
          <w:rFonts w:hint="eastAsia"/>
        </w:rPr>
      </w:pPr>
      <w:r>
        <w:rPr>
          <w:rFonts w:hint="eastAsia"/>
          <w:b/>
          <w:bCs/>
        </w:rPr>
        <w:t>第一步：产品分析和卖点提炼（约10分钟）</w:t>
      </w:r>
    </w:p>
    <w:p w14:paraId="50070E86">
      <w:pPr>
        <w:rPr>
          <w:rFonts w:hint="eastAsia"/>
        </w:rPr>
      </w:pPr>
      <w:r>
        <w:rPr>
          <w:rFonts w:hint="eastAsia"/>
        </w:rPr>
        <w:t>选定一款商品后，让AI帮你提炼卖点和确定推广角度。</w:t>
      </w:r>
    </w:p>
    <w:p w14:paraId="39C50C50">
      <w:r>
        <w:t>以下是一款商品的基本信息：</w:t>
      </w:r>
    </w:p>
    <w:p w14:paraId="5776268A">
      <w:r>
        <w:t>[粘贴你选择的商品信息]</w:t>
      </w:r>
    </w:p>
    <w:p w14:paraId="6AB14EED"/>
    <w:p w14:paraId="2F2DCF49">
      <w:r>
        <w:t>请帮我：</w:t>
      </w:r>
    </w:p>
    <w:p w14:paraId="0B7600A9">
      <w:r>
        <w:t>1. 从消费者的角度提炼出3个最有吸引力的卖点</w:t>
      </w:r>
    </w:p>
    <w:p w14:paraId="4903FE67">
      <w:r>
        <w:t>2. 针对目标人群，找出2~3个容易引起共鸣的使用场景</w:t>
      </w:r>
    </w:p>
    <w:p w14:paraId="3943994C">
      <w:r>
        <w:t>3. 建议用什么角度来做小红书种草（比如：好物推荐、使用测评、</w:t>
      </w:r>
    </w:p>
    <w:p w14:paraId="715CD751">
      <w:r>
        <w:t xml:space="preserve">   开箱分享、场景对比……）</w:t>
      </w:r>
    </w:p>
    <w:p w14:paraId="11BD2F0C">
      <w:pPr>
        <w:rPr>
          <w:rFonts w:hint="eastAsia"/>
        </w:rPr>
      </w:pPr>
      <w:r>
        <w:rPr>
          <w:rFonts w:hint="eastAsia"/>
          <w:b/>
          <w:bCs/>
        </w:rPr>
        <w:t>第二步：撰写小红书种草笔记（约20分钟）</w:t>
      </w:r>
    </w:p>
    <w:p w14:paraId="21C29323">
      <w:pPr>
        <w:rPr>
          <w:rFonts w:hint="eastAsia"/>
        </w:rPr>
      </w:pPr>
      <w:r>
        <w:rPr>
          <w:rFonts w:hint="eastAsia"/>
        </w:rPr>
        <w:t>让AI基于第一步的分析，写一篇完整的小红书种草笔记。</w:t>
      </w:r>
    </w:p>
    <w:p w14:paraId="40936CE6">
      <w:r>
        <w:t>请为这款商品写一篇小红书种草笔记。</w:t>
      </w:r>
    </w:p>
    <w:p w14:paraId="72C57C75"/>
    <w:p w14:paraId="1D448A98">
      <w:r>
        <w:t>要求：</w:t>
      </w:r>
    </w:p>
    <w:p w14:paraId="6985A6E2">
      <w:r>
        <w:t>1. 以一名大学生的口吻来写，像真实使用后的分享</w:t>
      </w:r>
    </w:p>
    <w:p w14:paraId="476018BF">
      <w:r>
        <w:t>2. 标题要有吸引力，给出3个备选标题</w:t>
      </w:r>
    </w:p>
    <w:p w14:paraId="4CA23FC3">
      <w:r>
        <w:t>3. 正文300~400字，包含使用场景描写和体验感受</w:t>
      </w:r>
    </w:p>
    <w:p w14:paraId="0774F6A8">
      <w:r>
        <w:t>4. 文末加6~8个相关话题标签</w:t>
      </w:r>
    </w:p>
    <w:p w14:paraId="2D274434">
      <w:r>
        <w:t>5. 可以加emoji，风格活泼自然</w:t>
      </w:r>
    </w:p>
    <w:p w14:paraId="56704912">
      <w:r>
        <w:t>6. 不要编造产品不具备的功能，卖点严格基于第一步提炼的内容</w:t>
      </w:r>
    </w:p>
    <w:p w14:paraId="2CB00AA3">
      <w:pPr>
        <w:rPr>
          <w:rFonts w:hint="eastAsia"/>
        </w:rPr>
      </w:pPr>
      <w:r>
        <w:rPr>
          <w:rFonts w:hint="eastAsia"/>
        </w:rPr>
        <w:t>拿到AI生成的笔记后，做以下检查：</w:t>
      </w:r>
    </w:p>
    <w:p w14:paraId="7894D38C">
      <w:pPr>
        <w:numPr>
          <w:ilvl w:val="0"/>
          <w:numId w:val="137"/>
        </w:numPr>
        <w:rPr>
          <w:rFonts w:hint="eastAsia"/>
        </w:rPr>
      </w:pPr>
      <w:r>
        <w:rPr>
          <w:rFonts w:hint="eastAsia"/>
        </w:rPr>
        <w:t>文案中提到的产品功能是否与商品信息一致</w:t>
      </w:r>
    </w:p>
    <w:p w14:paraId="008494E1">
      <w:pPr>
        <w:numPr>
          <w:ilvl w:val="0"/>
          <w:numId w:val="137"/>
        </w:numPr>
        <w:rPr>
          <w:rFonts w:hint="eastAsia"/>
        </w:rPr>
      </w:pPr>
      <w:r>
        <w:rPr>
          <w:rFonts w:hint="eastAsia"/>
        </w:rPr>
        <w:t>有没有"最好""第一""绝对"等绝对化用语</w:t>
      </w:r>
    </w:p>
    <w:p w14:paraId="79502851">
      <w:pPr>
        <w:numPr>
          <w:ilvl w:val="0"/>
          <w:numId w:val="137"/>
        </w:numPr>
        <w:rPr>
          <w:rFonts w:hint="eastAsia"/>
        </w:rPr>
      </w:pPr>
      <w:r>
        <w:rPr>
          <w:rFonts w:hint="eastAsia"/>
        </w:rPr>
        <w:t>语气是否自然，像不像真人分享</w:t>
      </w:r>
    </w:p>
    <w:p w14:paraId="1327AE8E">
      <w:pPr>
        <w:rPr>
          <w:rFonts w:hint="eastAsia"/>
        </w:rPr>
      </w:pPr>
      <w:r>
        <w:rPr>
          <w:rFonts w:hint="eastAsia"/>
          <w:b/>
          <w:bCs/>
        </w:rPr>
        <w:t>第三步：生成多条备选文案（约15分钟）</w:t>
      </w:r>
    </w:p>
    <w:p w14:paraId="746037A7">
      <w:pPr>
        <w:rPr>
          <w:rFonts w:hint="eastAsia"/>
        </w:rPr>
      </w:pPr>
      <w:r>
        <w:rPr>
          <w:rFonts w:hint="eastAsia"/>
        </w:rPr>
        <w:t>让AI再写5条不同角度的短文案（每条100字以内），作为备选素材，可以用于朋友圈、商品评价区等场景。</w:t>
      </w:r>
    </w:p>
    <w:p w14:paraId="2A43F91B">
      <w:r>
        <w:t>请针对这款商品另外写5条短文案，每条100字以内，用于不同场景：</w:t>
      </w:r>
    </w:p>
    <w:p w14:paraId="0CB848F8">
      <w:r>
        <w:t>1. 一条适合发朋友圈的个人推荐</w:t>
      </w:r>
    </w:p>
    <w:p w14:paraId="14D40280">
      <w:r>
        <w:t>2. 一条适合放在商品评价区的好评风格</w:t>
      </w:r>
    </w:p>
    <w:p w14:paraId="2470A904">
      <w:r>
        <w:t>3. 一条适合社区微信群的促销通知</w:t>
      </w:r>
    </w:p>
    <w:p w14:paraId="1110C0FE">
      <w:r>
        <w:t>4. 一条适合做商品标题的一句话卖点</w:t>
      </w:r>
    </w:p>
    <w:p w14:paraId="4AC88F23">
      <w:r>
        <w:t>5. 一条适合抖音短视频口播的开场白</w:t>
      </w:r>
    </w:p>
    <w:p w14:paraId="0B281AC5"/>
    <w:p w14:paraId="1C979E02">
      <w:r>
        <w:t>5条文案的风格和角度要有明显差异。</w:t>
      </w:r>
    </w:p>
    <w:p w14:paraId="7F956D2B">
      <w:pPr>
        <w:rPr>
          <w:rFonts w:hint="eastAsia"/>
        </w:rPr>
      </w:pPr>
      <w:r>
        <w:rPr>
          <w:rFonts w:hint="eastAsia"/>
          <w:b/>
          <w:bCs/>
        </w:rPr>
        <w:t>第四步：生成配图（约15分钟）</w:t>
      </w:r>
    </w:p>
    <w:p w14:paraId="2289FE8A">
      <w:pPr>
        <w:rPr>
          <w:rFonts w:hint="eastAsia"/>
        </w:rPr>
      </w:pPr>
      <w:r>
        <w:rPr>
          <w:rFonts w:hint="eastAsia"/>
        </w:rPr>
        <w:t>打开一个支持AI绘图的平台（如文心一言、通义千问等），为你的种草笔记生成1~2张配图。</w:t>
      </w:r>
    </w:p>
    <w:p w14:paraId="22F6A79C">
      <w:r>
        <w:t>请生成一张适合小红书种草笔记配图的图片：</w:t>
      </w:r>
    </w:p>
    <w:p w14:paraId="6B88DD57">
      <w:r>
        <w:t>[根据你选择的商品写描述词，参考任务四中的示例]</w:t>
      </w:r>
    </w:p>
    <w:p w14:paraId="7CA0525B">
      <w:pPr>
        <w:rPr>
          <w:rFonts w:hint="eastAsia"/>
        </w:rPr>
      </w:pPr>
      <w:r>
        <w:rPr>
          <w:rFonts w:hint="eastAsia"/>
        </w:rPr>
        <w:t>生成后检查图片质量，如果不满意就调整描述词重新生成。</w:t>
      </w:r>
    </w:p>
    <w:p w14:paraId="2D8461B9">
      <w:pPr>
        <w:rPr>
          <w:rFonts w:hint="eastAsia"/>
        </w:rPr>
      </w:pPr>
      <w:r>
        <w:rPr>
          <w:rFonts w:hint="eastAsia"/>
          <w:b/>
          <w:bCs/>
        </w:rPr>
        <w:t>第五步：合规检查（约10分钟）</w:t>
      </w:r>
    </w:p>
    <w:p w14:paraId="4AA5C901">
      <w:pPr>
        <w:rPr>
          <w:rFonts w:hint="eastAsia"/>
        </w:rPr>
      </w:pPr>
      <w:r>
        <w:rPr>
          <w:rFonts w:hint="eastAsia"/>
        </w:rPr>
        <w:t>把种草笔记和所有文案发给AI做一次合规检查。</w:t>
      </w:r>
    </w:p>
    <w:p w14:paraId="551CFA30">
      <w:r>
        <w:t>请检查以下营销文案中是否存在可能违反广告法的表述，包括绝对化用语、</w:t>
      </w:r>
    </w:p>
    <w:p w14:paraId="53B6E093">
      <w:r>
        <w:t>虚假承诺、夸大功效等。如果有问题，请指出并给出修改建议。</w:t>
      </w:r>
    </w:p>
    <w:p w14:paraId="29D238C7"/>
    <w:p w14:paraId="00D8E7D0">
      <w:r>
        <w:t>[粘贴所有文案]</w:t>
      </w:r>
    </w:p>
    <w:p w14:paraId="1C41CEE9">
      <w:pPr>
        <w:rPr>
          <w:rFonts w:hint="eastAsia"/>
        </w:rPr>
      </w:pPr>
      <w:r>
        <w:rPr>
          <w:rFonts w:hint="eastAsia"/>
          <w:b/>
          <w:bCs/>
        </w:rPr>
        <w:t>第六步：整理成完整方案（约10分钟）</w:t>
      </w:r>
    </w:p>
    <w:p w14:paraId="23AB8AE7">
      <w:pPr>
        <w:rPr>
          <w:rFonts w:hint="eastAsia"/>
        </w:rPr>
      </w:pPr>
      <w:r>
        <w:rPr>
          <w:rFonts w:hint="eastAsia"/>
        </w:rPr>
        <w:t>把以上所有内容整理成一份完整的"小红书种草营销方案"文档，包含：</w:t>
      </w:r>
    </w:p>
    <w:p w14:paraId="06FC7F20">
      <w:pPr>
        <w:numPr>
          <w:ilvl w:val="0"/>
          <w:numId w:val="138"/>
        </w:numPr>
        <w:rPr>
          <w:rFonts w:hint="eastAsia"/>
        </w:rPr>
      </w:pPr>
      <w:r>
        <w:rPr>
          <w:rFonts w:hint="eastAsia"/>
        </w:rPr>
        <w:t>产品分析（卖点、目标人群、使用场景）</w:t>
      </w:r>
    </w:p>
    <w:p w14:paraId="1FA59720">
      <w:pPr>
        <w:numPr>
          <w:ilvl w:val="0"/>
          <w:numId w:val="138"/>
        </w:numPr>
        <w:rPr>
          <w:rFonts w:hint="eastAsia"/>
        </w:rPr>
      </w:pPr>
      <w:r>
        <w:rPr>
          <w:rFonts w:hint="eastAsia"/>
        </w:rPr>
        <w:t>推广策略（角度选择、内容形式）</w:t>
      </w:r>
    </w:p>
    <w:p w14:paraId="2EA37411">
      <w:pPr>
        <w:numPr>
          <w:ilvl w:val="0"/>
          <w:numId w:val="138"/>
        </w:numPr>
        <w:rPr>
          <w:rFonts w:hint="eastAsia"/>
        </w:rPr>
      </w:pPr>
      <w:r>
        <w:rPr>
          <w:rFonts w:hint="eastAsia"/>
        </w:rPr>
        <w:t>种草笔记正文（含标题和标签）</w:t>
      </w:r>
    </w:p>
    <w:p w14:paraId="4FA86C4E">
      <w:pPr>
        <w:numPr>
          <w:ilvl w:val="0"/>
          <w:numId w:val="138"/>
        </w:numPr>
        <w:rPr>
          <w:rFonts w:hint="eastAsia"/>
        </w:rPr>
      </w:pPr>
      <w:r>
        <w:rPr>
          <w:rFonts w:hint="eastAsia"/>
        </w:rPr>
        <w:t>备选文案（5条）</w:t>
      </w:r>
    </w:p>
    <w:p w14:paraId="0B4FD068">
      <w:pPr>
        <w:numPr>
          <w:ilvl w:val="0"/>
          <w:numId w:val="138"/>
        </w:numPr>
        <w:rPr>
          <w:rFonts w:hint="eastAsia"/>
        </w:rPr>
      </w:pPr>
      <w:r>
        <w:rPr>
          <w:rFonts w:hint="eastAsia"/>
        </w:rPr>
        <w:t>配图（1~2张AI生成图片）</w:t>
      </w:r>
    </w:p>
    <w:p w14:paraId="0FFADC55">
      <w:pPr>
        <w:numPr>
          <w:ilvl w:val="0"/>
          <w:numId w:val="138"/>
        </w:numPr>
        <w:rPr>
          <w:rFonts w:hint="eastAsia"/>
        </w:rPr>
      </w:pPr>
      <w:r>
        <w:rPr>
          <w:rFonts w:hint="eastAsia"/>
        </w:rPr>
        <w:t>合规检查说明</w:t>
      </w:r>
    </w:p>
    <w:p w14:paraId="25E36559">
      <w:pPr>
        <w:rPr>
          <w:rFonts w:hint="eastAsia"/>
        </w:rPr>
      </w:pPr>
      <w:r>
        <w:rPr>
          <w:rFonts w:hint="eastAsia"/>
        </w:rPr>
        <w:pict>
          <v:rect id="_x0000_i1257" o:spt="1" style="height:3pt;width:0pt;" fillcolor="#A0A0A0" filled="t" stroked="f" coordsize="21600,21600" o:hr="t" o:hrstd="t" o:hralign="center">
            <v:path/>
            <v:fill on="t" focussize="0,0"/>
            <v:stroke on="f"/>
            <v:imagedata o:title=""/>
            <o:lock v:ext="edit"/>
            <w10:wrap type="none"/>
            <w10:anchorlock/>
          </v:rect>
        </w:pict>
      </w:r>
    </w:p>
    <w:p w14:paraId="1FB3D137">
      <w:pPr>
        <w:rPr>
          <w:rFonts w:hint="eastAsia"/>
          <w:b/>
          <w:bCs/>
        </w:rPr>
      </w:pPr>
      <w:r>
        <w:rPr>
          <w:rFonts w:hint="eastAsia"/>
          <w:b/>
          <w:bCs/>
        </w:rPr>
        <w:t>实训成果提交</w:t>
      </w:r>
    </w:p>
    <w:p w14:paraId="506DE234">
      <w:pPr>
        <w:rPr>
          <w:rFonts w:hint="eastAsia"/>
        </w:rPr>
      </w:pPr>
      <w:r>
        <w:rPr>
          <w:rFonts w:hint="eastAsia"/>
        </w:rPr>
        <w:t>请提交以下材料：</w:t>
      </w:r>
    </w:p>
    <w:p w14:paraId="228BB9B6">
      <w:pPr>
        <w:numPr>
          <w:ilvl w:val="0"/>
          <w:numId w:val="139"/>
        </w:numPr>
        <w:rPr>
          <w:rFonts w:hint="eastAsia"/>
        </w:rPr>
      </w:pPr>
      <w:r>
        <w:rPr>
          <w:rFonts w:hint="eastAsia"/>
        </w:rPr>
        <w:t>完整的"小红书种草营销方案"文档（Word格式）</w:t>
      </w:r>
    </w:p>
    <w:p w14:paraId="65604645">
      <w:pPr>
        <w:numPr>
          <w:ilvl w:val="0"/>
          <w:numId w:val="139"/>
        </w:numPr>
        <w:rPr>
          <w:rFonts w:hint="eastAsia"/>
        </w:rPr>
      </w:pPr>
      <w:r>
        <w:rPr>
          <w:rFonts w:hint="eastAsia"/>
        </w:rPr>
        <w:t>AI生成的种草笔记和5条备选文案的对话截图</w:t>
      </w:r>
    </w:p>
    <w:p w14:paraId="3974A606">
      <w:pPr>
        <w:numPr>
          <w:ilvl w:val="0"/>
          <w:numId w:val="139"/>
        </w:numPr>
        <w:rPr>
          <w:rFonts w:hint="eastAsia"/>
        </w:rPr>
      </w:pPr>
      <w:r>
        <w:rPr>
          <w:rFonts w:hint="eastAsia"/>
        </w:rPr>
        <w:t>AI生成的配图文件</w:t>
      </w:r>
    </w:p>
    <w:p w14:paraId="4B120FAB">
      <w:pPr>
        <w:numPr>
          <w:ilvl w:val="0"/>
          <w:numId w:val="139"/>
        </w:numPr>
        <w:rPr>
          <w:rFonts w:hint="eastAsia"/>
        </w:rPr>
      </w:pPr>
      <w:r>
        <w:rPr>
          <w:rFonts w:hint="eastAsia"/>
        </w:rPr>
        <w:t>合规检查的对话截图</w:t>
      </w:r>
    </w:p>
    <w:p w14:paraId="0EEFE4A5">
      <w:pPr>
        <w:numPr>
          <w:ilvl w:val="0"/>
          <w:numId w:val="139"/>
        </w:numPr>
        <w:rPr>
          <w:rFonts w:hint="eastAsia"/>
        </w:rPr>
      </w:pPr>
      <w:r>
        <w:rPr>
          <w:rFonts w:hint="eastAsia"/>
        </w:rPr>
        <w:t>一段100字左右的实训反思：你觉得AI生成的文案中，哪些部分可以直接用？哪些部分你做了修改？修改的原因是什么？</w:t>
      </w:r>
    </w:p>
    <w:p w14:paraId="24235965">
      <w:pPr>
        <w:rPr>
          <w:rFonts w:hint="eastAsia"/>
        </w:rPr>
      </w:pPr>
      <w:r>
        <w:rPr>
          <w:rFonts w:hint="eastAsia"/>
        </w:rPr>
        <w:pict>
          <v:rect id="_x0000_i1258" o:spt="1" style="height:3pt;width:0pt;" fillcolor="#A0A0A0" filled="t" stroked="f" coordsize="21600,21600" o:hr="t" o:hrstd="t" o:hralign="center">
            <v:path/>
            <v:fill on="t" focussize="0,0"/>
            <v:stroke on="f"/>
            <v:imagedata o:title=""/>
            <o:lock v:ext="edit"/>
            <w10:wrap type="none"/>
            <w10:anchorlock/>
          </v:rect>
        </w:pict>
      </w:r>
    </w:p>
    <w:p w14:paraId="7B294E28">
      <w:pPr>
        <w:rPr>
          <w:rFonts w:hint="eastAsia"/>
          <w:b/>
          <w:bCs/>
        </w:rPr>
      </w:pPr>
      <w:r>
        <w:rPr>
          <w:rFonts w:hint="eastAsia"/>
          <w:b/>
          <w:bCs/>
        </w:rPr>
        <w:t>评价标准</w:t>
      </w:r>
    </w:p>
    <w:p w14:paraId="7AA845E5">
      <w:r>
        <w:rPr>
          <w:rFonts w:hint="eastAsia"/>
        </w:rPr>
        <w:t>评价标准见表6-7。</w:t>
      </w:r>
    </w:p>
    <w:p w14:paraId="4CD5D990">
      <w:pPr>
        <w:jc w:val="center"/>
        <w:rPr>
          <w:rFonts w:hint="eastAsia"/>
        </w:rPr>
      </w:pPr>
      <w:r>
        <w:t>表6-7 综合实训评价标准</w:t>
      </w:r>
    </w:p>
    <w:tbl>
      <w:tblPr>
        <w:tblStyle w:val="17"/>
        <w:tblW w:w="7296" w:type="dxa"/>
        <w:tblInd w:w="0" w:type="dxa"/>
        <w:tblLayout w:type="autofit"/>
        <w:tblCellMar>
          <w:top w:w="15" w:type="dxa"/>
          <w:left w:w="15" w:type="dxa"/>
          <w:bottom w:w="15" w:type="dxa"/>
          <w:right w:w="15" w:type="dxa"/>
        </w:tblCellMar>
      </w:tblPr>
      <w:tblGrid>
        <w:gridCol w:w="828"/>
        <w:gridCol w:w="2083"/>
        <w:gridCol w:w="1537"/>
        <w:gridCol w:w="1656"/>
        <w:gridCol w:w="1192"/>
      </w:tblGrid>
      <w:tr w14:paraId="5DC28A4C">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8E5BA7">
            <w:pPr>
              <w:rPr>
                <w:rFonts w:hint="eastAsia"/>
                <w:b/>
                <w:bCs/>
              </w:rPr>
            </w:pPr>
            <w:r>
              <w:rPr>
                <w:b/>
                <w:bCs/>
              </w:rPr>
              <w:t>评价项目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5EDA15">
            <w:pPr>
              <w:rPr>
                <w:b/>
                <w:bCs/>
              </w:rPr>
            </w:pPr>
            <w:r>
              <w:rPr>
                <w:b/>
                <w:bCs/>
              </w:rPr>
              <w:t>优秀（90~100）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E104E3">
            <w:pPr>
              <w:rPr>
                <w:b/>
                <w:bCs/>
              </w:rPr>
            </w:pPr>
            <w:r>
              <w:rPr>
                <w:b/>
                <w:bCs/>
              </w:rPr>
              <w:t>良好（75~89）</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854736">
            <w:pPr>
              <w:rPr>
                <w:b/>
                <w:bCs/>
              </w:rPr>
            </w:pPr>
            <w:r>
              <w:rPr>
                <w:b/>
                <w:bCs/>
              </w:rPr>
              <w:t>合格（60~74）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809DF25">
            <w:pPr>
              <w:rPr>
                <w:b/>
                <w:bCs/>
              </w:rPr>
            </w:pPr>
            <w:r>
              <w:rPr>
                <w:b/>
                <w:bCs/>
              </w:rPr>
              <w:t>不合格（60以下）</w:t>
            </w:r>
          </w:p>
        </w:tc>
      </w:tr>
      <w:tr w14:paraId="1CBE7D6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B40691E">
            <w:r>
              <w:t>产品分析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0D5FC4">
            <w:r>
              <w:t>卖点提炼精准，使用场景贴切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1FC110">
            <w:r>
              <w:t>基本完成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3E5B02">
            <w:r>
              <w:t>分析粗浅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36072E">
            <w:r>
              <w:t>未完成</w:t>
            </w:r>
          </w:p>
        </w:tc>
      </w:tr>
      <w:tr w14:paraId="24E974C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2DD9E7A">
            <w:r>
              <w:t>种草笔记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1581CB">
            <w:r>
              <w:t>风格自然，卖点突出，像真人分享</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3210990">
            <w:r>
              <w:t>基本可用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78915C">
            <w:r>
              <w:t>AI味重，像广告</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6D4B2B">
            <w:r>
              <w:t>未完成</w:t>
            </w:r>
          </w:p>
        </w:tc>
      </w:tr>
      <w:tr w14:paraId="0C0840E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32E7EA">
            <w:r>
              <w:t>备选文案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F7D71F">
            <w:r>
              <w:t>5条文案角度各异，质量高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104954D">
            <w:r>
              <w:t>完成了5条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E0B165">
            <w:r>
              <w:t>文案同质化严重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02446F">
            <w:r>
              <w:t>未完成</w:t>
            </w:r>
          </w:p>
        </w:tc>
      </w:tr>
      <w:tr w14:paraId="34A755C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3AD9017">
            <w:r>
              <w:t>配图</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47D9D78">
            <w:r>
              <w:t>图片风格与文案匹配，质量可接受</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20ED9A4">
            <w:r>
              <w:t>完成了配图</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EC02247">
            <w:r>
              <w:t>图片质量差或不相关</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BEFAC06">
            <w:r>
              <w:t>未完成</w:t>
            </w:r>
          </w:p>
        </w:tc>
      </w:tr>
      <w:tr w14:paraId="07CD6CC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933114">
            <w:r>
              <w:t>合规检查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CE880F">
            <w:r>
              <w:t>完成检查并修正了所有问题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5467F58">
            <w:r>
              <w:t>完成了检查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9008EB">
            <w:r>
              <w:t>未做修正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B2F0D1">
            <w:r>
              <w:t>未完成</w:t>
            </w:r>
          </w:p>
        </w:tc>
      </w:tr>
      <w:tr w14:paraId="49AAA17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ED2C284">
            <w:r>
              <w:t>人工修改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67D32F2">
            <w:r>
              <w:t>有明显的人工判断和修改痕迹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C184475">
            <w:r>
              <w:t>做了一些修改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A070E7A">
            <w:r>
              <w:t>基本照搬AI</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BC32D38">
            <w:r>
              <w:t>未修改</w:t>
            </w:r>
          </w:p>
        </w:tc>
      </w:tr>
      <w:tr w14:paraId="55D7D0F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008608">
            <w:r>
              <w:t>方案完整性</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229ECC">
            <w:r>
              <w:t>文档结构完整，各部分衔接顺畅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32D34D">
            <w:r>
              <w:t>基本完整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E0E69F">
            <w:r>
              <w:t>缺少重要板块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FC3DB3">
            <w:r>
              <w:t>未提交</w:t>
            </w:r>
          </w:p>
        </w:tc>
      </w:tr>
    </w:tbl>
    <w:p w14:paraId="53799FBA">
      <w:r>
        <w:rPr>
          <w:rFonts w:hint="eastAsia"/>
        </w:rPr>
        <w:pict>
          <v:rect id="_x0000_i1259" o:spt="1" style="height:3pt;width:0pt;" fillcolor="#A0A0A0" filled="t" stroked="f" coordsize="21600,21600" o:hr="t" o:hrstd="t" o:hralign="center">
            <v:path/>
            <v:fill on="t" focussize="0,0"/>
            <v:stroke on="f"/>
            <v:imagedata o:title=""/>
            <o:lock v:ext="edit"/>
            <w10:wrap type="none"/>
            <w10:anchorlock/>
          </v:rect>
        </w:pict>
      </w:r>
    </w:p>
    <w:p w14:paraId="7BF17B48">
      <w:pPr>
        <w:rPr>
          <w:rFonts w:hint="eastAsia"/>
        </w:rPr>
      </w:pPr>
      <w:r>
        <w:rPr>
          <w:rFonts w:hint="eastAsia"/>
          <w:b/>
          <w:bCs/>
        </w:rPr>
        <w:t>【配套资源】</w:t>
      </w:r>
    </w:p>
    <w:p w14:paraId="7A137BC1">
      <w:pPr>
        <w:rPr>
          <w:rFonts w:hint="eastAsia"/>
        </w:rPr>
      </w:pPr>
      <w:r>
        <w:rPr>
          <w:rFonts w:hint="eastAsia"/>
        </w:rPr>
        <w:t>本项目配套资源请扫描教材封底二维码获取：</w:t>
      </w:r>
    </w:p>
    <w:p w14:paraId="587F8C07">
      <w:pPr>
        <w:numPr>
          <w:ilvl w:val="0"/>
          <w:numId w:val="140"/>
        </w:numPr>
        <w:rPr>
          <w:rFonts w:hint="eastAsia"/>
        </w:rPr>
      </w:pPr>
      <w:r>
        <w:rPr>
          <w:rFonts w:ascii="Segoe UI Emoji" w:hAnsi="Segoe UI Emoji" w:cs="Segoe UI Emoji"/>
        </w:rPr>
        <w:t>📂</w:t>
      </w:r>
      <w:r>
        <w:rPr>
          <w:rFonts w:hint="eastAsia"/>
        </w:rPr>
        <w:t xml:space="preserve"> 实训素材：虚拟商品信息资料卡</w:t>
      </w:r>
    </w:p>
    <w:p w14:paraId="302BDE8E">
      <w:pPr>
        <w:numPr>
          <w:ilvl w:val="0"/>
          <w:numId w:val="140"/>
        </w:numPr>
        <w:rPr>
          <w:rFonts w:hint="eastAsia"/>
        </w:rPr>
      </w:pPr>
      <w:r>
        <w:rPr>
          <w:rFonts w:ascii="Segoe UI Emoji" w:hAnsi="Segoe UI Emoji" w:cs="Segoe UI Emoji"/>
        </w:rPr>
        <w:t>📋</w:t>
      </w:r>
      <w:r>
        <w:rPr>
          <w:rFonts w:hint="eastAsia"/>
        </w:rPr>
        <w:t xml:space="preserve"> 提示词模板集：项目六各场景提示词参考模板（PDF）</w:t>
      </w:r>
    </w:p>
    <w:p w14:paraId="1E05CAA6">
      <w:pPr>
        <w:numPr>
          <w:ilvl w:val="0"/>
          <w:numId w:val="140"/>
        </w:numPr>
        <w:rPr>
          <w:rFonts w:hint="eastAsia"/>
        </w:rPr>
      </w:pPr>
      <w:r>
        <w:rPr>
          <w:rFonts w:ascii="Segoe UI Emoji" w:hAnsi="Segoe UI Emoji" w:cs="Segoe UI Emoji"/>
        </w:rPr>
        <w:t>🎬</w:t>
      </w:r>
      <w:r>
        <w:rPr>
          <w:rFonts w:hint="eastAsia"/>
        </w:rPr>
        <w:t xml:space="preserve"> 操作演示视频：AI写小红书种草笔记全流程录屏（约8分钟）</w:t>
      </w:r>
    </w:p>
    <w:p w14:paraId="5F3C0CB5">
      <w:pPr>
        <w:numPr>
          <w:ilvl w:val="0"/>
          <w:numId w:val="140"/>
        </w:numPr>
        <w:rPr>
          <w:rFonts w:hint="eastAsia"/>
        </w:rPr>
      </w:pPr>
      <w:r>
        <w:rPr>
          <w:rFonts w:ascii="Segoe UI Emoji" w:hAnsi="Segoe UI Emoji" w:cs="Segoe UI Emoji"/>
        </w:rPr>
        <w:t>📝</w:t>
      </w:r>
      <w:r>
        <w:rPr>
          <w:rFonts w:hint="eastAsia"/>
        </w:rPr>
        <w:t xml:space="preserve"> 活页实训任务单：项目六综合实训任务书（可打印）</w:t>
      </w:r>
    </w:p>
    <w:p w14:paraId="1DC063C2">
      <w:pPr>
        <w:rPr>
          <w:rFonts w:hint="eastAsia"/>
        </w:rPr>
      </w:pPr>
      <w:r>
        <w:rPr>
          <w:rFonts w:hint="eastAsia"/>
        </w:rPr>
        <w:pict>
          <v:rect id="_x0000_i1260" o:spt="1" style="height:3pt;width:0pt;" fillcolor="#A0A0A0" filled="t" stroked="f" coordsize="21600,21600" o:hr="t" o:hrstd="t" o:hralign="center">
            <v:path/>
            <v:fill on="t" focussize="0,0"/>
            <v:stroke on="f"/>
            <v:imagedata o:title=""/>
            <o:lock v:ext="edit"/>
            <w10:wrap type="none"/>
            <w10:anchorlock/>
          </v:rect>
        </w:pict>
      </w:r>
    </w:p>
    <w:p w14:paraId="78BFC172">
      <w:pPr>
        <w:rPr>
          <w:rFonts w:hint="eastAsia"/>
          <w:b/>
          <w:bCs/>
        </w:rPr>
      </w:pPr>
      <w:r>
        <w:rPr>
          <w:rFonts w:hint="eastAsia"/>
          <w:b/>
          <w:bCs/>
        </w:rPr>
        <w:t>项目总结</w:t>
      </w:r>
    </w:p>
    <w:p w14:paraId="6F6D268D">
      <w:pPr>
        <w:rPr>
          <w:rFonts w:hint="eastAsia"/>
        </w:rPr>
      </w:pPr>
      <w:r>
        <w:rPr>
          <w:rFonts w:hint="eastAsia"/>
        </w:rPr>
        <w:t>回顾一下这个项目学到了什么。</w:t>
      </w:r>
    </w:p>
    <w:p w14:paraId="496CDE0B">
      <w:pPr>
        <w:rPr>
          <w:rFonts w:hint="eastAsia"/>
        </w:rPr>
      </w:pPr>
      <w:r>
        <w:rPr>
          <w:rFonts w:hint="eastAsia"/>
          <w:b/>
          <w:bCs/>
        </w:rPr>
        <w:t>第一，AI是营销策划的"点子发动机"。</w:t>
      </w:r>
      <w:r>
        <w:rPr>
          <w:rFonts w:hint="eastAsia"/>
        </w:rPr>
        <w:t> 给AI足够的背景信息，它能快速给出多个活动方案供选择。但方案能不能落地执行、成本是否可控、是否合法合规，这些判断必须由人来做。一个好看但做不了的方案，不如一个朴实但能执行的方案。</w:t>
      </w:r>
    </w:p>
    <w:p w14:paraId="708F1858">
      <w:pPr>
        <w:rPr>
          <w:rFonts w:hint="eastAsia"/>
        </w:rPr>
      </w:pPr>
      <w:r>
        <w:rPr>
          <w:rFonts w:hint="eastAsia"/>
          <w:b/>
          <w:bCs/>
        </w:rPr>
        <w:t>第二，写文案要先提炼卖点，再指定风格。</w:t>
      </w:r>
      <w:r>
        <w:rPr>
          <w:rFonts w:hint="eastAsia"/>
        </w:rPr>
        <w:t> AI写文案最怕的是你什么信息都不给——"帮我写个文案"只会得到一堆正确的废话。先把产品的具体卖点理清楚，再告诉AI目标客群是谁、在什么平台发布、要什么语气风格，才能得到可用的文案。</w:t>
      </w:r>
    </w:p>
    <w:p w14:paraId="3CA5EBB1">
      <w:pPr>
        <w:rPr>
          <w:rFonts w:hint="eastAsia"/>
        </w:rPr>
      </w:pPr>
      <w:r>
        <w:rPr>
          <w:rFonts w:hint="eastAsia"/>
          <w:b/>
          <w:bCs/>
        </w:rPr>
        <w:t>第三，不同平台的文案风格差异很大。</w:t>
      </w:r>
      <w:r>
        <w:rPr>
          <w:rFonts w:hint="eastAsia"/>
        </w:rPr>
        <w:t> 朋友圈要像生活分享，小红书要像个人体验安利，淘宝详情页要像专业销售顾问，抖音脚本要前3秒抓人。一条文案在A平台效果好，搬到B平台可能完全不适用。让AI针对不同平台分别生成文案，效果远好于"一稿通用"。</w:t>
      </w:r>
    </w:p>
    <w:p w14:paraId="444FCBBA">
      <w:pPr>
        <w:rPr>
          <w:rFonts w:hint="eastAsia"/>
        </w:rPr>
      </w:pPr>
      <w:r>
        <w:rPr>
          <w:rFonts w:hint="eastAsia"/>
          <w:b/>
          <w:bCs/>
        </w:rPr>
        <w:t>第四，让AI一次出多个版本再挑选，比反复修改一个版本更高效。</w:t>
      </w:r>
      <w:r>
        <w:rPr>
          <w:rFonts w:hint="eastAsia"/>
        </w:rPr>
        <w:t> 要求AI一次给5条或10条，明确要求"角度和风格差异大"，然后从中挑选最好的。这是利用AI批量生产能力的最佳方式。</w:t>
      </w:r>
    </w:p>
    <w:p w14:paraId="44478406">
      <w:pPr>
        <w:rPr>
          <w:rFonts w:hint="eastAsia"/>
        </w:rPr>
      </w:pPr>
      <w:r>
        <w:rPr>
          <w:rFonts w:hint="eastAsia"/>
          <w:b/>
          <w:bCs/>
        </w:rPr>
        <w:t>第五，文案合规是底线。</w:t>
      </w:r>
      <w:r>
        <w:rPr>
          <w:rFonts w:hint="eastAsia"/>
        </w:rPr>
        <w:t> 广告法明确禁止使用"最好""第一"等绝对化用语，禁止虚假宣传和夸大功效。AI生成的文案经常会不自觉地使用这些违规表述，必须在发布前做一轮合规检查。真实是广告的底线——把真话说得吸引人才是好文案，把假话说得像真的不是。</w:t>
      </w:r>
    </w:p>
    <w:p w14:paraId="06A0B1C6">
      <w:pPr>
        <w:rPr>
          <w:rFonts w:hint="eastAsia"/>
        </w:rPr>
      </w:pPr>
      <w:r>
        <w:rPr>
          <w:rFonts w:hint="eastAsia"/>
          <w:b/>
          <w:bCs/>
        </w:rPr>
        <w:t>第六，AI绘图可以帮你快速生成营销配图。</w:t>
      </w:r>
      <w:r>
        <w:rPr>
          <w:rFonts w:hint="eastAsia"/>
        </w:rPr>
        <w:t> 适合做背景图、氛围图、装饰插画等不需要精确还原真实商品的素材。使用AI生成的图片时要注意合规事项，不要包含真实品牌商标或名人肖像。</w:t>
      </w:r>
    </w:p>
    <w:p w14:paraId="5DD0B95E">
      <w:pPr>
        <w:rPr>
          <w:rFonts w:hint="eastAsia"/>
        </w:rPr>
      </w:pPr>
      <w:r>
        <w:rPr>
          <w:rFonts w:hint="eastAsia"/>
        </w:rPr>
        <w:pict>
          <v:rect id="_x0000_i1261" o:spt="1" style="height:3pt;width:0pt;" fillcolor="#A0A0A0" filled="t" stroked="f" coordsize="21600,21600" o:hr="t" o:hrstd="t" o:hralign="center">
            <v:path/>
            <v:fill on="t" focussize="0,0"/>
            <v:stroke on="f"/>
            <v:imagedata o:title=""/>
            <o:lock v:ext="edit"/>
            <w10:wrap type="none"/>
            <w10:anchorlock/>
          </v:rect>
        </w:pict>
      </w:r>
    </w:p>
    <w:p w14:paraId="2B642D15">
      <w:pPr>
        <w:rPr>
          <w:rFonts w:hint="eastAsia"/>
        </w:rPr>
      </w:pPr>
      <w:r>
        <w:rPr>
          <w:rFonts w:hint="eastAsia"/>
        </w:rPr>
        <w:t>本项目的知识关联总结如图6-6所示。</w:t>
      </w:r>
    </w:p>
    <w:p w14:paraId="3D22419E">
      <w:r>
        <w:drawing>
          <wp:inline distT="0" distB="0" distL="0" distR="0">
            <wp:extent cx="5274310" cy="2724150"/>
            <wp:effectExtent l="0" t="0" r="2540" b="0"/>
            <wp:docPr id="1449585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85800" name="图片 1"/>
                    <pic:cNvPicPr>
                      <a:picLocks noChangeAspect="1"/>
                    </pic:cNvPicPr>
                  </pic:nvPicPr>
                  <pic:blipFill>
                    <a:blip r:embed="rId35"/>
                    <a:stretch>
                      <a:fillRect/>
                    </a:stretch>
                  </pic:blipFill>
                  <pic:spPr>
                    <a:xfrm>
                      <a:off x="0" y="0"/>
                      <a:ext cx="5274310" cy="2724150"/>
                    </a:xfrm>
                    <a:prstGeom prst="rect">
                      <a:avLst/>
                    </a:prstGeom>
                  </pic:spPr>
                </pic:pic>
              </a:graphicData>
            </a:graphic>
          </wp:inline>
        </w:drawing>
      </w:r>
    </w:p>
    <w:p w14:paraId="2F180FB8">
      <w:pPr>
        <w:jc w:val="center"/>
        <w:rPr>
          <w:rFonts w:hint="eastAsia"/>
        </w:rPr>
      </w:pPr>
      <w:r>
        <w:rPr>
          <w:rFonts w:hint="eastAsia"/>
        </w:rPr>
        <w:t>图6-6 项目六知识关联图</w:t>
      </w:r>
    </w:p>
    <w:p w14:paraId="663C0CB5">
      <w:pPr>
        <w:rPr>
          <w:rFonts w:hint="eastAsia"/>
        </w:rPr>
      </w:pPr>
      <w:r>
        <w:rPr>
          <w:rFonts w:hint="eastAsia"/>
        </w:rPr>
        <w:pict>
          <v:rect id="_x0000_i1262" o:spt="1" style="height:3pt;width:0pt;" fillcolor="#A0A0A0" filled="t" stroked="f" coordsize="21600,21600" o:hr="t" o:hrstd="t" o:hralign="center">
            <v:path/>
            <v:fill on="t" focussize="0,0"/>
            <v:stroke on="f"/>
            <v:imagedata o:title=""/>
            <o:lock v:ext="edit"/>
            <w10:wrap type="none"/>
            <w10:anchorlock/>
          </v:rect>
        </w:pict>
      </w:r>
    </w:p>
    <w:p w14:paraId="28C07271">
      <w:pPr>
        <w:rPr>
          <w:rFonts w:hint="eastAsia"/>
          <w:b/>
          <w:bCs/>
        </w:rPr>
      </w:pPr>
      <w:r>
        <w:rPr>
          <w:rFonts w:hint="eastAsia"/>
          <w:b/>
          <w:bCs/>
        </w:rPr>
        <w:t>项目考核</w:t>
      </w:r>
    </w:p>
    <w:p w14:paraId="79F32819">
      <w:pPr>
        <w:rPr>
          <w:rFonts w:hint="eastAsia"/>
        </w:rPr>
      </w:pPr>
      <w:r>
        <w:rPr>
          <w:rFonts w:hint="eastAsia"/>
          <w:b/>
          <w:bCs/>
        </w:rPr>
        <w:t>一、判断题（对的打√，错的打×）</w:t>
      </w:r>
    </w:p>
    <w:p w14:paraId="00563921">
      <w:pPr>
        <w:numPr>
          <w:ilvl w:val="0"/>
          <w:numId w:val="141"/>
        </w:numPr>
        <w:rPr>
          <w:rFonts w:hint="eastAsia"/>
        </w:rPr>
      </w:pPr>
      <w:r>
        <w:rPr>
          <w:rFonts w:hint="eastAsia"/>
        </w:rPr>
        <w:t>让AI策划营销活动时，只需要说"帮我策划一个促销活动"就够了，不需要提供企业的具体情况。（　）</w:t>
      </w:r>
    </w:p>
    <w:p w14:paraId="06DA45CA">
      <w:pPr>
        <w:numPr>
          <w:ilvl w:val="0"/>
          <w:numId w:val="141"/>
        </w:numPr>
        <w:rPr>
          <w:rFonts w:hint="eastAsia"/>
        </w:rPr>
      </w:pPr>
      <w:r>
        <w:rPr>
          <w:rFonts w:hint="eastAsia"/>
        </w:rPr>
        <w:t>同一条文案可以直接用在朋友圈、小红书和淘宝详情页上，不需要调整风格。（　）</w:t>
      </w:r>
    </w:p>
    <w:p w14:paraId="7EB3FC98">
      <w:pPr>
        <w:numPr>
          <w:ilvl w:val="0"/>
          <w:numId w:val="141"/>
        </w:numPr>
        <w:rPr>
          <w:rFonts w:hint="eastAsia"/>
        </w:rPr>
      </w:pPr>
      <w:r>
        <w:rPr>
          <w:rFonts w:hint="eastAsia"/>
        </w:rPr>
        <w:t>广告文案中使用"全网最低价""效果最好"等表述可能违反广告法。（　）</w:t>
      </w:r>
    </w:p>
    <w:p w14:paraId="59EE53DC">
      <w:pPr>
        <w:numPr>
          <w:ilvl w:val="0"/>
          <w:numId w:val="141"/>
        </w:numPr>
        <w:rPr>
          <w:rFonts w:hint="eastAsia"/>
        </w:rPr>
      </w:pPr>
      <w:r>
        <w:rPr>
          <w:rFonts w:hint="eastAsia"/>
        </w:rPr>
        <w:t>AI生成的种草笔记中可以编造产品不具备的功能来增加吸引力。（　）</w:t>
      </w:r>
    </w:p>
    <w:p w14:paraId="27140B32">
      <w:pPr>
        <w:numPr>
          <w:ilvl w:val="0"/>
          <w:numId w:val="141"/>
        </w:numPr>
        <w:rPr>
          <w:rFonts w:hint="eastAsia"/>
        </w:rPr>
      </w:pPr>
      <w:r>
        <w:rPr>
          <w:rFonts w:hint="eastAsia"/>
        </w:rPr>
        <w:t>让AI一次生成多个版本的文案再从中挑选，比反复修改一个版本更高效。（　）</w:t>
      </w:r>
    </w:p>
    <w:p w14:paraId="46FE42B3">
      <w:pPr>
        <w:numPr>
          <w:ilvl w:val="0"/>
          <w:numId w:val="141"/>
        </w:numPr>
        <w:rPr>
          <w:rFonts w:hint="eastAsia"/>
        </w:rPr>
      </w:pPr>
      <w:r>
        <w:rPr>
          <w:rFonts w:hint="eastAsia"/>
        </w:rPr>
        <w:t>AI生成的图片目前在文字渲染方面表现很好，可以直接用于含大量文字的海报。（　）</w:t>
      </w:r>
    </w:p>
    <w:p w14:paraId="23519616">
      <w:pPr>
        <w:numPr>
          <w:ilvl w:val="0"/>
          <w:numId w:val="141"/>
        </w:numPr>
        <w:rPr>
          <w:rFonts w:hint="eastAsia"/>
        </w:rPr>
      </w:pPr>
      <w:r>
        <w:rPr>
          <w:rFonts w:hint="eastAsia"/>
        </w:rPr>
        <w:t>短视频脚本的前3秒至关重要，决定了观众会不会继续看下去。（　）</w:t>
      </w:r>
    </w:p>
    <w:p w14:paraId="0BF7814B">
      <w:pPr>
        <w:numPr>
          <w:ilvl w:val="0"/>
          <w:numId w:val="141"/>
        </w:numPr>
        <w:rPr>
          <w:rFonts w:hint="eastAsia"/>
        </w:rPr>
      </w:pPr>
      <w:r>
        <w:rPr>
          <w:rFonts w:hint="eastAsia"/>
        </w:rPr>
        <w:t>使用AI生成的图片时，不需要考虑任何知识产权和标识方面的问题。（　）</w:t>
      </w:r>
    </w:p>
    <w:p w14:paraId="3127CFAC">
      <w:pPr>
        <w:rPr>
          <w:rFonts w:hint="eastAsia"/>
        </w:rPr>
      </w:pPr>
      <w:r>
        <w:rPr>
          <w:rFonts w:hint="eastAsia"/>
          <w:b/>
          <w:bCs/>
        </w:rPr>
        <w:t>二、选择题</w:t>
      </w:r>
    </w:p>
    <w:p w14:paraId="5F56C084">
      <w:pPr>
        <w:numPr>
          <w:ilvl w:val="0"/>
          <w:numId w:val="142"/>
        </w:numPr>
        <w:rPr>
          <w:rFonts w:hint="eastAsia"/>
        </w:rPr>
      </w:pPr>
      <w:r>
        <w:rPr>
          <w:rFonts w:hint="eastAsia"/>
        </w:rPr>
        <w:t>以下哪种做法是让AI策划营销活动时的</w:t>
      </w:r>
      <w:r>
        <w:rPr>
          <w:rFonts w:hint="eastAsia"/>
          <w:b/>
          <w:bCs/>
        </w:rPr>
        <w:t>正确</w:t>
      </w:r>
      <w:r>
        <w:rPr>
          <w:rFonts w:hint="eastAsia"/>
        </w:rPr>
        <w:t>方式？（　）</w:t>
      </w:r>
    </w:p>
    <w:p w14:paraId="1E24694A">
      <w:pPr>
        <w:rPr>
          <w:rFonts w:hint="eastAsia"/>
        </w:rPr>
      </w:pPr>
      <w:r>
        <w:rPr>
          <w:rFonts w:hint="eastAsia"/>
        </w:rPr>
        <w:t>A. "帮我想个有创意的活动"</w:t>
      </w:r>
    </w:p>
    <w:p w14:paraId="75E7ED7B">
      <w:pPr>
        <w:rPr>
          <w:rFonts w:hint="eastAsia"/>
        </w:rPr>
      </w:pPr>
      <w:r>
        <w:rPr>
          <w:rFonts w:hint="eastAsia"/>
        </w:rPr>
        <w:t>B. "帮我为一家社区生鲜店策划端午促销，预算3000元，目标是拉新客"</w:t>
      </w:r>
    </w:p>
    <w:p w14:paraId="5D8E9153">
      <w:pPr>
        <w:rPr>
          <w:rFonts w:hint="eastAsia"/>
        </w:rPr>
      </w:pPr>
      <w:r>
        <w:rPr>
          <w:rFonts w:hint="eastAsia"/>
        </w:rPr>
        <w:t>C. "帮我策划一场跟苹果公司一样的新品发布会"</w:t>
      </w:r>
    </w:p>
    <w:p w14:paraId="416A10EB">
      <w:pPr>
        <w:rPr>
          <w:rFonts w:hint="eastAsia"/>
        </w:rPr>
      </w:pPr>
      <w:r>
        <w:rPr>
          <w:rFonts w:hint="eastAsia"/>
        </w:rPr>
        <w:t>D. "帮我策划一个活动，要轰动全城"</w:t>
      </w:r>
    </w:p>
    <w:p w14:paraId="1D17D333">
      <w:pPr>
        <w:numPr>
          <w:ilvl w:val="0"/>
          <w:numId w:val="142"/>
        </w:numPr>
        <w:rPr>
          <w:rFonts w:hint="eastAsia"/>
        </w:rPr>
      </w:pPr>
      <w:r>
        <w:rPr>
          <w:rFonts w:hint="eastAsia"/>
        </w:rPr>
        <w:t>以下哪条广告语</w:t>
      </w:r>
      <w:r>
        <w:rPr>
          <w:rFonts w:hint="eastAsia"/>
          <w:b/>
          <w:bCs/>
        </w:rPr>
        <w:t>最可能</w:t>
      </w:r>
      <w:r>
        <w:rPr>
          <w:rFonts w:hint="eastAsia"/>
        </w:rPr>
        <w:t>违反广告法？（　）</w:t>
      </w:r>
    </w:p>
    <w:p w14:paraId="360E1E79">
      <w:pPr>
        <w:rPr>
          <w:rFonts w:hint="eastAsia"/>
        </w:rPr>
      </w:pPr>
      <w:r>
        <w:rPr>
          <w:rFonts w:hint="eastAsia"/>
        </w:rPr>
        <w:t>A. "一杯好茶，温暖整个冬天"</w:t>
      </w:r>
    </w:p>
    <w:p w14:paraId="56B3E4B8">
      <w:pPr>
        <w:rPr>
          <w:rFonts w:hint="eastAsia"/>
        </w:rPr>
      </w:pPr>
      <w:r>
        <w:rPr>
          <w:rFonts w:hint="eastAsia"/>
        </w:rPr>
        <w:t>B. "充一次电，喝一整周"</w:t>
      </w:r>
    </w:p>
    <w:p w14:paraId="4E5A3BBD">
      <w:pPr>
        <w:rPr>
          <w:rFonts w:hint="eastAsia"/>
        </w:rPr>
      </w:pPr>
      <w:r>
        <w:rPr>
          <w:rFonts w:hint="eastAsia"/>
        </w:rPr>
        <w:t>C. "全网销量第一的养生茶"</w:t>
      </w:r>
    </w:p>
    <w:p w14:paraId="76B293C7">
      <w:pPr>
        <w:rPr>
          <w:rFonts w:hint="eastAsia"/>
        </w:rPr>
      </w:pPr>
      <w:r>
        <w:rPr>
          <w:rFonts w:hint="eastAsia"/>
        </w:rPr>
        <w:t>D. "好喝不贵，29元尝鲜"</w:t>
      </w:r>
    </w:p>
    <w:p w14:paraId="3BDC3C7E">
      <w:pPr>
        <w:numPr>
          <w:ilvl w:val="0"/>
          <w:numId w:val="142"/>
        </w:numPr>
        <w:rPr>
          <w:rFonts w:hint="eastAsia"/>
        </w:rPr>
      </w:pPr>
      <w:r>
        <w:rPr>
          <w:rFonts w:hint="eastAsia"/>
        </w:rPr>
        <w:t>给小红书写种草笔记时，以下哪种提示词写法</w:t>
      </w:r>
      <w:r>
        <w:rPr>
          <w:rFonts w:hint="eastAsia"/>
          <w:b/>
          <w:bCs/>
        </w:rPr>
        <w:t>效果最好</w:t>
      </w:r>
      <w:r>
        <w:rPr>
          <w:rFonts w:hint="eastAsia"/>
        </w:rPr>
        <w:t>？（　）</w:t>
      </w:r>
    </w:p>
    <w:p w14:paraId="0B0989B7">
      <w:pPr>
        <w:rPr>
          <w:rFonts w:hint="eastAsia"/>
        </w:rPr>
      </w:pPr>
      <w:r>
        <w:rPr>
          <w:rFonts w:hint="eastAsia"/>
        </w:rPr>
        <w:t>A. "帮我写一个小红书笔记推荐这个产品"</w:t>
      </w:r>
    </w:p>
    <w:p w14:paraId="07F4E017">
      <w:pPr>
        <w:rPr>
          <w:rFonts w:hint="eastAsia"/>
        </w:rPr>
      </w:pPr>
      <w:r>
        <w:rPr>
          <w:rFonts w:hint="eastAsia"/>
        </w:rPr>
        <w:t>B. "以大学生口吻写一篇300字的小红书种草笔记，分享使用体验，风格活泼自然，加emoji和标签"</w:t>
      </w:r>
    </w:p>
    <w:p w14:paraId="58458515">
      <w:pPr>
        <w:rPr>
          <w:rFonts w:hint="eastAsia"/>
        </w:rPr>
      </w:pPr>
      <w:r>
        <w:rPr>
          <w:rFonts w:hint="eastAsia"/>
        </w:rPr>
        <w:t>C. "写一篇小红书文章，要非常专业和正式"</w:t>
      </w:r>
    </w:p>
    <w:p w14:paraId="7E0F4F57">
      <w:pPr>
        <w:rPr>
          <w:rFonts w:hint="eastAsia"/>
        </w:rPr>
      </w:pPr>
      <w:r>
        <w:rPr>
          <w:rFonts w:hint="eastAsia"/>
        </w:rPr>
        <w:t>D. "用论文的格式写一篇产品测评"</w:t>
      </w:r>
    </w:p>
    <w:p w14:paraId="2C63BF35">
      <w:pPr>
        <w:numPr>
          <w:ilvl w:val="0"/>
          <w:numId w:val="142"/>
        </w:numPr>
        <w:rPr>
          <w:rFonts w:hint="eastAsia"/>
        </w:rPr>
      </w:pPr>
      <w:r>
        <w:rPr>
          <w:rFonts w:hint="eastAsia"/>
        </w:rPr>
        <w:t>关于AI生成的图片，以下说法</w:t>
      </w:r>
      <w:r>
        <w:rPr>
          <w:rFonts w:hint="eastAsia"/>
          <w:b/>
          <w:bCs/>
        </w:rPr>
        <w:t>最准确</w:t>
      </w:r>
      <w:r>
        <w:rPr>
          <w:rFonts w:hint="eastAsia"/>
        </w:rPr>
        <w:t>的是（　）。</w:t>
      </w:r>
    </w:p>
    <w:p w14:paraId="09AB1ED0">
      <w:pPr>
        <w:rPr>
          <w:rFonts w:hint="eastAsia"/>
        </w:rPr>
      </w:pPr>
      <w:r>
        <w:rPr>
          <w:rFonts w:hint="eastAsia"/>
        </w:rPr>
        <w:t>A. AI生成的图片可以完全替代实拍商品图</w:t>
      </w:r>
    </w:p>
    <w:p w14:paraId="04C9BAC7">
      <w:pPr>
        <w:rPr>
          <w:rFonts w:hint="eastAsia"/>
        </w:rPr>
      </w:pPr>
      <w:r>
        <w:rPr>
          <w:rFonts w:hint="eastAsia"/>
        </w:rPr>
        <w:t>B. AI生成的图片适合做背景图和氛围图，但不适合替代需要精确展示真实商品外观的图片</w:t>
      </w:r>
    </w:p>
    <w:p w14:paraId="4A0F1406">
      <w:pPr>
        <w:rPr>
          <w:rFonts w:hint="eastAsia"/>
        </w:rPr>
      </w:pPr>
      <w:r>
        <w:rPr>
          <w:rFonts w:hint="eastAsia"/>
        </w:rPr>
        <w:t>C. AI生成的图片质量都很差，完全不能用</w:t>
      </w:r>
    </w:p>
    <w:p w14:paraId="3F7FF8B4">
      <w:pPr>
        <w:rPr>
          <w:rFonts w:hint="eastAsia"/>
        </w:rPr>
      </w:pPr>
      <w:r>
        <w:rPr>
          <w:rFonts w:hint="eastAsia"/>
        </w:rPr>
        <w:t>D. AI生成的图片不存在任何知识产权和合规方面的问题</w:t>
      </w:r>
    </w:p>
    <w:p w14:paraId="2B74F905">
      <w:pPr>
        <w:numPr>
          <w:ilvl w:val="0"/>
          <w:numId w:val="142"/>
        </w:numPr>
        <w:rPr>
          <w:rFonts w:hint="eastAsia"/>
        </w:rPr>
      </w:pPr>
      <w:r>
        <w:rPr>
          <w:rFonts w:hint="eastAsia"/>
        </w:rPr>
        <w:t>以下关于营销文案合规性检查的做法，</w:t>
      </w:r>
      <w:r>
        <w:rPr>
          <w:rFonts w:hint="eastAsia"/>
          <w:b/>
          <w:bCs/>
        </w:rPr>
        <w:t>最合理</w:t>
      </w:r>
      <w:r>
        <w:rPr>
          <w:rFonts w:hint="eastAsia"/>
        </w:rPr>
        <w:t>的是（　）。</w:t>
      </w:r>
    </w:p>
    <w:p w14:paraId="4181F04F">
      <w:pPr>
        <w:rPr>
          <w:rFonts w:hint="eastAsia"/>
        </w:rPr>
      </w:pPr>
      <w:r>
        <w:rPr>
          <w:rFonts w:hint="eastAsia"/>
        </w:rPr>
        <w:t>A. 文案写完直接发布，不需要检查</w:t>
      </w:r>
    </w:p>
    <w:p w14:paraId="30ECE915">
      <w:pPr>
        <w:rPr>
          <w:rFonts w:hint="eastAsia"/>
        </w:rPr>
      </w:pPr>
      <w:r>
        <w:rPr>
          <w:rFonts w:hint="eastAsia"/>
        </w:rPr>
        <w:t>B. 把文案发给AI做一轮初步的合规筛查，再自行判断</w:t>
      </w:r>
    </w:p>
    <w:p w14:paraId="0BB69111">
      <w:pPr>
        <w:rPr>
          <w:rFonts w:hint="eastAsia"/>
        </w:rPr>
      </w:pPr>
      <w:r>
        <w:rPr>
          <w:rFonts w:hint="eastAsia"/>
        </w:rPr>
        <w:t>C. 只要AI没有标记问题就一定合规</w:t>
      </w:r>
    </w:p>
    <w:p w14:paraId="75E7E2C2">
      <w:pPr>
        <w:rPr>
          <w:rFonts w:hint="eastAsia"/>
        </w:rPr>
      </w:pPr>
      <w:r>
        <w:rPr>
          <w:rFonts w:hint="eastAsia"/>
        </w:rPr>
        <w:t>D. 只检查有没有错别字就行</w:t>
      </w:r>
    </w:p>
    <w:p w14:paraId="5BF32569">
      <w:pPr>
        <w:rPr>
          <w:rFonts w:hint="eastAsia"/>
        </w:rPr>
      </w:pPr>
      <w:r>
        <w:rPr>
          <w:rFonts w:hint="eastAsia"/>
          <w:b/>
          <w:bCs/>
        </w:rPr>
        <w:t>三、操作题</w:t>
      </w:r>
    </w:p>
    <w:p w14:paraId="19EF0D94">
      <w:pPr>
        <w:numPr>
          <w:ilvl w:val="0"/>
          <w:numId w:val="143"/>
        </w:numPr>
        <w:rPr>
          <w:rFonts w:hint="eastAsia"/>
        </w:rPr>
      </w:pPr>
      <w:r>
        <w:rPr>
          <w:rFonts w:hint="eastAsia"/>
        </w:rPr>
        <w:t>请选一款你熟悉的商品（可以是你常用的文具、日用品或零食），完成以下任务：</w:t>
      </w:r>
    </w:p>
    <w:p w14:paraId="02E8B7D8">
      <w:pPr>
        <w:rPr>
          <w:rFonts w:hint="eastAsia"/>
        </w:rPr>
      </w:pPr>
      <w:r>
        <w:rPr>
          <w:rFonts w:hint="eastAsia"/>
        </w:rPr>
        <w:t>a. 向AI提供商品信息，让它帮你提炼3个核心卖点</w:t>
      </w:r>
    </w:p>
    <w:p w14:paraId="34E17B1D">
      <w:pPr>
        <w:rPr>
          <w:rFonts w:hint="eastAsia"/>
        </w:rPr>
      </w:pPr>
      <w:r>
        <w:rPr>
          <w:rFonts w:hint="eastAsia"/>
        </w:rPr>
        <w:t>b. 让AI分别写一条朋友圈文案（100字以内）和一条小红书种草笔记标题（3个备选）</w:t>
      </w:r>
    </w:p>
    <w:p w14:paraId="493CD05E">
      <w:pPr>
        <w:rPr>
          <w:rFonts w:hint="eastAsia"/>
        </w:rPr>
      </w:pPr>
      <w:r>
        <w:rPr>
          <w:rFonts w:hint="eastAsia"/>
        </w:rPr>
        <w:t>c. 对生成的文案做一次合规检查，截图保存</w:t>
      </w:r>
    </w:p>
    <w:p w14:paraId="3D1285E8">
      <w:pPr>
        <w:numPr>
          <w:ilvl w:val="0"/>
          <w:numId w:val="143"/>
        </w:numPr>
        <w:rPr>
          <w:rFonts w:hint="eastAsia"/>
        </w:rPr>
      </w:pPr>
      <w:r>
        <w:rPr>
          <w:rFonts w:hint="eastAsia"/>
        </w:rPr>
        <w:t>用AI绘图工具生成一张与你选择的商品相关的配图（场景图或氛围图），截图保存。在提交时附上你使用的描述词原文。</w:t>
      </w:r>
    </w:p>
    <w:p w14:paraId="0AA7F45E">
      <w:pPr>
        <w:rPr>
          <w:rFonts w:hint="eastAsia"/>
        </w:rPr>
      </w:pPr>
      <w:r>
        <w:rPr>
          <w:rFonts w:hint="eastAsia"/>
          <w:b/>
          <w:bCs/>
        </w:rPr>
        <w:t>四、思考题</w:t>
      </w:r>
    </w:p>
    <w:p w14:paraId="685680E1">
      <w:pPr>
        <w:numPr>
          <w:ilvl w:val="0"/>
          <w:numId w:val="144"/>
        </w:numPr>
        <w:rPr>
          <w:rFonts w:hint="eastAsia"/>
        </w:rPr>
      </w:pPr>
      <w:r>
        <w:rPr>
          <w:rFonts w:hint="eastAsia"/>
        </w:rPr>
        <w:t>本项目提到"好的文案是'把真话说得吸引人'，而不是'把假话说得像真的'"。请结合你在生活中看到的广告（好的或坏的），举一个具体的例子谈谈你的理解。</w:t>
      </w:r>
    </w:p>
    <w:p w14:paraId="599B238F">
      <w:pPr>
        <w:numPr>
          <w:ilvl w:val="0"/>
          <w:numId w:val="144"/>
        </w:numPr>
        <w:rPr>
          <w:rFonts w:hint="eastAsia"/>
        </w:rPr>
      </w:pPr>
      <w:r>
        <w:rPr>
          <w:rFonts w:hint="eastAsia"/>
        </w:rPr>
        <w:t>有人说"AI会让所有品牌的文案变得越来越像，失去个性"。你同意这种观点吗？你觉得在使用AI生成文案的同时，怎样才能保持品牌的差异化和个性？</w:t>
      </w:r>
    </w:p>
    <w:p w14:paraId="2FB00D67">
      <w:pPr>
        <w:rPr>
          <w:rFonts w:hint="eastAsia"/>
        </w:rPr>
      </w:pPr>
      <w:r>
        <w:rPr>
          <w:rFonts w:hint="eastAsia"/>
        </w:rPr>
        <w:pict>
          <v:rect id="_x0000_i1263" o:spt="1" style="height:3pt;width:0pt;" fillcolor="#A0A0A0" filled="t" stroked="f" coordsize="21600,21600" o:hr="t" o:hrstd="t" o:hralign="center">
            <v:path/>
            <v:fill on="t" focussize="0,0"/>
            <v:stroke on="f"/>
            <v:imagedata o:title=""/>
            <o:lock v:ext="edit"/>
            <w10:wrap type="none"/>
            <w10:anchorlock/>
          </v:rect>
        </w:pict>
      </w:r>
    </w:p>
    <w:p w14:paraId="0FFEE3D7">
      <w:pPr>
        <w:rPr>
          <w:rFonts w:hint="eastAsia"/>
        </w:rPr>
      </w:pPr>
      <w:r>
        <w:rPr>
          <w:rFonts w:hint="eastAsia"/>
          <w:b/>
          <w:bCs/>
        </w:rPr>
        <w:t>参考答案提示</w:t>
      </w:r>
    </w:p>
    <w:p w14:paraId="40776428">
      <w:pPr>
        <w:rPr>
          <w:rFonts w:hint="eastAsia"/>
        </w:rPr>
      </w:pPr>
      <w:r>
        <w:rPr>
          <w:rFonts w:hint="eastAsia"/>
        </w:rPr>
        <w:t>判断题：1.× 2.× 3.√ 4.× 5.√ 6.× 7.√ 8.×</w:t>
      </w:r>
    </w:p>
    <w:p w14:paraId="3F4A1D16">
      <w:pPr>
        <w:rPr>
          <w:rFonts w:hint="eastAsia"/>
        </w:rPr>
      </w:pPr>
      <w:r>
        <w:rPr>
          <w:rFonts w:hint="eastAsia"/>
        </w:rPr>
        <w:t>选择题：1.B 2.C 3.B 4.B 5.B</w:t>
      </w:r>
    </w:p>
    <w:p w14:paraId="194AA492">
      <w:pPr>
        <w:rPr>
          <w:rFonts w:hint="eastAsia"/>
        </w:rPr>
      </w:pPr>
      <w:r>
        <w:rPr>
          <w:rFonts w:hint="eastAsia"/>
        </w:rPr>
        <w:pict>
          <v:rect id="_x0000_i1264" o:spt="1" style="height:3pt;width:0pt;" fillcolor="#A0A0A0" filled="t" stroked="f" coordsize="21600,21600" o:hr="t" o:hrstd="t" o:hralign="center">
            <v:path/>
            <v:fill on="t" focussize="0,0"/>
            <v:stroke on="f"/>
            <v:imagedata o:title=""/>
            <o:lock v:ext="edit"/>
            <w10:wrap type="none"/>
            <w10:anchorlock/>
          </v:rect>
        </w:pict>
      </w:r>
    </w:p>
    <w:p w14:paraId="5F9824C4">
      <w:pPr>
        <w:rPr>
          <w:rFonts w:hint="eastAsia"/>
        </w:rPr>
      </w:pPr>
      <w:r>
        <w:rPr>
          <w:rFonts w:hint="eastAsia"/>
          <w:b/>
          <w:bCs/>
        </w:rPr>
        <w:t>【课后拓展】</w:t>
      </w:r>
    </w:p>
    <w:p w14:paraId="6AC76817">
      <w:pPr>
        <w:numPr>
          <w:ilvl w:val="0"/>
          <w:numId w:val="145"/>
        </w:numPr>
        <w:rPr>
          <w:rFonts w:hint="eastAsia"/>
        </w:rPr>
      </w:pPr>
      <w:r>
        <w:rPr>
          <w:rFonts w:hint="eastAsia"/>
        </w:rPr>
        <w:t>打开小红书App，搜索任意一个你感兴趣的商品，找5篇点赞数较高的种草笔记，观察它们的写作风格、标题特点和配图风格。然后尝试用AI模仿其中一篇的风格为另一个商品写一篇种草笔记，对比效果。</w:t>
      </w:r>
    </w:p>
    <w:p w14:paraId="7EF121FA">
      <w:pPr>
        <w:numPr>
          <w:ilvl w:val="0"/>
          <w:numId w:val="145"/>
        </w:numPr>
        <w:rPr>
          <w:rFonts w:hint="eastAsia"/>
        </w:rPr>
      </w:pPr>
      <w:r>
        <w:rPr>
          <w:rFonts w:hint="eastAsia"/>
        </w:rPr>
        <w:t>找一个你在网上看到的广告文案（可以是商品详情页、朋友圈广告、短视频口播等），复制给AI，让它检查其中是否有违规表述。看看AI能发现多少问题。</w:t>
      </w:r>
    </w:p>
    <w:p w14:paraId="03B17C1E">
      <w:pPr>
        <w:numPr>
          <w:ilvl w:val="0"/>
          <w:numId w:val="145"/>
        </w:numPr>
        <w:rPr>
          <w:rFonts w:hint="eastAsia"/>
        </w:rPr>
      </w:pPr>
      <w:r>
        <w:rPr>
          <w:rFonts w:hint="eastAsia"/>
        </w:rPr>
        <w:t>用AI分别为同一款商品生成10条广告语，然后发给3~5位同学投票——哪条最想让人买？哪条最没感觉？统计一下投票结果，看看你的判断和同学们的感受是否一致。这是一个很好的"文案选款"练习。</w:t>
      </w:r>
    </w:p>
    <w:p w14:paraId="4AF34DF5">
      <w:pPr>
        <w:rPr>
          <w:rFonts w:hint="eastAsia"/>
        </w:rPr>
      </w:pPr>
      <w:r>
        <w:rPr>
          <w:rFonts w:hint="eastAsia"/>
        </w:rPr>
        <w:pict>
          <v:rect id="_x0000_i1265" o:spt="1" style="height:3pt;width:0pt;" fillcolor="#A0A0A0" filled="t" stroked="f" coordsize="21600,21600" o:hr="t" o:hrstd="t" o:hralign="center">
            <v:path/>
            <v:fill on="t" focussize="0,0"/>
            <v:stroke on="f"/>
            <v:imagedata o:title=""/>
            <o:lock v:ext="edit"/>
            <w10:wrap type="none"/>
            <w10:anchorlock/>
          </v:rect>
        </w:pict>
      </w:r>
    </w:p>
    <w:p w14:paraId="7E8749DB">
      <w:pPr>
        <w:widowControl/>
        <w:jc w:val="left"/>
        <w:rPr>
          <w:rFonts w:hint="eastAsia"/>
        </w:rPr>
      </w:pPr>
      <w:r>
        <w:rPr>
          <w:rFonts w:hint="eastAsia"/>
        </w:rPr>
        <w:br w:type="page"/>
      </w:r>
    </w:p>
    <w:p w14:paraId="26BB76D7">
      <w:pPr>
        <w:rPr>
          <w:b/>
          <w:bCs/>
        </w:rPr>
      </w:pPr>
      <w:r>
        <w:rPr>
          <w:rFonts w:hint="eastAsia"/>
          <w:b/>
          <w:bCs/>
        </w:rPr>
        <w:t>项目七 用AI辅助电商运营工作</w:t>
      </w:r>
    </w:p>
    <w:p w14:paraId="00CAD9FF">
      <w:pPr>
        <w:rPr>
          <w:rFonts w:hint="eastAsia"/>
        </w:rPr>
      </w:pPr>
      <w:r>
        <w:pict>
          <v:rect id="_x0000_i1266" o:spt="1" style="height:3pt;width:0pt;" fillcolor="#A0A0A0" filled="t" stroked="f" coordsize="21600,21600" o:hr="t" o:hrstd="t" o:hralign="center">
            <v:path/>
            <v:fill on="t" focussize="0,0"/>
            <v:stroke on="f"/>
            <v:imagedata o:title=""/>
            <o:lock v:ext="edit"/>
            <w10:wrap type="none"/>
            <w10:anchorlock/>
          </v:rect>
        </w:pict>
      </w:r>
    </w:p>
    <w:p w14:paraId="0119AE7C">
      <w:pPr>
        <w:rPr>
          <w:rFonts w:hint="eastAsia"/>
          <w:b/>
          <w:bCs/>
        </w:rPr>
      </w:pPr>
      <w:r>
        <w:rPr>
          <w:rFonts w:hint="eastAsia"/>
          <w:b/>
          <w:bCs/>
        </w:rPr>
        <w:t>【场景导入】</w:t>
      </w:r>
    </w:p>
    <w:p w14:paraId="514769EB">
      <w:pPr>
        <w:rPr>
          <w:rFonts w:hint="eastAsia"/>
        </w:rPr>
      </w:pPr>
      <w:r>
        <w:rPr>
          <w:rFonts w:hint="eastAsia"/>
        </w:rPr>
        <w:t>电子商务专业的学生小徐在一家经营家居日用品的网店实习，这家店在淘宝上开了两年多，卖些收纳盒、桌面整理架、置物袋之类的小东西，月销售额大概五六万块钱，不算大店，但也算稳定。</w:t>
      </w:r>
    </w:p>
    <w:p w14:paraId="3BB73B6A">
      <w:pPr>
        <w:rPr>
          <w:rFonts w:hint="eastAsia"/>
        </w:rPr>
      </w:pPr>
      <w:r>
        <w:rPr>
          <w:rFonts w:hint="eastAsia"/>
        </w:rPr>
        <w:t>实习第一天，运营主管就甩给她一个任务："仓库里新到了一批多功能桌面收纳架，你帮忙把商品上架。标题、五张主图的文案卖点、详情页描述、客服话术都写一下。"</w:t>
      </w:r>
    </w:p>
    <w:p w14:paraId="7F6F3755">
      <w:pPr>
        <w:rPr>
          <w:rFonts w:hint="eastAsia"/>
        </w:rPr>
      </w:pPr>
      <w:r>
        <w:rPr>
          <w:rFonts w:hint="eastAsia"/>
        </w:rPr>
        <w:t>小徐一听就懵了。她上课学过电商运营的理论——标题要有关键词、详情页要突出卖点、客服要统一口径——但真让她打开后台从零开始写，每一项都卡壳。</w:t>
      </w:r>
    </w:p>
    <w:p w14:paraId="68AAB24F">
      <w:pPr>
        <w:rPr>
          <w:rFonts w:hint="eastAsia"/>
        </w:rPr>
      </w:pPr>
      <w:r>
        <w:rPr>
          <w:rFonts w:hint="eastAsia"/>
        </w:rPr>
        <w:t>商品标题怎么写？30个字的空间里要塞进品类词、属性词、场景词、长尾词，还得读起来通顺——这简直像做填字游戏。</w:t>
      </w:r>
    </w:p>
    <w:p w14:paraId="77877968">
      <w:pPr>
        <w:rPr>
          <w:rFonts w:hint="eastAsia"/>
        </w:rPr>
      </w:pPr>
      <w:r>
        <w:rPr>
          <w:rFonts w:hint="eastAsia"/>
        </w:rPr>
        <w:t>详情页文案呢？她打开竞品店铺的详情页参考了一下，发现人家写得图文并茂，卖点清晰——可是自己从哪儿开始写？</w:t>
      </w:r>
    </w:p>
    <w:p w14:paraId="23497C86">
      <w:pPr>
        <w:rPr>
          <w:rFonts w:hint="eastAsia"/>
        </w:rPr>
      </w:pPr>
      <w:r>
        <w:rPr>
          <w:rFonts w:hint="eastAsia"/>
        </w:rPr>
        <w:t>客服话术更麻烦——买家可能问的问题五花八门：尺寸多大？能放得下笔记本吗？材质安不安全？多久能到货？退换货怎么办？……每个问题都得准备一个标准回复。</w:t>
      </w:r>
    </w:p>
    <w:p w14:paraId="553AF054">
      <w:pPr>
        <w:rPr>
          <w:rFonts w:hint="eastAsia"/>
        </w:rPr>
      </w:pPr>
      <w:r>
        <w:rPr>
          <w:rFonts w:hint="eastAsia"/>
        </w:rPr>
        <w:t>小徐决定试试AI。她打开DeepSeek，先把商品的基本信息输进去——材质、尺寸、颜色、卖点——然后一项一项地问：标题怎么写、详情页文案怎么写、客服常见问题怎么回复。</w:t>
      </w:r>
    </w:p>
    <w:p w14:paraId="5122A393">
      <w:pPr>
        <w:rPr>
          <w:rFonts w:hint="eastAsia"/>
        </w:rPr>
      </w:pPr>
      <w:r>
        <w:rPr>
          <w:rFonts w:hint="eastAsia"/>
        </w:rPr>
        <w:t>两个小时后，她把整理好的一套商品文案交给主管。主管翻了翻："框架不错，有几个地方改一下——这个标题里'多功能'和'万能'重复了，去掉一个；详情页第三段的尺寸数据你核实过没有？客服话术里退换货政策按我们店的实际规定改一下。"</w:t>
      </w:r>
    </w:p>
    <w:p w14:paraId="38EA2F2C">
      <w:pPr>
        <w:rPr>
          <w:rFonts w:hint="eastAsia"/>
        </w:rPr>
      </w:pPr>
      <w:r>
        <w:rPr>
          <w:rFonts w:hint="eastAsia"/>
        </w:rPr>
        <w:t>小徐改完之后，商品顺利上架了。</w:t>
      </w:r>
    </w:p>
    <w:p w14:paraId="0B206CA0">
      <w:pPr>
        <w:rPr>
          <w:rFonts w:hint="eastAsia"/>
        </w:rPr>
      </w:pPr>
      <w:r>
        <w:rPr>
          <w:rFonts w:hint="eastAsia"/>
          <w:b/>
          <w:bCs/>
        </w:rPr>
        <w:t>电商运营的日常工作，有很大一部分是在"写东西"——写标题、写详情、写话术、写运营报告、写活动方案。这些工作AI都能帮上大忙，但前提是你得懂电商运营的基本逻辑，知道AI写的东西哪里需要改、为什么要改。</w:t>
      </w:r>
    </w:p>
    <w:p w14:paraId="75F3EE18">
      <w:pPr>
        <w:rPr>
          <w:rFonts w:hint="eastAsia"/>
        </w:rPr>
      </w:pPr>
      <w:r>
        <w:pict>
          <v:rect id="_x0000_i1267" o:spt="1" style="height:3pt;width:0pt;" fillcolor="#A0A0A0" filled="t" stroked="f" coordsize="21600,21600" o:hr="t" o:hrstd="t" o:hralign="center">
            <v:path/>
            <v:fill on="t" focussize="0,0"/>
            <v:stroke on="f"/>
            <v:imagedata o:title=""/>
            <o:lock v:ext="edit"/>
            <w10:wrap type="none"/>
            <w10:anchorlock/>
          </v:rect>
        </w:pict>
      </w:r>
    </w:p>
    <w:p w14:paraId="2A0202DC">
      <w:pPr>
        <w:rPr>
          <w:rFonts w:hint="eastAsia"/>
        </w:rPr>
      </w:pPr>
      <w:r>
        <w:rPr>
          <w:rFonts w:hint="eastAsia"/>
          <w:b/>
          <w:bCs/>
        </w:rPr>
        <w:t>【学习目标】</w:t>
      </w:r>
    </w:p>
    <w:tbl>
      <w:tblPr>
        <w:tblStyle w:val="17"/>
        <w:tblW w:w="7296" w:type="dxa"/>
        <w:tblInd w:w="0" w:type="dxa"/>
        <w:tblLayout w:type="autofit"/>
        <w:tblCellMar>
          <w:top w:w="15" w:type="dxa"/>
          <w:left w:w="15" w:type="dxa"/>
          <w:bottom w:w="15" w:type="dxa"/>
          <w:right w:w="15" w:type="dxa"/>
        </w:tblCellMar>
      </w:tblPr>
      <w:tblGrid>
        <w:gridCol w:w="821"/>
        <w:gridCol w:w="6475"/>
      </w:tblGrid>
      <w:tr w14:paraId="69F24958">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347A61">
            <w:pPr>
              <w:rPr>
                <w:rFonts w:hint="eastAsia"/>
                <w:b/>
                <w:bCs/>
              </w:rPr>
            </w:pPr>
            <w:r>
              <w:rPr>
                <w:rFonts w:hint="eastAsia"/>
                <w:b/>
                <w:bCs/>
              </w:rPr>
              <w:t>目标维度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47A784">
            <w:pPr>
              <w:rPr>
                <w:rFonts w:hint="eastAsia"/>
                <w:b/>
                <w:bCs/>
              </w:rPr>
            </w:pPr>
            <w:r>
              <w:rPr>
                <w:rFonts w:hint="eastAsia"/>
                <w:b/>
                <w:bCs/>
              </w:rPr>
              <w:t>具体要求</w:t>
            </w:r>
          </w:p>
        </w:tc>
      </w:tr>
      <w:tr w14:paraId="6B81EA3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F49F5F">
            <w:pPr>
              <w:rPr>
                <w:rFonts w:hint="eastAsia"/>
              </w:rPr>
            </w:pPr>
            <w:r>
              <w:rPr>
                <w:rFonts w:hint="eastAsia"/>
                <w:b/>
                <w:bCs/>
              </w:rP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92B04A">
            <w:pPr>
              <w:rPr>
                <w:rFonts w:hint="eastAsia"/>
              </w:rPr>
            </w:pPr>
            <w:r>
              <w:rPr>
                <w:rFonts w:hint="eastAsia"/>
              </w:rPr>
              <w:t>①了解电商商品标题的构成逻辑和关键词布局方法；②掌握用AI撰写详情页文案和客服话术的基本方法；③了解消费者评价分析的常用维度和AI辅助方法</w:t>
            </w:r>
          </w:p>
        </w:tc>
      </w:tr>
      <w:tr w14:paraId="6EA0D0E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203FA74">
            <w:pPr>
              <w:rPr>
                <w:rFonts w:hint="eastAsia"/>
              </w:rPr>
            </w:pPr>
            <w:r>
              <w:rPr>
                <w:rFonts w:hint="eastAsia"/>
                <w:b/>
                <w:bCs/>
              </w:rP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DAC1B52">
            <w:pPr>
              <w:rPr>
                <w:rFonts w:hint="eastAsia"/>
              </w:rPr>
            </w:pPr>
            <w:r>
              <w:rPr>
                <w:rFonts w:hint="eastAsia"/>
              </w:rPr>
              <w:t>①能用AI生成符合电商平台规范的商品标题；②能用AI撰写卖点突出、结构清晰的详情页文案；③能用AI批量生成客服FAQ手册；④能用AI分析消费者评价并提炼运营改进建议</w:t>
            </w:r>
          </w:p>
        </w:tc>
      </w:tr>
      <w:tr w14:paraId="776DC57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7B565C">
            <w:pPr>
              <w:rPr>
                <w:rFonts w:hint="eastAsia"/>
              </w:rPr>
            </w:pPr>
            <w:r>
              <w:rPr>
                <w:rFonts w:hint="eastAsia"/>
                <w:b/>
                <w:bCs/>
              </w:rP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ACC77C">
            <w:pPr>
              <w:rPr>
                <w:rFonts w:hint="eastAsia"/>
              </w:rPr>
            </w:pPr>
            <w:r>
              <w:rPr>
                <w:rFonts w:hint="eastAsia"/>
              </w:rPr>
              <w:t>①树立"商品描述必须真实"的经营底线，不夸大功效、不编造参数；②培养站在消费者角度思考问题的服务意识；③增强合规经营的法律意识，了解电商平台的基本规则</w:t>
            </w:r>
          </w:p>
        </w:tc>
      </w:tr>
    </w:tbl>
    <w:p w14:paraId="493E9717">
      <w:pPr>
        <w:rPr>
          <w:rFonts w:hint="eastAsia"/>
        </w:rPr>
      </w:pPr>
      <w:r>
        <w:pict>
          <v:rect id="_x0000_i1268" o:spt="1" style="height:3pt;width:0pt;" fillcolor="#A0A0A0" filled="t" stroked="f" coordsize="21600,21600" o:hr="t" o:hrstd="t" o:hralign="center">
            <v:path/>
            <v:fill on="t" focussize="0,0"/>
            <v:stroke on="f"/>
            <v:imagedata o:title=""/>
            <o:lock v:ext="edit"/>
            <w10:wrap type="none"/>
            <w10:anchorlock/>
          </v:rect>
        </w:pict>
      </w:r>
    </w:p>
    <w:p w14:paraId="0137343C">
      <w:pPr>
        <w:rPr>
          <w:rFonts w:hint="eastAsia"/>
        </w:rPr>
      </w:pPr>
      <w:r>
        <w:rPr>
          <w:rFonts w:hint="eastAsia"/>
        </w:rPr>
        <w:t>本项目的知识结构如图7-1所示。</w:t>
      </w:r>
    </w:p>
    <w:p w14:paraId="3DDBA455">
      <w:r>
        <w:drawing>
          <wp:inline distT="0" distB="0" distL="0" distR="0">
            <wp:extent cx="5274310" cy="2239010"/>
            <wp:effectExtent l="0" t="0" r="2540" b="8890"/>
            <wp:docPr id="660298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8593" name="图片 1"/>
                    <pic:cNvPicPr>
                      <a:picLocks noChangeAspect="1"/>
                    </pic:cNvPicPr>
                  </pic:nvPicPr>
                  <pic:blipFill>
                    <a:blip r:embed="rId36"/>
                    <a:stretch>
                      <a:fillRect/>
                    </a:stretch>
                  </pic:blipFill>
                  <pic:spPr>
                    <a:xfrm>
                      <a:off x="0" y="0"/>
                      <a:ext cx="5274310" cy="2239010"/>
                    </a:xfrm>
                    <a:prstGeom prst="rect">
                      <a:avLst/>
                    </a:prstGeom>
                  </pic:spPr>
                </pic:pic>
              </a:graphicData>
            </a:graphic>
          </wp:inline>
        </w:drawing>
      </w:r>
    </w:p>
    <w:p w14:paraId="250FE097">
      <w:pPr>
        <w:jc w:val="center"/>
        <w:rPr>
          <w:rFonts w:hint="eastAsia"/>
        </w:rPr>
      </w:pPr>
      <w:r>
        <w:rPr>
          <w:rFonts w:hint="eastAsia"/>
        </w:rPr>
        <w:t>图7-1 项目七知识结构图</w:t>
      </w:r>
    </w:p>
    <w:p w14:paraId="2E3C361C">
      <w:pPr>
        <w:rPr>
          <w:rFonts w:hint="eastAsia"/>
        </w:rPr>
      </w:pPr>
      <w:r>
        <w:pict>
          <v:rect id="_x0000_i1269" o:spt="1" style="height:3pt;width:0pt;" fillcolor="#A0A0A0" filled="t" stroked="f" coordsize="21600,21600" o:hr="t" o:hrstd="t" o:hralign="center">
            <v:path/>
            <v:fill on="t" focussize="0,0"/>
            <v:stroke on="f"/>
            <v:imagedata o:title=""/>
            <o:lock v:ext="edit"/>
            <w10:wrap type="none"/>
            <w10:anchorlock/>
          </v:rect>
        </w:pict>
      </w:r>
    </w:p>
    <w:p w14:paraId="56F49E52">
      <w:pPr>
        <w:rPr>
          <w:rFonts w:hint="eastAsia"/>
          <w:b/>
          <w:bCs/>
        </w:rPr>
      </w:pPr>
      <w:r>
        <w:rPr>
          <w:rFonts w:hint="eastAsia"/>
          <w:b/>
          <w:bCs/>
        </w:rPr>
        <w:t>任务一 用AI写商品标题和详情页文案</w:t>
      </w:r>
    </w:p>
    <w:p w14:paraId="016A9AF1">
      <w:pPr>
        <w:rPr>
          <w:rFonts w:hint="eastAsia"/>
        </w:rPr>
      </w:pPr>
      <w:r>
        <w:rPr>
          <w:rFonts w:hint="eastAsia"/>
          <w:b/>
          <w:bCs/>
        </w:rPr>
        <w:t>【任务描述】</w:t>
      </w:r>
      <w:r>
        <w:rPr>
          <w:rFonts w:hint="eastAsia"/>
        </w:rPr>
        <w:t> 商品标题和详情页是电商运营最基础也最重要的内容——标题决定了消费者能不能搜到你的商品，详情页决定了搜到之后买不买。AI可以帮你快速生成标题和详情文案，但电商标题有自己的特殊逻辑，跟普通的广告标题完全不同，需要了解这些逻辑才能用好AI。</w:t>
      </w:r>
    </w:p>
    <w:p w14:paraId="71C6B948">
      <w:pPr>
        <w:rPr>
          <w:rFonts w:hint="eastAsia"/>
        </w:rPr>
      </w:pPr>
      <w:r>
        <w:pict>
          <v:rect id="_x0000_i1270" o:spt="1" style="height:3pt;width:0pt;" fillcolor="#A0A0A0" filled="t" stroked="f" coordsize="21600,21600" o:hr="t" o:hrstd="t" o:hralign="center">
            <v:path/>
            <v:fill on="t" focussize="0,0"/>
            <v:stroke on="f"/>
            <v:imagedata o:title=""/>
            <o:lock v:ext="edit"/>
            <w10:wrap type="none"/>
            <w10:anchorlock/>
          </v:rect>
        </w:pict>
      </w:r>
    </w:p>
    <w:p w14:paraId="6FBF0607">
      <w:pPr>
        <w:rPr>
          <w:rFonts w:hint="eastAsia"/>
          <w:b/>
          <w:bCs/>
        </w:rPr>
      </w:pPr>
      <w:r>
        <w:rPr>
          <w:rFonts w:hint="eastAsia"/>
          <w:b/>
          <w:bCs/>
        </w:rPr>
        <w:t>一、让AI优化商品标题和关键词布局</w:t>
      </w:r>
    </w:p>
    <w:p w14:paraId="0E571E20">
      <w:pPr>
        <w:rPr>
          <w:rFonts w:hint="eastAsia"/>
        </w:rPr>
      </w:pPr>
      <w:r>
        <w:rPr>
          <w:rFonts w:hint="eastAsia"/>
        </w:rPr>
        <w:t>电商平台上的商品标题跟平时写文章的标题完全是两回事。写文章的标题追求"吸引人点击"，电商标题除了吸引人之外，还有一个更重要的功能——</w:t>
      </w:r>
      <w:r>
        <w:rPr>
          <w:rFonts w:hint="eastAsia"/>
          <w:b/>
          <w:bCs/>
        </w:rPr>
        <w:t>让搜索引擎找到你</w:t>
      </w:r>
      <w:r>
        <w:rPr>
          <w:rFonts w:hint="eastAsia"/>
        </w:rPr>
        <w:t>。</w:t>
      </w:r>
    </w:p>
    <w:p w14:paraId="3F2B7489">
      <w:pPr>
        <w:rPr>
          <w:rFonts w:hint="eastAsia"/>
        </w:rPr>
      </w:pPr>
      <w:r>
        <w:rPr>
          <w:rFonts w:hint="eastAsia"/>
        </w:rPr>
        <w:t>消费者在电商平台上找商品主要靠搜索。搜索"桌面收纳架"的人，只有你的标题里包含了"桌面""收纳架"这些关键词，你的商品才有可能出现在搜索结果里。所以电商标题本质上是一道"关键词组合题"。</w:t>
      </w:r>
    </w:p>
    <w:p w14:paraId="01228D7B">
      <w:r>
        <w:rPr>
          <w:rFonts w:hint="eastAsia"/>
        </w:rPr>
        <w:t>一个好的电商标题通常包含以下几类关键词，见表7-1。</w:t>
      </w:r>
    </w:p>
    <w:p w14:paraId="056150D5">
      <w:pPr>
        <w:jc w:val="center"/>
        <w:rPr>
          <w:rFonts w:hint="eastAsia"/>
        </w:rPr>
      </w:pPr>
      <w:r>
        <w:t>表7-1 电商标题的关键词构成</w:t>
      </w:r>
    </w:p>
    <w:tbl>
      <w:tblPr>
        <w:tblStyle w:val="17"/>
        <w:tblW w:w="7296" w:type="dxa"/>
        <w:tblInd w:w="0" w:type="dxa"/>
        <w:tblLayout w:type="autofit"/>
        <w:tblCellMar>
          <w:top w:w="15" w:type="dxa"/>
          <w:left w:w="15" w:type="dxa"/>
          <w:bottom w:w="15" w:type="dxa"/>
          <w:right w:w="15" w:type="dxa"/>
        </w:tblCellMar>
      </w:tblPr>
      <w:tblGrid>
        <w:gridCol w:w="1530"/>
        <w:gridCol w:w="2883"/>
        <w:gridCol w:w="2883"/>
      </w:tblGrid>
      <w:tr w14:paraId="4C76B8F3">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59A55C4">
            <w:pPr>
              <w:rPr>
                <w:rFonts w:hint="eastAsia"/>
                <w:b/>
                <w:bCs/>
              </w:rPr>
            </w:pPr>
            <w:r>
              <w:rPr>
                <w:rFonts w:hint="eastAsia"/>
                <w:b/>
                <w:bCs/>
              </w:rPr>
              <w:t>关键词类型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D90EE1">
            <w:pPr>
              <w:rPr>
                <w:rFonts w:hint="eastAsia"/>
                <w:b/>
                <w:bCs/>
              </w:rPr>
            </w:pPr>
            <w:r>
              <w:rPr>
                <w:rFonts w:hint="eastAsia"/>
                <w:b/>
                <w:bCs/>
              </w:rPr>
              <w:t>说明</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1CA871">
            <w:pPr>
              <w:rPr>
                <w:rFonts w:hint="eastAsia"/>
                <w:b/>
                <w:bCs/>
              </w:rPr>
            </w:pPr>
            <w:r>
              <w:rPr>
                <w:rFonts w:hint="eastAsia"/>
                <w:b/>
                <w:bCs/>
              </w:rPr>
              <w:t>示例</w:t>
            </w:r>
          </w:p>
        </w:tc>
      </w:tr>
      <w:tr w14:paraId="3B470AD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1A225D3">
            <w:pPr>
              <w:rPr>
                <w:rFonts w:hint="eastAsia"/>
              </w:rPr>
            </w:pPr>
            <w:r>
              <w:rPr>
                <w:rFonts w:hint="eastAsia"/>
              </w:rPr>
              <w:t>品类词/核心词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91BBDC">
            <w:pPr>
              <w:rPr>
                <w:rFonts w:hint="eastAsia"/>
              </w:rPr>
            </w:pPr>
            <w:r>
              <w:rPr>
                <w:rFonts w:hint="eastAsia"/>
              </w:rPr>
              <w:t>商品是什么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5E0C735">
            <w:pPr>
              <w:rPr>
                <w:rFonts w:hint="eastAsia"/>
              </w:rPr>
            </w:pPr>
            <w:r>
              <w:rPr>
                <w:rFonts w:hint="eastAsia"/>
              </w:rPr>
              <w:t>收纳架、收纳盒、置物架</w:t>
            </w:r>
          </w:p>
        </w:tc>
      </w:tr>
      <w:tr w14:paraId="4C02CEF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F783BCA">
            <w:pPr>
              <w:rPr>
                <w:rFonts w:hint="eastAsia"/>
              </w:rPr>
            </w:pPr>
            <w:r>
              <w:rPr>
                <w:rFonts w:hint="eastAsia"/>
              </w:rPr>
              <w:t>属性词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29A921F">
            <w:pPr>
              <w:rPr>
                <w:rFonts w:hint="eastAsia"/>
              </w:rPr>
            </w:pPr>
            <w:r>
              <w:rPr>
                <w:rFonts w:hint="eastAsia"/>
              </w:rPr>
              <w:t>商品的材质、颜色、尺寸等特征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EE46BA7">
            <w:pPr>
              <w:rPr>
                <w:rFonts w:hint="eastAsia"/>
              </w:rPr>
            </w:pPr>
            <w:r>
              <w:rPr>
                <w:rFonts w:hint="eastAsia"/>
              </w:rPr>
              <w:t>实木、白色、大容量、三层</w:t>
            </w:r>
          </w:p>
        </w:tc>
      </w:tr>
      <w:tr w14:paraId="0399940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C9D556">
            <w:pPr>
              <w:rPr>
                <w:rFonts w:hint="eastAsia"/>
              </w:rPr>
            </w:pPr>
            <w:r>
              <w:rPr>
                <w:rFonts w:hint="eastAsia"/>
              </w:rPr>
              <w:t>场景词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09F94B">
            <w:pPr>
              <w:rPr>
                <w:rFonts w:hint="eastAsia"/>
              </w:rPr>
            </w:pPr>
            <w:r>
              <w:rPr>
                <w:rFonts w:hint="eastAsia"/>
              </w:rPr>
              <w:t>商品在什么场景下使用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AD7CCC">
            <w:pPr>
              <w:rPr>
                <w:rFonts w:hint="eastAsia"/>
              </w:rPr>
            </w:pPr>
            <w:r>
              <w:rPr>
                <w:rFonts w:hint="eastAsia"/>
              </w:rPr>
              <w:t>桌面、办公室、宿舍、厨房</w:t>
            </w:r>
          </w:p>
        </w:tc>
      </w:tr>
      <w:tr w14:paraId="4BF61CD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5D1669A">
            <w:pPr>
              <w:rPr>
                <w:rFonts w:hint="eastAsia"/>
              </w:rPr>
            </w:pPr>
            <w:r>
              <w:rPr>
                <w:rFonts w:hint="eastAsia"/>
              </w:rPr>
              <w:t>功能词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59FE68">
            <w:pPr>
              <w:rPr>
                <w:rFonts w:hint="eastAsia"/>
              </w:rPr>
            </w:pPr>
            <w:r>
              <w:rPr>
                <w:rFonts w:hint="eastAsia"/>
              </w:rPr>
              <w:t>商品能解决什么问题</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081BB2A">
            <w:pPr>
              <w:rPr>
                <w:rFonts w:hint="eastAsia"/>
              </w:rPr>
            </w:pPr>
            <w:r>
              <w:rPr>
                <w:rFonts w:hint="eastAsia"/>
              </w:rPr>
              <w:t>多功能、可折叠、免安装、防尘</w:t>
            </w:r>
          </w:p>
        </w:tc>
      </w:tr>
      <w:tr w14:paraId="1573344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BE25A0">
            <w:pPr>
              <w:rPr>
                <w:rFonts w:hint="eastAsia"/>
              </w:rPr>
            </w:pPr>
            <w:r>
              <w:rPr>
                <w:rFonts w:hint="eastAsia"/>
              </w:rPr>
              <w:t>人群词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B62EB7">
            <w:pPr>
              <w:rPr>
                <w:rFonts w:hint="eastAsia"/>
              </w:rPr>
            </w:pPr>
            <w:r>
              <w:rPr>
                <w:rFonts w:hint="eastAsia"/>
              </w:rPr>
              <w:t>商品面向什么人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2ACFD0">
            <w:pPr>
              <w:rPr>
                <w:rFonts w:hint="eastAsia"/>
              </w:rPr>
            </w:pPr>
            <w:r>
              <w:rPr>
                <w:rFonts w:hint="eastAsia"/>
              </w:rPr>
              <w:t>学生、上班族</w:t>
            </w:r>
          </w:p>
        </w:tc>
      </w:tr>
      <w:tr w14:paraId="7AEE463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A98033">
            <w:pPr>
              <w:rPr>
                <w:rFonts w:hint="eastAsia"/>
              </w:rPr>
            </w:pPr>
            <w:r>
              <w:rPr>
                <w:rFonts w:hint="eastAsia"/>
              </w:rPr>
              <w:t>修饰词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4A820C3">
            <w:pPr>
              <w:rPr>
                <w:rFonts w:hint="eastAsia"/>
              </w:rPr>
            </w:pPr>
            <w:r>
              <w:rPr>
                <w:rFonts w:hint="eastAsia"/>
              </w:rPr>
              <w:t>增强吸引力的描述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0FD929C">
            <w:pPr>
              <w:rPr>
                <w:rFonts w:hint="eastAsia"/>
              </w:rPr>
            </w:pPr>
            <w:r>
              <w:rPr>
                <w:rFonts w:hint="eastAsia"/>
              </w:rPr>
              <w:t>简约、北欧风、高颜值</w:t>
            </w:r>
          </w:p>
        </w:tc>
      </w:tr>
    </w:tbl>
    <w:p w14:paraId="2209444A">
      <w:pPr>
        <w:rPr>
          <w:rFonts w:hint="eastAsia"/>
        </w:rPr>
      </w:pPr>
      <w:r>
        <w:rPr>
          <w:rFonts w:hint="eastAsia"/>
        </w:rPr>
        <w:t>让AI写电商标题时，需要把商品信息和关键词需求说清楚：</w:t>
      </w:r>
    </w:p>
    <w:p w14:paraId="588D924A">
      <w:r>
        <w:t>请为以下商品生成5个淘宝商品标题备选：</w:t>
      </w:r>
    </w:p>
    <w:p w14:paraId="4A31FEB1"/>
    <w:p w14:paraId="7B04B605">
      <w:r>
        <w:t>商品信息：</w:t>
      </w:r>
    </w:p>
    <w:p w14:paraId="7EC7E954">
      <w:r>
        <w:t>- 品类：桌面收纳架</w:t>
      </w:r>
    </w:p>
    <w:p w14:paraId="564F441C">
      <w:r>
        <w:t>- 材质：PP塑料</w:t>
      </w:r>
    </w:p>
    <w:p w14:paraId="39F4C51B">
      <w:r>
        <w:t>- 颜色：白色、灰色、粉色三色可选</w:t>
      </w:r>
    </w:p>
    <w:p w14:paraId="7E3A7BF7">
      <w:r>
        <w:t>- 层数：三层，可叠加</w:t>
      </w:r>
    </w:p>
    <w:p w14:paraId="24B2A6CC">
      <w:r>
        <w:t>- 特点：免安装、可拆卸清洗、带小抽屉</w:t>
      </w:r>
    </w:p>
    <w:p w14:paraId="74B5A185">
      <w:r>
        <w:t>- 使用场景：办公桌、学生宿舍、化妆台</w:t>
      </w:r>
    </w:p>
    <w:p w14:paraId="77025B1B">
      <w:r>
        <w:t>- 尺寸：长26cm×宽18cm×高32cm</w:t>
      </w:r>
    </w:p>
    <w:p w14:paraId="306E1B50"/>
    <w:p w14:paraId="0B1A9353">
      <w:r>
        <w:t>标题要求：</w:t>
      </w:r>
    </w:p>
    <w:p w14:paraId="159280AA">
      <w:r>
        <w:t>1. 控制在30个字以内（淘宝标题字数上限）</w:t>
      </w:r>
    </w:p>
    <w:p w14:paraId="305EC55D">
      <w:r>
        <w:t>2. 包含核心搜索词：桌面收纳架、桌面置物架</w:t>
      </w:r>
    </w:p>
    <w:p w14:paraId="3EC63ED4">
      <w:r>
        <w:t>3. 自然融入卖点关键词，不要生硬堆砌</w:t>
      </w:r>
    </w:p>
    <w:p w14:paraId="56650DC7">
      <w:r>
        <w:t>4. 5个标题的关键词组合要有差异，覆盖不同的搜索场景</w:t>
      </w:r>
    </w:p>
    <w:p w14:paraId="7DCE5F0F">
      <w:pPr>
        <w:rPr>
          <w:rFonts w:hint="eastAsia"/>
        </w:rPr>
      </w:pPr>
      <w:r>
        <w:rPr>
          <w:rFonts w:hint="eastAsia"/>
        </w:rPr>
        <w:t>AI生成的标题可能类似：</w:t>
      </w:r>
    </w:p>
    <w:p w14:paraId="7121C57F">
      <w:pPr>
        <w:numPr>
          <w:ilvl w:val="0"/>
          <w:numId w:val="146"/>
        </w:numPr>
        <w:rPr>
          <w:rFonts w:hint="eastAsia"/>
        </w:rPr>
      </w:pPr>
      <w:r>
        <w:rPr>
          <w:rFonts w:hint="eastAsia"/>
        </w:rPr>
        <w:t>桌面收纳架三层可叠加办公室置物架学生宿舍免安装桌面整理架</w:t>
      </w:r>
    </w:p>
    <w:p w14:paraId="37A28D80">
      <w:pPr>
        <w:numPr>
          <w:ilvl w:val="0"/>
          <w:numId w:val="146"/>
        </w:numPr>
        <w:rPr>
          <w:rFonts w:hint="eastAsia"/>
        </w:rPr>
      </w:pPr>
      <w:r>
        <w:rPr>
          <w:rFonts w:hint="eastAsia"/>
        </w:rPr>
        <w:t>桌面置物架带抽屉多功能收纳架化妆台桌面收纳盒可拆卸三层架</w:t>
      </w:r>
    </w:p>
    <w:p w14:paraId="721B44C8">
      <w:pPr>
        <w:numPr>
          <w:ilvl w:val="0"/>
          <w:numId w:val="146"/>
        </w:numPr>
        <w:rPr>
          <w:rFonts w:hint="eastAsia"/>
        </w:rPr>
      </w:pPr>
      <w:r>
        <w:rPr>
          <w:rFonts w:hint="eastAsia"/>
        </w:rPr>
        <w:t>宿舍桌面收纳架免安装三层置物架办公桌整理架可叠加收纳神器 ……</w:t>
      </w:r>
    </w:p>
    <w:p w14:paraId="1B2AB255">
      <w:pPr>
        <w:rPr>
          <w:rFonts w:hint="eastAsia"/>
        </w:rPr>
      </w:pPr>
      <w:r>
        <w:rPr>
          <w:rFonts w:hint="eastAsia"/>
        </w:rPr>
        <w:t>拿到之后需要检查几件事：</w:t>
      </w:r>
    </w:p>
    <w:p w14:paraId="50081C27">
      <w:pPr>
        <w:numPr>
          <w:ilvl w:val="0"/>
          <w:numId w:val="147"/>
        </w:numPr>
        <w:rPr>
          <w:rFonts w:hint="eastAsia"/>
        </w:rPr>
      </w:pPr>
      <w:r>
        <w:rPr>
          <w:rFonts w:hint="eastAsia"/>
          <w:b/>
          <w:bCs/>
        </w:rPr>
        <w:t>字数有没有超</w:t>
      </w:r>
      <w:r>
        <w:rPr>
          <w:rFonts w:hint="eastAsia"/>
        </w:rPr>
        <w:t>——数一数，超过30个字的要删减</w:t>
      </w:r>
    </w:p>
    <w:p w14:paraId="622CE3A0">
      <w:pPr>
        <w:numPr>
          <w:ilvl w:val="0"/>
          <w:numId w:val="147"/>
        </w:numPr>
        <w:rPr>
          <w:rFonts w:hint="eastAsia"/>
        </w:rPr>
      </w:pPr>
      <w:r>
        <w:rPr>
          <w:rFonts w:hint="eastAsia"/>
          <w:b/>
          <w:bCs/>
        </w:rPr>
        <w:t>核心关键词有没有包含</w:t>
      </w:r>
      <w:r>
        <w:rPr>
          <w:rFonts w:hint="eastAsia"/>
        </w:rPr>
        <w:t>——"桌面收纳架"或"桌面置物架"这类核心搜索词必须在</w:t>
      </w:r>
    </w:p>
    <w:p w14:paraId="6F255AB2">
      <w:pPr>
        <w:numPr>
          <w:ilvl w:val="0"/>
          <w:numId w:val="147"/>
        </w:numPr>
        <w:rPr>
          <w:rFonts w:hint="eastAsia"/>
        </w:rPr>
      </w:pPr>
      <w:r>
        <w:rPr>
          <w:rFonts w:hint="eastAsia"/>
          <w:b/>
          <w:bCs/>
        </w:rPr>
        <w:t>有没有违禁词</w:t>
      </w:r>
      <w:r>
        <w:rPr>
          <w:rFonts w:hint="eastAsia"/>
        </w:rPr>
        <w:t>——比如"最好""第一名""100%"等电商平台禁止使用的极限词</w:t>
      </w:r>
    </w:p>
    <w:p w14:paraId="07155C3F">
      <w:pPr>
        <w:numPr>
          <w:ilvl w:val="0"/>
          <w:numId w:val="147"/>
        </w:numPr>
        <w:rPr>
          <w:rFonts w:hint="eastAsia"/>
        </w:rPr>
      </w:pPr>
      <w:r>
        <w:rPr>
          <w:rFonts w:hint="eastAsia"/>
          <w:b/>
          <w:bCs/>
        </w:rPr>
        <w:t>读起来是否通顺</w:t>
      </w:r>
      <w:r>
        <w:rPr>
          <w:rFonts w:hint="eastAsia"/>
        </w:rPr>
        <w:t>——虽然电商标题不追求优美句式，但起码不能读起来像乱码</w:t>
      </w:r>
    </w:p>
    <w:p w14:paraId="5980A0D8">
      <w:pPr>
        <w:rPr>
          <w:rFonts w:hint="eastAsia"/>
        </w:rPr>
      </w:pPr>
      <w:r>
        <w:rPr>
          <w:rFonts w:hint="eastAsia"/>
          <w:b/>
          <w:bCs/>
        </w:rPr>
        <w:t>【知识卡片】电商标题和广告标题的区别</w:t>
      </w:r>
    </w:p>
    <w:p w14:paraId="36A77502">
      <w:pPr>
        <w:rPr>
          <w:rFonts w:hint="eastAsia"/>
        </w:rPr>
      </w:pPr>
      <w:r>
        <w:rPr>
          <w:rFonts w:hint="eastAsia"/>
        </w:rPr>
        <w:t>广告标题追求的是"吸引眼球"——越有创意越好，比如"一杯好茶，温暖整个冬天"。</w:t>
      </w:r>
    </w:p>
    <w:p w14:paraId="51408ED7">
      <w:pPr>
        <w:rPr>
          <w:rFonts w:hint="eastAsia"/>
        </w:rPr>
      </w:pPr>
      <w:r>
        <w:rPr>
          <w:rFonts w:hint="eastAsia"/>
        </w:rPr>
        <w:t>电商标题追求的是"搜索匹配"——消费者会搜什么关键词，标题里就要有什么关键词。"一杯好茶温暖整个冬天"这个标题很有诗意，但消费者不会搜"温暖整个冬天"——他们搜的是"绿茶""龙井""2025新茶""250g礼盒装"。</w:t>
      </w:r>
    </w:p>
    <w:p w14:paraId="34B4A207">
      <w:pPr>
        <w:rPr>
          <w:rFonts w:hint="eastAsia"/>
        </w:rPr>
      </w:pPr>
      <w:r>
        <w:rPr>
          <w:rFonts w:hint="eastAsia"/>
        </w:rPr>
        <w:t>所以电商标题看起来像"关键词的组合"而不是"优美的句子"，这是正常的，不是写得不好。</w:t>
      </w:r>
    </w:p>
    <w:p w14:paraId="10B8AACE">
      <w:pPr>
        <w:rPr>
          <w:rFonts w:hint="eastAsia"/>
        </w:rPr>
      </w:pPr>
      <w:r>
        <w:pict>
          <v:rect id="_x0000_i1271" o:spt="1" style="height:3pt;width:0pt;" fillcolor="#A0A0A0" filled="t" stroked="f" coordsize="21600,21600" o:hr="t" o:hrstd="t" o:hralign="center">
            <v:path/>
            <v:fill on="t" focussize="0,0"/>
            <v:stroke on="f"/>
            <v:imagedata o:title=""/>
            <o:lock v:ext="edit"/>
            <w10:wrap type="none"/>
            <w10:anchorlock/>
          </v:rect>
        </w:pict>
      </w:r>
    </w:p>
    <w:p w14:paraId="177D6686">
      <w:pPr>
        <w:rPr>
          <w:rFonts w:hint="eastAsia"/>
          <w:b/>
          <w:bCs/>
        </w:rPr>
      </w:pPr>
      <w:r>
        <w:rPr>
          <w:rFonts w:hint="eastAsia"/>
          <w:b/>
          <w:bCs/>
        </w:rPr>
        <w:t>二、让AI撰写商品卖点和详情页描述</w:t>
      </w:r>
    </w:p>
    <w:p w14:paraId="40D2D34F">
      <w:pPr>
        <w:rPr>
          <w:rFonts w:hint="eastAsia"/>
        </w:rPr>
      </w:pPr>
      <w:r>
        <w:rPr>
          <w:rFonts w:hint="eastAsia"/>
        </w:rPr>
        <w:t>详情页是消费者点进商品之后看到的页面——它的任务是</w:t>
      </w:r>
      <w:r>
        <w:rPr>
          <w:rFonts w:hint="eastAsia"/>
          <w:b/>
          <w:bCs/>
        </w:rPr>
        <w:t>说服消费者下单购买</w:t>
      </w:r>
      <w:r>
        <w:rPr>
          <w:rFonts w:hint="eastAsia"/>
        </w:rPr>
        <w:t>。</w:t>
      </w:r>
    </w:p>
    <w:p w14:paraId="7301531D">
      <w:r>
        <w:rPr>
          <w:rFonts w:hint="eastAsia"/>
        </w:rPr>
        <w:t>一份好的详情页文案通常包含以下板块，见表7-2。</w:t>
      </w:r>
    </w:p>
    <w:p w14:paraId="6A5B0075">
      <w:pPr>
        <w:jc w:val="center"/>
        <w:rPr>
          <w:rFonts w:hint="eastAsia"/>
        </w:rPr>
      </w:pPr>
      <w:r>
        <w:rPr>
          <w:rFonts w:hint="eastAsia"/>
        </w:rPr>
        <w:t>表7-2 电商详情页文案的常见结构</w:t>
      </w:r>
    </w:p>
    <w:tbl>
      <w:tblPr>
        <w:tblStyle w:val="17"/>
        <w:tblW w:w="7296" w:type="dxa"/>
        <w:tblInd w:w="0" w:type="dxa"/>
        <w:tblLayout w:type="autofit"/>
        <w:tblCellMar>
          <w:top w:w="15" w:type="dxa"/>
          <w:left w:w="15" w:type="dxa"/>
          <w:bottom w:w="15" w:type="dxa"/>
          <w:right w:w="15" w:type="dxa"/>
        </w:tblCellMar>
      </w:tblPr>
      <w:tblGrid>
        <w:gridCol w:w="1407"/>
        <w:gridCol w:w="3233"/>
        <w:gridCol w:w="2656"/>
      </w:tblGrid>
      <w:tr w14:paraId="1C1A137C">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DE8270">
            <w:pPr>
              <w:rPr>
                <w:rFonts w:hint="eastAsia"/>
                <w:b/>
                <w:bCs/>
              </w:rPr>
            </w:pPr>
            <w:r>
              <w:rPr>
                <w:rFonts w:hint="eastAsia"/>
                <w:b/>
                <w:bCs/>
              </w:rPr>
              <w:t>板块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3EC2C1">
            <w:pPr>
              <w:rPr>
                <w:rFonts w:hint="eastAsia"/>
                <w:b/>
                <w:bCs/>
              </w:rPr>
            </w:pPr>
            <w:r>
              <w:rPr>
                <w:rFonts w:hint="eastAsia"/>
                <w:b/>
                <w:bCs/>
              </w:rPr>
              <w:t>内容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C22533">
            <w:pPr>
              <w:rPr>
                <w:rFonts w:hint="eastAsia"/>
                <w:b/>
                <w:bCs/>
              </w:rPr>
            </w:pPr>
            <w:r>
              <w:rPr>
                <w:rFonts w:hint="eastAsia"/>
                <w:b/>
                <w:bCs/>
              </w:rPr>
              <w:t>作用</w:t>
            </w:r>
          </w:p>
        </w:tc>
      </w:tr>
      <w:tr w14:paraId="69B15C7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6A3C90">
            <w:pPr>
              <w:rPr>
                <w:rFonts w:hint="eastAsia"/>
              </w:rPr>
            </w:pPr>
            <w:r>
              <w:rPr>
                <w:rFonts w:hint="eastAsia"/>
              </w:rPr>
              <w:t>核心卖点提炼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A222DA">
            <w:pPr>
              <w:rPr>
                <w:rFonts w:hint="eastAsia"/>
              </w:rPr>
            </w:pPr>
            <w:r>
              <w:rPr>
                <w:rFonts w:hint="eastAsia"/>
              </w:rPr>
              <w:t>用3~5个短句概括商品最大的优势</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1FC40F">
            <w:pPr>
              <w:rPr>
                <w:rFonts w:hint="eastAsia"/>
              </w:rPr>
            </w:pPr>
            <w:r>
              <w:rPr>
                <w:rFonts w:hint="eastAsia"/>
              </w:rPr>
              <w:t>快速抓住注意力</w:t>
            </w:r>
          </w:p>
        </w:tc>
      </w:tr>
      <w:tr w14:paraId="4690966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366773">
            <w:pPr>
              <w:rPr>
                <w:rFonts w:hint="eastAsia"/>
              </w:rPr>
            </w:pPr>
            <w:r>
              <w:rPr>
                <w:rFonts w:hint="eastAsia"/>
              </w:rPr>
              <w:t>使用场景展示</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62B9585">
            <w:pPr>
              <w:rPr>
                <w:rFonts w:hint="eastAsia"/>
              </w:rPr>
            </w:pPr>
            <w:r>
              <w:rPr>
                <w:rFonts w:hint="eastAsia"/>
              </w:rPr>
              <w:t>描述商品在不同场景下的使用效果</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13FAFE">
            <w:pPr>
              <w:rPr>
                <w:rFonts w:hint="eastAsia"/>
              </w:rPr>
            </w:pPr>
            <w:r>
              <w:rPr>
                <w:rFonts w:hint="eastAsia"/>
              </w:rPr>
              <w:t>让消费者产生"我也需要"的共鸣</w:t>
            </w:r>
          </w:p>
        </w:tc>
      </w:tr>
      <w:tr w14:paraId="3C4662C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E79742">
            <w:pPr>
              <w:rPr>
                <w:rFonts w:hint="eastAsia"/>
              </w:rPr>
            </w:pPr>
            <w:r>
              <w:rPr>
                <w:rFonts w:hint="eastAsia"/>
              </w:rPr>
              <w:t>产品参数说明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A299A4">
            <w:pPr>
              <w:rPr>
                <w:rFonts w:hint="eastAsia"/>
              </w:rPr>
            </w:pPr>
            <w:r>
              <w:rPr>
                <w:rFonts w:hint="eastAsia"/>
              </w:rPr>
              <w:t>材质、尺寸、重量、颜色等具体参数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ECFA2D">
            <w:pPr>
              <w:rPr>
                <w:rFonts w:hint="eastAsia"/>
              </w:rPr>
            </w:pPr>
            <w:r>
              <w:rPr>
                <w:rFonts w:hint="eastAsia"/>
              </w:rPr>
              <w:t>帮助消费者判断是否合适</w:t>
            </w:r>
          </w:p>
        </w:tc>
      </w:tr>
      <w:tr w14:paraId="785CC61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347F1E9">
            <w:pPr>
              <w:rPr>
                <w:rFonts w:hint="eastAsia"/>
              </w:rPr>
            </w:pPr>
            <w:r>
              <w:rPr>
                <w:rFonts w:hint="eastAsia"/>
              </w:rPr>
              <w:t>细节特写描述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A186963">
            <w:pPr>
              <w:rPr>
                <w:rFonts w:hint="eastAsia"/>
              </w:rPr>
            </w:pPr>
            <w:r>
              <w:rPr>
                <w:rFonts w:hint="eastAsia"/>
              </w:rPr>
              <w:t>对商品的工艺、设计细节进行重点描述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58FCA9E">
            <w:pPr>
              <w:rPr>
                <w:rFonts w:hint="eastAsia"/>
              </w:rPr>
            </w:pPr>
            <w:r>
              <w:rPr>
                <w:rFonts w:hint="eastAsia"/>
              </w:rPr>
              <w:t>体现品质感和专业度</w:t>
            </w:r>
          </w:p>
        </w:tc>
      </w:tr>
      <w:tr w14:paraId="0DC21E5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28777D">
            <w:pPr>
              <w:rPr>
                <w:rFonts w:hint="eastAsia"/>
              </w:rPr>
            </w:pPr>
            <w:r>
              <w:rPr>
                <w:rFonts w:hint="eastAsia"/>
              </w:rPr>
              <w:t>常见问题解答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7CB820">
            <w:pPr>
              <w:rPr>
                <w:rFonts w:hint="eastAsia"/>
              </w:rPr>
            </w:pPr>
            <w:r>
              <w:rPr>
                <w:rFonts w:hint="eastAsia"/>
              </w:rPr>
              <w:t>消费者最常问的问题的统一解答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4B06290">
            <w:pPr>
              <w:rPr>
                <w:rFonts w:hint="eastAsia"/>
              </w:rPr>
            </w:pPr>
            <w:r>
              <w:rPr>
                <w:rFonts w:hint="eastAsia"/>
              </w:rPr>
              <w:t>消除购买顾虑</w:t>
            </w:r>
          </w:p>
        </w:tc>
      </w:tr>
      <w:tr w14:paraId="57608CA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B126B8F">
            <w:pPr>
              <w:rPr>
                <w:rFonts w:hint="eastAsia"/>
              </w:rPr>
            </w:pPr>
            <w:r>
              <w:rPr>
                <w:rFonts w:hint="eastAsia"/>
              </w:rPr>
              <w:t>购买引导</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CB52E22">
            <w:pPr>
              <w:rPr>
                <w:rFonts w:hint="eastAsia"/>
              </w:rPr>
            </w:pPr>
            <w:r>
              <w:rPr>
                <w:rFonts w:hint="eastAsia"/>
              </w:rPr>
              <w:t>促销信息、搭配推荐、售后承诺等</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DB79876">
            <w:pPr>
              <w:rPr>
                <w:rFonts w:hint="eastAsia"/>
              </w:rPr>
            </w:pPr>
            <w:r>
              <w:rPr>
                <w:rFonts w:hint="eastAsia"/>
              </w:rPr>
              <w:t>推动下单行动</w:t>
            </w:r>
          </w:p>
        </w:tc>
      </w:tr>
    </w:tbl>
    <w:p w14:paraId="2DFFEB4F">
      <w:pPr>
        <w:rPr>
          <w:rFonts w:hint="eastAsia"/>
        </w:rPr>
      </w:pPr>
      <w:r>
        <w:rPr>
          <w:rFonts w:hint="eastAsia"/>
        </w:rPr>
        <w:t>让AI写详情页文案时，建议按板块逐段撰写，不要一次性让AI写完整个详情页——内容太长AI容易注水。</w:t>
      </w:r>
    </w:p>
    <w:p w14:paraId="4DF301FA">
      <w:pPr>
        <w:rPr>
          <w:rFonts w:hint="eastAsia"/>
        </w:rPr>
      </w:pPr>
      <w:r>
        <w:rPr>
          <w:rFonts w:hint="eastAsia"/>
          <w:b/>
          <w:bCs/>
        </w:rPr>
        <w:t>写"核心卖点提炼"：</w:t>
      </w:r>
    </w:p>
    <w:p w14:paraId="7E9FAA36">
      <w:r>
        <w:t>以下是一款桌面收纳架的基本信息：</w:t>
      </w:r>
    </w:p>
    <w:p w14:paraId="4E51C404">
      <w:r>
        <w:t>[粘贴商品信息]</w:t>
      </w:r>
    </w:p>
    <w:p w14:paraId="31D9A499"/>
    <w:p w14:paraId="058C3E94">
      <w:r>
        <w:t>请提炼5个核心卖点，每个卖点用一句话（不超过15个字）表达。</w:t>
      </w:r>
    </w:p>
    <w:p w14:paraId="704961B2">
      <w:r>
        <w:t>要求：从消费者的角度出发，说的是"对我有什么好处"，而不是</w:t>
      </w:r>
    </w:p>
    <w:p w14:paraId="4A35D0C4">
      <w:r>
        <w:t>"这个产品有什么技术参数"。</w:t>
      </w:r>
    </w:p>
    <w:p w14:paraId="0D96C6A6"/>
    <w:p w14:paraId="6C4F80CE">
      <w:r>
        <w:t>比如不要写"采用PP材质"，要写"食品级材质，安心放零食"。</w:t>
      </w:r>
    </w:p>
    <w:p w14:paraId="410D4902">
      <w:pPr>
        <w:rPr>
          <w:rFonts w:hint="eastAsia"/>
        </w:rPr>
      </w:pPr>
      <w:r>
        <w:rPr>
          <w:rFonts w:hint="eastAsia"/>
          <w:b/>
          <w:bCs/>
        </w:rPr>
        <w:t>写"使用场景描述"：</w:t>
      </w:r>
    </w:p>
    <w:p w14:paraId="35B6BA67">
      <w:r>
        <w:t>请为这款桌面收纳架写3个使用场景的描述，每个场景100字左右。</w:t>
      </w:r>
    </w:p>
    <w:p w14:paraId="3E19D1BE"/>
    <w:p w14:paraId="7F903512">
      <w:r>
        <w:t>场景1：大学生宿舍——书桌又小又乱的痛点</w:t>
      </w:r>
    </w:p>
    <w:p w14:paraId="5A50E594">
      <w:r>
        <w:t>场景2：办公室工位——文件和杂物到处堆的痛点</w:t>
      </w:r>
    </w:p>
    <w:p w14:paraId="6C844A49">
      <w:r>
        <w:t>场景3：化妆台——化妆品瓶瓶罐罐找不到的痛点</w:t>
      </w:r>
    </w:p>
    <w:p w14:paraId="2A22C576"/>
    <w:p w14:paraId="12FE0BEC">
      <w:r>
        <w:t>每个场景先描述痛点（没有这个产品时的困扰），再描述使用产品后</w:t>
      </w:r>
    </w:p>
    <w:p w14:paraId="371C1E39">
      <w:r>
        <w:t>的改善效果。语气轻松口语化，像在跟朋友安利。</w:t>
      </w:r>
    </w:p>
    <w:p w14:paraId="4CC0411B">
      <w:pPr>
        <w:rPr>
          <w:rFonts w:hint="eastAsia"/>
        </w:rPr>
      </w:pPr>
      <w:r>
        <w:rPr>
          <w:rFonts w:hint="eastAsia"/>
          <w:b/>
          <w:bCs/>
        </w:rPr>
        <w:t>【翻车现场】AI编造了产品参数</w:t>
      </w:r>
    </w:p>
    <w:p w14:paraId="068E7ED5">
      <w:pPr>
        <w:rPr>
          <w:rFonts w:hint="eastAsia"/>
        </w:rPr>
      </w:pPr>
      <w:r>
        <w:rPr>
          <w:rFonts w:hint="eastAsia"/>
        </w:rPr>
        <w:t>有学生让AI写一款保温杯的详情页文案，AI写道："采用316L医用级不锈钢内胆，保温时长可达24小时。"学生觉得写得挺专业，就直接用了。</w:t>
      </w:r>
    </w:p>
    <w:p w14:paraId="23A45293">
      <w:pPr>
        <w:rPr>
          <w:rFonts w:hint="eastAsia"/>
        </w:rPr>
      </w:pPr>
      <w:r>
        <w:rPr>
          <w:rFonts w:hint="eastAsia"/>
        </w:rPr>
        <w:t>问题是：这款保温杯的真实参数是304不锈钢内胆、保温12小时。AI自作主张把参数"升级"了——316L比304更高级，24小时比12小时更厉害。如果消费者因为这个描述买了商品却发现实际不符，这就是实打实的虚假宣传。</w:t>
      </w:r>
    </w:p>
    <w:p w14:paraId="720096C9">
      <w:pPr>
        <w:rPr>
          <w:rFonts w:hint="eastAsia"/>
        </w:rPr>
      </w:pPr>
      <w:r>
        <w:rPr>
          <w:rFonts w:hint="eastAsia"/>
        </w:rPr>
        <w:t>所以：</w:t>
      </w:r>
      <w:r>
        <w:rPr>
          <w:rFonts w:hint="eastAsia"/>
          <w:b/>
          <w:bCs/>
        </w:rPr>
        <w:t>详情页中的每一个具体参数——材质、尺寸、重量、容量、保温时长、功率等——都必须跟产品的真实参数完全一致，一个数字都不能错。AI写的文案必须逐条核对产品实际规格。</w:t>
      </w:r>
    </w:p>
    <w:p w14:paraId="1BA57E81">
      <w:pPr>
        <w:rPr>
          <w:rFonts w:hint="eastAsia"/>
        </w:rPr>
      </w:pPr>
      <w:r>
        <w:pict>
          <v:rect id="_x0000_i1272" o:spt="1" style="height:3pt;width:0pt;" fillcolor="#A0A0A0" filled="t" stroked="f" coordsize="21600,21600" o:hr="t" o:hrstd="t" o:hralign="center">
            <v:path/>
            <v:fill on="t" focussize="0,0"/>
            <v:stroke on="f"/>
            <v:imagedata o:title=""/>
            <o:lock v:ext="edit"/>
            <w10:wrap type="none"/>
            <w10:anchorlock/>
          </v:rect>
        </w:pict>
      </w:r>
    </w:p>
    <w:p w14:paraId="36F2DA7A">
      <w:pPr>
        <w:rPr>
          <w:rFonts w:hint="eastAsia"/>
          <w:b/>
          <w:bCs/>
        </w:rPr>
      </w:pPr>
      <w:r>
        <w:rPr>
          <w:rFonts w:hint="eastAsia"/>
          <w:b/>
          <w:bCs/>
        </w:rPr>
        <w:t>三、不同品类商品的文案提示词技巧</w:t>
      </w:r>
    </w:p>
    <w:p w14:paraId="1DB45C54">
      <w:r>
        <w:rPr>
          <w:rFonts w:hint="eastAsia"/>
        </w:rPr>
        <w:t>不同品类的商品，消费者关注的重点不同，文案的侧重点也不一样。不同品类的文案侧重点见表7-3。</w:t>
      </w:r>
    </w:p>
    <w:p w14:paraId="17DBFC24">
      <w:pPr>
        <w:jc w:val="center"/>
        <w:rPr>
          <w:rFonts w:hint="eastAsia"/>
        </w:rPr>
      </w:pPr>
      <w:r>
        <w:rPr>
          <w:rFonts w:hint="eastAsia"/>
        </w:rPr>
        <w:t>表7-3 不同品类商品的文案侧重点</w:t>
      </w:r>
    </w:p>
    <w:tbl>
      <w:tblPr>
        <w:tblStyle w:val="17"/>
        <w:tblW w:w="7296" w:type="dxa"/>
        <w:tblInd w:w="0" w:type="dxa"/>
        <w:tblLayout w:type="autofit"/>
        <w:tblCellMar>
          <w:top w:w="15" w:type="dxa"/>
          <w:left w:w="15" w:type="dxa"/>
          <w:bottom w:w="15" w:type="dxa"/>
          <w:right w:w="15" w:type="dxa"/>
        </w:tblCellMar>
      </w:tblPr>
      <w:tblGrid>
        <w:gridCol w:w="890"/>
        <w:gridCol w:w="1719"/>
        <w:gridCol w:w="1901"/>
        <w:gridCol w:w="2786"/>
      </w:tblGrid>
      <w:tr w14:paraId="3B8477C4">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46CC79">
            <w:pPr>
              <w:rPr>
                <w:rFonts w:hint="eastAsia"/>
                <w:b/>
                <w:bCs/>
              </w:rPr>
            </w:pPr>
            <w:r>
              <w:rPr>
                <w:rFonts w:hint="eastAsia"/>
                <w:b/>
                <w:bCs/>
              </w:rPr>
              <w:t>品类</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1EFC26">
            <w:pPr>
              <w:rPr>
                <w:rFonts w:hint="eastAsia"/>
                <w:b/>
                <w:bCs/>
              </w:rPr>
            </w:pPr>
            <w:r>
              <w:rPr>
                <w:rFonts w:hint="eastAsia"/>
                <w:b/>
                <w:bCs/>
              </w:rPr>
              <w:t>消费者最关注什么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BC0E80">
            <w:pPr>
              <w:rPr>
                <w:rFonts w:hint="eastAsia"/>
                <w:b/>
                <w:bCs/>
              </w:rPr>
            </w:pPr>
            <w:r>
              <w:rPr>
                <w:rFonts w:hint="eastAsia"/>
                <w:b/>
                <w:bCs/>
              </w:rPr>
              <w:t>文案应该重点写什么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853664">
            <w:pPr>
              <w:rPr>
                <w:rFonts w:hint="eastAsia"/>
                <w:b/>
                <w:bCs/>
              </w:rPr>
            </w:pPr>
            <w:r>
              <w:rPr>
                <w:rFonts w:hint="eastAsia"/>
                <w:b/>
                <w:bCs/>
              </w:rPr>
              <w:t>提示词中应该强调的</w:t>
            </w:r>
          </w:p>
        </w:tc>
      </w:tr>
      <w:tr w14:paraId="2FB1A05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F36115">
            <w:pPr>
              <w:rPr>
                <w:rFonts w:hint="eastAsia"/>
              </w:rPr>
            </w:pPr>
            <w:r>
              <w:rPr>
                <w:rFonts w:hint="eastAsia"/>
              </w:rPr>
              <w:t>食品零食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E05C64">
            <w:pPr>
              <w:rPr>
                <w:rFonts w:hint="eastAsia"/>
              </w:rPr>
            </w:pPr>
            <w:r>
              <w:rPr>
                <w:rFonts w:hint="eastAsia"/>
              </w:rPr>
              <w:t>口味、保质期、配料、安全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C45222C">
            <w:pPr>
              <w:rPr>
                <w:rFonts w:hint="eastAsia"/>
              </w:rPr>
            </w:pPr>
            <w:r>
              <w:rPr>
                <w:rFonts w:hint="eastAsia"/>
              </w:rPr>
              <w:t>口感描述、原料品质、生产认证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3CD483">
            <w:pPr>
              <w:rPr>
                <w:rFonts w:hint="eastAsia"/>
              </w:rPr>
            </w:pPr>
            <w:r>
              <w:rPr>
                <w:rFonts w:hint="eastAsia"/>
              </w:rPr>
              <w:t>"突出口感体验和食品安全"</w:t>
            </w:r>
          </w:p>
        </w:tc>
      </w:tr>
      <w:tr w14:paraId="106471C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C6057DC">
            <w:pPr>
              <w:rPr>
                <w:rFonts w:hint="eastAsia"/>
              </w:rPr>
            </w:pPr>
            <w:r>
              <w:rPr>
                <w:rFonts w:hint="eastAsia"/>
              </w:rPr>
              <w:t>服装鞋帽</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717663E">
            <w:pPr>
              <w:rPr>
                <w:rFonts w:hint="eastAsia"/>
              </w:rPr>
            </w:pPr>
            <w:r>
              <w:rPr>
                <w:rFonts w:hint="eastAsia"/>
              </w:rPr>
              <w:t>款式、尺码、面料、搭配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7BA31C3">
            <w:pPr>
              <w:rPr>
                <w:rFonts w:hint="eastAsia"/>
              </w:rPr>
            </w:pPr>
            <w:r>
              <w:rPr>
                <w:rFonts w:hint="eastAsia"/>
              </w:rPr>
              <w:t>穿搭场景、面料手感、尺码建议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13EC7E">
            <w:pPr>
              <w:rPr>
                <w:rFonts w:hint="eastAsia"/>
              </w:rPr>
            </w:pPr>
            <w:r>
              <w:rPr>
                <w:rFonts w:hint="eastAsia"/>
              </w:rPr>
              <w:t>"突出穿着体验和搭配建议"</w:t>
            </w:r>
          </w:p>
        </w:tc>
      </w:tr>
      <w:tr w14:paraId="5B0A048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6D5DCB">
            <w:pPr>
              <w:rPr>
                <w:rFonts w:hint="eastAsia"/>
              </w:rPr>
            </w:pPr>
            <w:r>
              <w:rPr>
                <w:rFonts w:hint="eastAsia"/>
              </w:rPr>
              <w:t>数码3C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B41CAD">
            <w:pPr>
              <w:rPr>
                <w:rFonts w:hint="eastAsia"/>
              </w:rPr>
            </w:pPr>
            <w:r>
              <w:rPr>
                <w:rFonts w:hint="eastAsia"/>
              </w:rPr>
              <w:t>性能参数、续航、兼容性</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BCC9EE">
            <w:pPr>
              <w:rPr>
                <w:rFonts w:hint="eastAsia"/>
              </w:rPr>
            </w:pPr>
            <w:r>
              <w:rPr>
                <w:rFonts w:hint="eastAsia"/>
              </w:rPr>
              <w:t>具体参数对比、使用体验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9B61F6">
            <w:pPr>
              <w:rPr>
                <w:rFonts w:hint="eastAsia"/>
              </w:rPr>
            </w:pPr>
            <w:r>
              <w:rPr>
                <w:rFonts w:hint="eastAsia"/>
              </w:rPr>
              <w:t>"突出性能数据和实际使用感受"</w:t>
            </w:r>
          </w:p>
        </w:tc>
      </w:tr>
      <w:tr w14:paraId="0D04EFC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A5D0ABC">
            <w:pPr>
              <w:rPr>
                <w:rFonts w:hint="eastAsia"/>
              </w:rPr>
            </w:pPr>
            <w:r>
              <w:rPr>
                <w:rFonts w:hint="eastAsia"/>
              </w:rPr>
              <w:t>家居日用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E7197A7">
            <w:pPr>
              <w:rPr>
                <w:rFonts w:hint="eastAsia"/>
              </w:rPr>
            </w:pPr>
            <w:r>
              <w:rPr>
                <w:rFonts w:hint="eastAsia"/>
              </w:rPr>
              <w:t>实用性、尺寸、材质、颜值</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6D3B4D6">
            <w:pPr>
              <w:rPr>
                <w:rFonts w:hint="eastAsia"/>
              </w:rPr>
            </w:pPr>
            <w:r>
              <w:rPr>
                <w:rFonts w:hint="eastAsia"/>
              </w:rPr>
              <w:t>使用场景、收纳效果、安装难度</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2CD6769">
            <w:pPr>
              <w:rPr>
                <w:rFonts w:hint="eastAsia"/>
              </w:rPr>
            </w:pPr>
            <w:r>
              <w:rPr>
                <w:rFonts w:hint="eastAsia"/>
              </w:rPr>
              <w:t>"突出使用前后对比和实用性"</w:t>
            </w:r>
          </w:p>
        </w:tc>
      </w:tr>
      <w:tr w14:paraId="331ED1D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6E72F8">
            <w:pPr>
              <w:rPr>
                <w:rFonts w:hint="eastAsia"/>
              </w:rPr>
            </w:pPr>
            <w:r>
              <w:rPr>
                <w:rFonts w:hint="eastAsia"/>
              </w:rPr>
              <w:t>美妆护肤</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53D3BE1">
            <w:pPr>
              <w:rPr>
                <w:rFonts w:hint="eastAsia"/>
              </w:rPr>
            </w:pPr>
            <w:r>
              <w:rPr>
                <w:rFonts w:hint="eastAsia"/>
              </w:rPr>
              <w:t>成分、功效、肤质适用性</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92F11E3">
            <w:pPr>
              <w:rPr>
                <w:rFonts w:hint="eastAsia"/>
              </w:rPr>
            </w:pPr>
            <w:r>
              <w:rPr>
                <w:rFonts w:hint="eastAsia"/>
              </w:rPr>
              <w:t>成分说明、使用步骤、效果描述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DCE0191">
            <w:pPr>
              <w:rPr>
                <w:rFonts w:hint="eastAsia"/>
              </w:rPr>
            </w:pPr>
            <w:r>
              <w:rPr>
                <w:rFonts w:hint="eastAsia"/>
              </w:rPr>
              <w:t>"突出成分安全和使用体验，注意不要做医疗功效暗示"</w:t>
            </w:r>
          </w:p>
        </w:tc>
      </w:tr>
    </w:tbl>
    <w:p w14:paraId="40643D55">
      <w:pPr>
        <w:rPr>
          <w:rFonts w:hint="eastAsia"/>
        </w:rPr>
      </w:pPr>
      <w:r>
        <w:rPr>
          <w:rFonts w:hint="eastAsia"/>
        </w:rPr>
        <w:t>最后一行特别标注了"不要做医疗功效暗示"——这是美妆护肤品类文案中最容易踩的坑。普通化妆品不能宣传"祛斑""抗衰老""修复细胞"这类功效用语，这些属于特殊化妆品或医疗器械的宣传范畴。在写美妆文案时，提示词中一定要加上这条限制。</w:t>
      </w:r>
    </w:p>
    <w:p w14:paraId="6091A9C3">
      <w:pPr>
        <w:rPr>
          <w:rFonts w:hint="eastAsia"/>
        </w:rPr>
      </w:pPr>
      <w:r>
        <w:pict>
          <v:rect id="_x0000_i1273" o:spt="1" style="height:3pt;width:0pt;" fillcolor="#A0A0A0" filled="t" stroked="f" coordsize="21600,21600" o:hr="t" o:hrstd="t" o:hralign="center">
            <v:path/>
            <v:fill on="t" focussize="0,0"/>
            <v:stroke on="f"/>
            <v:imagedata o:title=""/>
            <o:lock v:ext="edit"/>
            <w10:wrap type="none"/>
            <w10:anchorlock/>
          </v:rect>
        </w:pict>
      </w:r>
    </w:p>
    <w:p w14:paraId="4F2A8D68">
      <w:pPr>
        <w:rPr>
          <w:rFonts w:hint="eastAsia"/>
          <w:b/>
          <w:bCs/>
        </w:rPr>
      </w:pPr>
      <w:r>
        <w:rPr>
          <w:rFonts w:hint="eastAsia"/>
          <w:b/>
          <w:bCs/>
        </w:rPr>
        <w:t>四、AI文案与平台规则的合规性检查</w:t>
      </w:r>
    </w:p>
    <w:p w14:paraId="2E7FBA61">
      <w:r>
        <w:rPr>
          <w:rFonts w:hint="eastAsia"/>
        </w:rPr>
        <w:t>电商平台对商品文案有自己的一套规则，违反了轻则下架商品、重则扣分罚款甚至封店。常见的电商文案违规类型见表7-4。</w:t>
      </w:r>
    </w:p>
    <w:p w14:paraId="752D6212">
      <w:pPr>
        <w:jc w:val="center"/>
        <w:rPr>
          <w:rFonts w:hint="eastAsia"/>
        </w:rPr>
      </w:pPr>
      <w:r>
        <w:rPr>
          <w:rFonts w:hint="eastAsia"/>
        </w:rPr>
        <w:t>表7-4 电商文案常见违规类型</w:t>
      </w:r>
    </w:p>
    <w:tbl>
      <w:tblPr>
        <w:tblStyle w:val="17"/>
        <w:tblW w:w="7296" w:type="dxa"/>
        <w:tblInd w:w="0" w:type="dxa"/>
        <w:tblLayout w:type="autofit"/>
        <w:tblCellMar>
          <w:top w:w="15" w:type="dxa"/>
          <w:left w:w="15" w:type="dxa"/>
          <w:bottom w:w="15" w:type="dxa"/>
          <w:right w:w="15" w:type="dxa"/>
        </w:tblCellMar>
      </w:tblPr>
      <w:tblGrid>
        <w:gridCol w:w="1153"/>
        <w:gridCol w:w="3306"/>
        <w:gridCol w:w="2837"/>
      </w:tblGrid>
      <w:tr w14:paraId="61B213B3">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1DEEC8">
            <w:pPr>
              <w:rPr>
                <w:rFonts w:hint="eastAsia"/>
                <w:b/>
                <w:bCs/>
              </w:rPr>
            </w:pPr>
            <w:r>
              <w:rPr>
                <w:rFonts w:hint="eastAsia"/>
                <w:b/>
                <w:bCs/>
              </w:rPr>
              <w:t>违规类型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5E5CCE">
            <w:pPr>
              <w:rPr>
                <w:rFonts w:hint="eastAsia"/>
                <w:b/>
                <w:bCs/>
              </w:rPr>
            </w:pPr>
            <w:r>
              <w:rPr>
                <w:rFonts w:hint="eastAsia"/>
                <w:b/>
                <w:bCs/>
              </w:rPr>
              <w:t>举例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1AFEE8">
            <w:pPr>
              <w:rPr>
                <w:rFonts w:hint="eastAsia"/>
                <w:b/>
                <w:bCs/>
              </w:rPr>
            </w:pPr>
            <w:r>
              <w:rPr>
                <w:rFonts w:hint="eastAsia"/>
                <w:b/>
                <w:bCs/>
              </w:rPr>
              <w:t>后果</w:t>
            </w:r>
          </w:p>
        </w:tc>
      </w:tr>
      <w:tr w14:paraId="6846DCB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AA98F7">
            <w:pPr>
              <w:rPr>
                <w:rFonts w:hint="eastAsia"/>
              </w:rPr>
            </w:pPr>
            <w:r>
              <w:rPr>
                <w:rFonts w:hint="eastAsia"/>
              </w:rPr>
              <w:t>极限词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BAF487">
            <w:pPr>
              <w:rPr>
                <w:rFonts w:hint="eastAsia"/>
              </w:rPr>
            </w:pPr>
            <w:r>
              <w:rPr>
                <w:rFonts w:hint="eastAsia"/>
              </w:rPr>
              <w:t>"最好""第一""顶级""全网销量冠军"</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D43ACBE">
            <w:pPr>
              <w:rPr>
                <w:rFonts w:hint="eastAsia"/>
              </w:rPr>
            </w:pPr>
            <w:r>
              <w:rPr>
                <w:rFonts w:hint="eastAsia"/>
              </w:rPr>
              <w:t>平台自动过滤或人工审核下架</w:t>
            </w:r>
          </w:p>
        </w:tc>
      </w:tr>
      <w:tr w14:paraId="0BB9CAD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18E8E09">
            <w:pPr>
              <w:rPr>
                <w:rFonts w:hint="eastAsia"/>
              </w:rPr>
            </w:pPr>
            <w:r>
              <w:rPr>
                <w:rFonts w:hint="eastAsia"/>
              </w:rPr>
              <w:t>虚假宣传</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EBA72A">
            <w:pPr>
              <w:rPr>
                <w:rFonts w:hint="eastAsia"/>
              </w:rPr>
            </w:pPr>
            <w:r>
              <w:rPr>
                <w:rFonts w:hint="eastAsia"/>
              </w:rPr>
              <w:t>标称容量500ml实际只有400ml</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F78E36D">
            <w:pPr>
              <w:rPr>
                <w:rFonts w:hint="eastAsia"/>
              </w:rPr>
            </w:pPr>
            <w:r>
              <w:rPr>
                <w:rFonts w:hint="eastAsia"/>
              </w:rPr>
              <w:t>消费者投诉、平台处罚</w:t>
            </w:r>
          </w:p>
        </w:tc>
      </w:tr>
      <w:tr w14:paraId="03816DA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1A7E994">
            <w:pPr>
              <w:rPr>
                <w:rFonts w:hint="eastAsia"/>
              </w:rPr>
            </w:pPr>
            <w:r>
              <w:rPr>
                <w:rFonts w:hint="eastAsia"/>
              </w:rPr>
              <w:t>功效夸大</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1B8D18B">
            <w:pPr>
              <w:rPr>
                <w:rFonts w:hint="eastAsia"/>
              </w:rPr>
            </w:pPr>
            <w:r>
              <w:rPr>
                <w:rFonts w:hint="eastAsia"/>
              </w:rPr>
              <w:t>普通食品声称"降血压""治失眠"</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4BA839">
            <w:pPr>
              <w:rPr>
                <w:rFonts w:hint="eastAsia"/>
              </w:rPr>
            </w:pPr>
            <w:r>
              <w:rPr>
                <w:rFonts w:hint="eastAsia"/>
              </w:rPr>
              <w:t>涉嫌违反广告法</w:t>
            </w:r>
          </w:p>
        </w:tc>
      </w:tr>
      <w:tr w14:paraId="6A96DF8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7592698">
            <w:pPr>
              <w:rPr>
                <w:rFonts w:hint="eastAsia"/>
              </w:rPr>
            </w:pPr>
            <w:r>
              <w:rPr>
                <w:rFonts w:hint="eastAsia"/>
              </w:rPr>
              <w:t>侵权用语</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22A5728">
            <w:pPr>
              <w:rPr>
                <w:rFonts w:hint="eastAsia"/>
              </w:rPr>
            </w:pPr>
            <w:r>
              <w:rPr>
                <w:rFonts w:hint="eastAsia"/>
              </w:rPr>
              <w:t>未经授权使用其他品牌名称做对比</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5E6D60">
            <w:pPr>
              <w:rPr>
                <w:rFonts w:hint="eastAsia"/>
              </w:rPr>
            </w:pPr>
            <w:r>
              <w:rPr>
                <w:rFonts w:hint="eastAsia"/>
              </w:rPr>
              <w:t>品牌方投诉、平台处罚</w:t>
            </w:r>
          </w:p>
        </w:tc>
      </w:tr>
      <w:tr w14:paraId="74239F7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0A2E36">
            <w:pPr>
              <w:rPr>
                <w:rFonts w:hint="eastAsia"/>
              </w:rPr>
            </w:pPr>
            <w:r>
              <w:rPr>
                <w:rFonts w:hint="eastAsia"/>
              </w:rPr>
              <w:t>虚假承诺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9BA43C">
            <w:pPr>
              <w:rPr>
                <w:rFonts w:hint="eastAsia"/>
              </w:rPr>
            </w:pPr>
            <w:r>
              <w:rPr>
                <w:rFonts w:hint="eastAsia"/>
              </w:rPr>
              <w:t>"无效退款""终身保修"但实际做不到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F86ABD">
            <w:pPr>
              <w:rPr>
                <w:rFonts w:hint="eastAsia"/>
              </w:rPr>
            </w:pPr>
            <w:r>
              <w:rPr>
                <w:rFonts w:hint="eastAsia"/>
              </w:rPr>
              <w:t>消费者维权、平台介入</w:t>
            </w:r>
          </w:p>
        </w:tc>
      </w:tr>
      <w:tr w14:paraId="16A895E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5A8702B">
            <w:pPr>
              <w:rPr>
                <w:rFonts w:hint="eastAsia"/>
              </w:rPr>
            </w:pPr>
            <w:r>
              <w:rPr>
                <w:rFonts w:hint="eastAsia"/>
              </w:rPr>
              <w:t>违禁内容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9E3EB6C">
            <w:pPr>
              <w:rPr>
                <w:rFonts w:hint="eastAsia"/>
              </w:rPr>
            </w:pPr>
            <w:r>
              <w:rPr>
                <w:rFonts w:hint="eastAsia"/>
              </w:rPr>
              <w:t>涉及低俗、歧视等不当内容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7CB8B37">
            <w:pPr>
              <w:rPr>
                <w:rFonts w:hint="eastAsia"/>
              </w:rPr>
            </w:pPr>
            <w:r>
              <w:rPr>
                <w:rFonts w:hint="eastAsia"/>
              </w:rPr>
              <w:t>直接下架甚至封店</w:t>
            </w:r>
          </w:p>
        </w:tc>
      </w:tr>
    </w:tbl>
    <w:p w14:paraId="5C8C4983">
      <w:pPr>
        <w:rPr>
          <w:rFonts w:hint="eastAsia"/>
        </w:rPr>
      </w:pPr>
      <w:r>
        <w:rPr>
          <w:rFonts w:hint="eastAsia"/>
        </w:rPr>
        <w:t>让AI写完电商文案之后，可以做一轮合规检查：</w:t>
      </w:r>
    </w:p>
    <w:p w14:paraId="0CED0B12">
      <w:r>
        <w:t>请检查以下电商商品文案中是否存在可能违反电商平台规则的内容，</w:t>
      </w:r>
    </w:p>
    <w:p w14:paraId="7CCE7B44">
      <w:r>
        <w:t>包括但不限于：</w:t>
      </w:r>
    </w:p>
    <w:p w14:paraId="185BD5B8">
      <w:r>
        <w:t>1. 极限词（最好、第一、顶级等）</w:t>
      </w:r>
    </w:p>
    <w:p w14:paraId="1622AA9F">
      <w:r>
        <w:t>2. 虚假或夸大的功效描述</w:t>
      </w:r>
    </w:p>
    <w:p w14:paraId="4AF840C5">
      <w:r>
        <w:t>3. 与实际产品参数不符的表述</w:t>
      </w:r>
    </w:p>
    <w:p w14:paraId="30D9A972">
      <w:r>
        <w:t>4. 可能涉及其他品牌商标的用语</w:t>
      </w:r>
    </w:p>
    <w:p w14:paraId="29465920">
      <w:r>
        <w:t>5. 不合理的承诺</w:t>
      </w:r>
    </w:p>
    <w:p w14:paraId="0AD5EAE2"/>
    <w:p w14:paraId="4BA093CD">
      <w:r>
        <w:t>如有问题请逐条指出并给出修改建议。</w:t>
      </w:r>
    </w:p>
    <w:p w14:paraId="6A53060C"/>
    <w:p w14:paraId="0E1BEDC1">
      <w:r>
        <w:t>[粘贴文案内容]</w:t>
      </w:r>
    </w:p>
    <w:p w14:paraId="607CAE19">
      <w:pPr>
        <w:rPr>
          <w:rFonts w:hint="eastAsia"/>
        </w:rPr>
      </w:pPr>
      <w:r>
        <w:rPr>
          <w:rFonts w:hint="eastAsia"/>
          <w:b/>
          <w:bCs/>
        </w:rPr>
        <w:t>【职业素养】电商经营的诚信底线</w:t>
      </w:r>
    </w:p>
    <w:p w14:paraId="2A2FDCA2">
      <w:pPr>
        <w:rPr>
          <w:rFonts w:hint="eastAsia"/>
        </w:rPr>
      </w:pPr>
      <w:r>
        <w:rPr>
          <w:rFonts w:hint="eastAsia"/>
        </w:rPr>
        <w:t>在电商行业有一句老话："你骗得了第一单，骗不了第二单。"</w:t>
      </w:r>
    </w:p>
    <w:p w14:paraId="09300DBE">
      <w:pPr>
        <w:rPr>
          <w:rFonts w:hint="eastAsia"/>
        </w:rPr>
      </w:pPr>
      <w:r>
        <w:rPr>
          <w:rFonts w:hint="eastAsia"/>
        </w:rPr>
        <w:t>商品描述写得再好，如果跟消费者收到的实物不符，结果就是差评、退货、投诉。一条差评的影响远大于十条好评。AI可以帮你把文案写得漂亮吸引人，但文案里说的每一句话必须经得起消费者的验证——材质是什么就写什么，尺寸多大就写多大，能做到什么就承诺什么。</w:t>
      </w:r>
    </w:p>
    <w:p w14:paraId="138BF22A">
      <w:pPr>
        <w:rPr>
          <w:rFonts w:hint="eastAsia"/>
        </w:rPr>
      </w:pPr>
      <w:r>
        <w:rPr>
          <w:rFonts w:hint="eastAsia"/>
        </w:rPr>
        <w:t>诚信经营不只是道德要求，更是最划算的商业策略。</w:t>
      </w:r>
    </w:p>
    <w:p w14:paraId="7AD5FB50">
      <w:pPr>
        <w:rPr>
          <w:rFonts w:hint="eastAsia"/>
        </w:rPr>
      </w:pPr>
      <w:r>
        <w:pict>
          <v:rect id="_x0000_i1274" o:spt="1" style="height:3pt;width:0pt;" fillcolor="#A0A0A0" filled="t" stroked="f" coordsize="21600,21600" o:hr="t" o:hrstd="t" o:hralign="center">
            <v:path/>
            <v:fill on="t" focussize="0,0"/>
            <v:stroke on="f"/>
            <v:imagedata o:title=""/>
            <o:lock v:ext="edit"/>
            <w10:wrap type="none"/>
            <w10:anchorlock/>
          </v:rect>
        </w:pict>
      </w:r>
    </w:p>
    <w:p w14:paraId="7E1725E4">
      <w:pPr>
        <w:rPr>
          <w:rFonts w:hint="eastAsia"/>
        </w:rPr>
      </w:pPr>
      <w:r>
        <w:rPr>
          <w:rFonts w:hint="eastAsia"/>
          <w:b/>
          <w:bCs/>
        </w:rPr>
        <w:t>【任务小结与自测】</w:t>
      </w:r>
    </w:p>
    <w:p w14:paraId="5915A984">
      <w:pPr>
        <w:rPr>
          <w:rFonts w:hint="eastAsia"/>
        </w:rPr>
      </w:pPr>
      <w:r>
        <w:rPr>
          <w:rFonts w:hint="eastAsia"/>
        </w:rPr>
        <w:t>完成任务一后，检查一下：</w:t>
      </w:r>
    </w:p>
    <w:p w14:paraId="2F151960">
      <w:pPr>
        <w:numPr>
          <w:ilvl w:val="0"/>
          <w:numId w:val="148"/>
        </w:numPr>
        <w:rPr>
          <w:rFonts w:hint="eastAsia"/>
        </w:rPr>
      </w:pPr>
      <w:r>
        <w:rPr>
          <w:rFonts w:hint="eastAsia"/>
        </w:rPr>
        <w:t>了解电商标题的关键词构成逻辑（品类词、属性词、场景词等）</w:t>
      </w:r>
    </w:p>
    <w:p w14:paraId="577B4B58">
      <w:pPr>
        <w:numPr>
          <w:ilvl w:val="0"/>
          <w:numId w:val="148"/>
        </w:numPr>
        <w:rPr>
          <w:rFonts w:hint="eastAsia"/>
        </w:rPr>
      </w:pPr>
      <w:r>
        <w:rPr>
          <w:rFonts w:hint="eastAsia"/>
        </w:rPr>
        <w:t>能用AI生成符合字数限制和关键词要求的电商标题</w:t>
      </w:r>
    </w:p>
    <w:p w14:paraId="30065625">
      <w:pPr>
        <w:numPr>
          <w:ilvl w:val="0"/>
          <w:numId w:val="148"/>
        </w:numPr>
        <w:rPr>
          <w:rFonts w:hint="eastAsia"/>
        </w:rPr>
      </w:pPr>
      <w:r>
        <w:rPr>
          <w:rFonts w:hint="eastAsia"/>
        </w:rPr>
        <w:t>能按板块分段让AI撰写详情页文案</w:t>
      </w:r>
    </w:p>
    <w:p w14:paraId="7E23A7D9">
      <w:pPr>
        <w:numPr>
          <w:ilvl w:val="0"/>
          <w:numId w:val="148"/>
        </w:numPr>
        <w:rPr>
          <w:rFonts w:hint="eastAsia"/>
        </w:rPr>
      </w:pPr>
      <w:r>
        <w:rPr>
          <w:rFonts w:hint="eastAsia"/>
        </w:rPr>
        <w:t>知道AI写的产品参数必须逐条与真实参数核对</w:t>
      </w:r>
    </w:p>
    <w:p w14:paraId="38EB2AF1">
      <w:pPr>
        <w:numPr>
          <w:ilvl w:val="0"/>
          <w:numId w:val="148"/>
        </w:numPr>
        <w:rPr>
          <w:rFonts w:hint="eastAsia"/>
        </w:rPr>
      </w:pPr>
      <w:r>
        <w:rPr>
          <w:rFonts w:hint="eastAsia"/>
        </w:rPr>
        <w:t>知道电商文案的常见违规类型，能让AI做合规检查</w:t>
      </w:r>
    </w:p>
    <w:p w14:paraId="30DB23D0">
      <w:pPr>
        <w:rPr>
          <w:rFonts w:hint="eastAsia"/>
        </w:rPr>
      </w:pPr>
      <w:r>
        <w:pict>
          <v:rect id="_x0000_i1275" o:spt="1" style="height:3pt;width:0pt;" fillcolor="#A0A0A0" filled="t" stroked="f" coordsize="21600,21600" o:hr="t" o:hrstd="t" o:hralign="center">
            <v:path/>
            <v:fill on="t" focussize="0,0"/>
            <v:stroke on="f"/>
            <v:imagedata o:title=""/>
            <o:lock v:ext="edit"/>
            <w10:wrap type="none"/>
            <w10:anchorlock/>
          </v:rect>
        </w:pict>
      </w:r>
    </w:p>
    <w:p w14:paraId="61F9A83E">
      <w:pPr>
        <w:rPr>
          <w:rFonts w:hint="eastAsia"/>
          <w:b/>
          <w:bCs/>
        </w:rPr>
      </w:pPr>
      <w:r>
        <w:rPr>
          <w:rFonts w:hint="eastAsia"/>
          <w:b/>
          <w:bCs/>
        </w:rPr>
        <w:t>任务二 用AI写客服话术</w:t>
      </w:r>
    </w:p>
    <w:p w14:paraId="41B84FE1">
      <w:pPr>
        <w:rPr>
          <w:rFonts w:hint="eastAsia"/>
        </w:rPr>
      </w:pPr>
      <w:r>
        <w:rPr>
          <w:rFonts w:hint="eastAsia"/>
          <w:b/>
          <w:bCs/>
        </w:rPr>
        <w:t>【任务描述】</w:t>
      </w:r>
      <w:r>
        <w:rPr>
          <w:rFonts w:hint="eastAsia"/>
        </w:rPr>
        <w:t> 电商客服是跟消费者直接打交道的一线岗位。消费者买东西之前会问各种问题，买了之后可能投诉退换货，满意了可能还需要引导写评价。每一种场景都需要一套标准的回复话术。AI可以帮你快速生成覆盖各种场景的客服话术，大幅减少"从零写起"的工作量。</w:t>
      </w:r>
    </w:p>
    <w:p w14:paraId="56DD4028">
      <w:pPr>
        <w:rPr>
          <w:rFonts w:hint="eastAsia"/>
        </w:rPr>
      </w:pPr>
      <w:r>
        <w:pict>
          <v:rect id="_x0000_i1276" o:spt="1" style="height:3pt;width:0pt;" fillcolor="#A0A0A0" filled="t" stroked="f" coordsize="21600,21600" o:hr="t" o:hrstd="t" o:hralign="center">
            <v:path/>
            <v:fill on="t" focussize="0,0"/>
            <v:stroke on="f"/>
            <v:imagedata o:title=""/>
            <o:lock v:ext="edit"/>
            <w10:wrap type="none"/>
            <w10:anchorlock/>
          </v:rect>
        </w:pict>
      </w:r>
    </w:p>
    <w:p w14:paraId="00F31B12">
      <w:pPr>
        <w:rPr>
          <w:rFonts w:hint="eastAsia"/>
          <w:b/>
          <w:bCs/>
        </w:rPr>
      </w:pPr>
      <w:r>
        <w:rPr>
          <w:rFonts w:hint="eastAsia"/>
          <w:b/>
          <w:bCs/>
        </w:rPr>
        <w:t>一、售前咨询常见问题的标准回复话术</w:t>
      </w:r>
    </w:p>
    <w:p w14:paraId="09624188">
      <w:pPr>
        <w:rPr>
          <w:rFonts w:hint="eastAsia"/>
        </w:rPr>
      </w:pPr>
      <w:r>
        <w:rPr>
          <w:rFonts w:hint="eastAsia"/>
        </w:rPr>
        <w:t>消费者在下单之前最常问的问题无非就那么几类。提前准备好标准回复，客服回复速度快、口径统一，消费者体验也好。</w:t>
      </w:r>
    </w:p>
    <w:p w14:paraId="1978B688">
      <w:r>
        <w:rPr>
          <w:rFonts w:hint="eastAsia"/>
        </w:rPr>
        <w:t>售前常见问题类型及话术要点见表7-5。</w:t>
      </w:r>
    </w:p>
    <w:p w14:paraId="64A3D4E0">
      <w:pPr>
        <w:jc w:val="center"/>
        <w:rPr>
          <w:rFonts w:hint="eastAsia"/>
        </w:rPr>
      </w:pPr>
      <w:r>
        <w:rPr>
          <w:rFonts w:hint="eastAsia"/>
        </w:rPr>
        <w:t>表7-5 售前咨询常见问题类型</w:t>
      </w:r>
    </w:p>
    <w:tbl>
      <w:tblPr>
        <w:tblStyle w:val="17"/>
        <w:tblW w:w="7296" w:type="dxa"/>
        <w:tblInd w:w="0" w:type="dxa"/>
        <w:tblLayout w:type="autofit"/>
        <w:tblCellMar>
          <w:top w:w="15" w:type="dxa"/>
          <w:left w:w="15" w:type="dxa"/>
          <w:bottom w:w="15" w:type="dxa"/>
          <w:right w:w="15" w:type="dxa"/>
        </w:tblCellMar>
      </w:tblPr>
      <w:tblGrid>
        <w:gridCol w:w="1021"/>
        <w:gridCol w:w="4062"/>
        <w:gridCol w:w="2213"/>
      </w:tblGrid>
      <w:tr w14:paraId="2DE72625">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FF4042">
            <w:pPr>
              <w:rPr>
                <w:rFonts w:hint="eastAsia"/>
                <w:b/>
                <w:bCs/>
              </w:rPr>
            </w:pPr>
            <w:r>
              <w:rPr>
                <w:rFonts w:hint="eastAsia"/>
                <w:b/>
                <w:bCs/>
              </w:rPr>
              <w:t>问题类型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950F2B0">
            <w:pPr>
              <w:rPr>
                <w:rFonts w:hint="eastAsia"/>
                <w:b/>
                <w:bCs/>
              </w:rPr>
            </w:pPr>
            <w:r>
              <w:rPr>
                <w:rFonts w:hint="eastAsia"/>
                <w:b/>
                <w:bCs/>
              </w:rPr>
              <w:t>消费者常见提问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7B2FD7">
            <w:pPr>
              <w:rPr>
                <w:rFonts w:hint="eastAsia"/>
                <w:b/>
                <w:bCs/>
              </w:rPr>
            </w:pPr>
            <w:r>
              <w:rPr>
                <w:rFonts w:hint="eastAsia"/>
                <w:b/>
                <w:bCs/>
              </w:rPr>
              <w:t>话术要点</w:t>
            </w:r>
          </w:p>
        </w:tc>
      </w:tr>
      <w:tr w14:paraId="4B344C2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AF2785">
            <w:pPr>
              <w:rPr>
                <w:rFonts w:hint="eastAsia"/>
              </w:rPr>
            </w:pPr>
            <w:r>
              <w:rPr>
                <w:rFonts w:hint="eastAsia"/>
              </w:rPr>
              <w:t>产品信息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58BD722">
            <w:pPr>
              <w:rPr>
                <w:rFonts w:hint="eastAsia"/>
              </w:rPr>
            </w:pPr>
            <w:r>
              <w:rPr>
                <w:rFonts w:hint="eastAsia"/>
              </w:rPr>
              <w:t>"这个是什么材质的？""尺寸多大？""有几个颜色？"</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C90792">
            <w:pPr>
              <w:rPr>
                <w:rFonts w:hint="eastAsia"/>
              </w:rPr>
            </w:pPr>
            <w:r>
              <w:rPr>
                <w:rFonts w:hint="eastAsia"/>
              </w:rPr>
              <w:t>准确回答参数，不夸大</w:t>
            </w:r>
          </w:p>
        </w:tc>
      </w:tr>
      <w:tr w14:paraId="7F858D6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05B0F8C">
            <w:pPr>
              <w:rPr>
                <w:rFonts w:hint="eastAsia"/>
              </w:rPr>
            </w:pPr>
            <w:r>
              <w:rPr>
                <w:rFonts w:hint="eastAsia"/>
              </w:rPr>
              <w:t>使用场景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070465A">
            <w:pPr>
              <w:rPr>
                <w:rFonts w:hint="eastAsia"/>
              </w:rPr>
            </w:pPr>
            <w:r>
              <w:rPr>
                <w:rFonts w:hint="eastAsia"/>
              </w:rPr>
              <w:t>"这个能放得下笔记本吗？""适合多大的桌子？"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E47B207">
            <w:pPr>
              <w:rPr>
                <w:rFonts w:hint="eastAsia"/>
              </w:rPr>
            </w:pPr>
            <w:r>
              <w:rPr>
                <w:rFonts w:hint="eastAsia"/>
              </w:rPr>
              <w:t>给出具体的适用范围</w:t>
            </w:r>
          </w:p>
        </w:tc>
      </w:tr>
      <w:tr w14:paraId="3A21C9E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8DD672">
            <w:pPr>
              <w:rPr>
                <w:rFonts w:hint="eastAsia"/>
              </w:rPr>
            </w:pPr>
            <w:r>
              <w:rPr>
                <w:rFonts w:hint="eastAsia"/>
              </w:rPr>
              <w:t>发货物流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968B857">
            <w:pPr>
              <w:rPr>
                <w:rFonts w:hint="eastAsia"/>
              </w:rPr>
            </w:pPr>
            <w:r>
              <w:rPr>
                <w:rFonts w:hint="eastAsia"/>
              </w:rPr>
              <w:t>"多久能到？""从哪里发货？""能发顺丰吗？"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74D525">
            <w:pPr>
              <w:rPr>
                <w:rFonts w:hint="eastAsia"/>
              </w:rPr>
            </w:pPr>
            <w:r>
              <w:rPr>
                <w:rFonts w:hint="eastAsia"/>
              </w:rPr>
              <w:t>按店铺实际物流政策回答</w:t>
            </w:r>
          </w:p>
        </w:tc>
      </w:tr>
      <w:tr w14:paraId="17D6893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4A839F">
            <w:pPr>
              <w:rPr>
                <w:rFonts w:hint="eastAsia"/>
              </w:rPr>
            </w:pPr>
            <w:r>
              <w:rPr>
                <w:rFonts w:hint="eastAsia"/>
              </w:rPr>
              <w:t>优惠活动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EA83E28">
            <w:pPr>
              <w:rPr>
                <w:rFonts w:hint="eastAsia"/>
              </w:rPr>
            </w:pPr>
            <w:r>
              <w:rPr>
                <w:rFonts w:hint="eastAsia"/>
              </w:rPr>
              <w:t>"有没有优惠券？""买两个能便宜吗？""什么时候有活动？"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76564BD">
            <w:pPr>
              <w:rPr>
                <w:rFonts w:hint="eastAsia"/>
              </w:rPr>
            </w:pPr>
            <w:r>
              <w:rPr>
                <w:rFonts w:hint="eastAsia"/>
              </w:rPr>
              <w:t>如实告知当前优惠</w:t>
            </w:r>
          </w:p>
        </w:tc>
      </w:tr>
      <w:tr w14:paraId="35084E0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59F12C">
            <w:pPr>
              <w:rPr>
                <w:rFonts w:hint="eastAsia"/>
              </w:rPr>
            </w:pPr>
            <w:r>
              <w:rPr>
                <w:rFonts w:hint="eastAsia"/>
              </w:rPr>
              <w:t>售后保障</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85ECB1">
            <w:pPr>
              <w:rPr>
                <w:rFonts w:hint="eastAsia"/>
              </w:rPr>
            </w:pPr>
            <w:r>
              <w:rPr>
                <w:rFonts w:hint="eastAsia"/>
              </w:rPr>
              <w:t>"不满意能退吗？""保修多久？""运费谁出？"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9D6159F">
            <w:pPr>
              <w:rPr>
                <w:rFonts w:hint="eastAsia"/>
              </w:rPr>
            </w:pPr>
            <w:r>
              <w:rPr>
                <w:rFonts w:hint="eastAsia"/>
              </w:rPr>
              <w:t>按店铺退换货政策回答</w:t>
            </w:r>
          </w:p>
        </w:tc>
      </w:tr>
      <w:tr w14:paraId="1EF5B57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AA53CA8">
            <w:pPr>
              <w:rPr>
                <w:rFonts w:hint="eastAsia"/>
              </w:rPr>
            </w:pPr>
            <w:r>
              <w:rPr>
                <w:rFonts w:hint="eastAsia"/>
              </w:rPr>
              <w:t>对比竞品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014A6A9">
            <w:pPr>
              <w:rPr>
                <w:rFonts w:hint="eastAsia"/>
              </w:rPr>
            </w:pPr>
            <w:r>
              <w:rPr>
                <w:rFonts w:hint="eastAsia"/>
              </w:rPr>
              <w:t>"你家跟某某店的有什么区别？""为什么你家贵一点？"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34A92FC">
            <w:pPr>
              <w:rPr>
                <w:rFonts w:hint="eastAsia"/>
              </w:rPr>
            </w:pPr>
            <w:r>
              <w:rPr>
                <w:rFonts w:hint="eastAsia"/>
              </w:rPr>
              <w:t>突出自身优势，不贬低竞品</w:t>
            </w:r>
          </w:p>
        </w:tc>
      </w:tr>
    </w:tbl>
    <w:p w14:paraId="533FBA53">
      <w:pPr>
        <w:rPr>
          <w:rFonts w:hint="eastAsia"/>
        </w:rPr>
      </w:pPr>
      <w:r>
        <w:rPr>
          <w:rFonts w:hint="eastAsia"/>
        </w:rPr>
        <w:t>让AI批量生成售前话术的提示词：</w:t>
      </w:r>
    </w:p>
    <w:p w14:paraId="4EDBD40C">
      <w:r>
        <w:t>我经营一家淘宝家居日用品店，主要卖桌面收纳架。</w:t>
      </w:r>
    </w:p>
    <w:p w14:paraId="6262BEA7">
      <w:r>
        <w:t>以下是我们店铺的基本信息：</w:t>
      </w:r>
    </w:p>
    <w:p w14:paraId="0138F4E6">
      <w:r>
        <w:t>- 发货地：浙江义乌</w:t>
      </w:r>
    </w:p>
    <w:p w14:paraId="0117C212">
      <w:r>
        <w:t>- 默认快递：中通/圆通，偏远地区发邮政</w:t>
      </w:r>
    </w:p>
    <w:p w14:paraId="077CEDF5">
      <w:r>
        <w:t>- 发货时间：下单后48小时内发货</w:t>
      </w:r>
    </w:p>
    <w:p w14:paraId="5EC17E91">
      <w:r>
        <w:t>- 退换政策：7天无理由退换，退货运费买家承担（质量问题除外）</w:t>
      </w:r>
    </w:p>
    <w:p w14:paraId="402178D5">
      <w:r>
        <w:t>- 当前优惠：满2件减5元</w:t>
      </w:r>
    </w:p>
    <w:p w14:paraId="5F256349"/>
    <w:p w14:paraId="385ED48A">
      <w:r>
        <w:t>以下是这款商品的参数：</w:t>
      </w:r>
    </w:p>
    <w:p w14:paraId="290C96FD">
      <w:r>
        <w:t>[粘贴商品参数]</w:t>
      </w:r>
    </w:p>
    <w:p w14:paraId="63092E1E"/>
    <w:p w14:paraId="723B164D">
      <w:r>
        <w:t>请帮我生成20个售前咨询的常见问题及标准回复，覆盖产品信息、</w:t>
      </w:r>
    </w:p>
    <w:p w14:paraId="5FD38D45">
      <w:r>
        <w:t>使用场景、物流、优惠、售后等方面。</w:t>
      </w:r>
    </w:p>
    <w:p w14:paraId="51DF6F4D"/>
    <w:p w14:paraId="03BDB1A5">
      <w:r>
        <w:t>要求：</w:t>
      </w:r>
    </w:p>
    <w:p w14:paraId="1F54C429">
      <w:r>
        <w:t>1. 回复语气亲切友好，像朋友在帮你推荐</w:t>
      </w:r>
    </w:p>
    <w:p w14:paraId="11F61BBC">
      <w:r>
        <w:t>2. 每条回复控制在50字以内，简洁明了</w:t>
      </w:r>
    </w:p>
    <w:p w14:paraId="2992AFAC">
      <w:r>
        <w:t>3. 涉及具体参数和政策的回复必须严格按照我提供的信息来写</w:t>
      </w:r>
    </w:p>
    <w:p w14:paraId="7B6A320C">
      <w:r>
        <w:t>4. 结尾可以适当加一句引导下单的话（但不要太硬）</w:t>
      </w:r>
    </w:p>
    <w:p w14:paraId="340EEB06">
      <w:pPr>
        <w:rPr>
          <w:rFonts w:hint="eastAsia"/>
        </w:rPr>
      </w:pPr>
      <w:r>
        <w:rPr>
          <w:rFonts w:hint="eastAsia"/>
          <w:b/>
          <w:bCs/>
        </w:rPr>
        <w:t>【试一试】</w:t>
      </w:r>
    </w:p>
    <w:p w14:paraId="3B5B17FA">
      <w:pPr>
        <w:rPr>
          <w:rFonts w:hint="eastAsia"/>
        </w:rPr>
      </w:pPr>
      <w:r>
        <w:rPr>
          <w:rFonts w:hint="eastAsia"/>
        </w:rPr>
        <w:t>把上面的提示词中商品信息替换成你身边任意一个商品（水杯、文具盒、手机壳……），发给AI，看看它生成的20条客服话术质量如何。挑出你觉得写得最好的3条和最差的3条，想想差在哪里、怎么改。</w:t>
      </w:r>
    </w:p>
    <w:p w14:paraId="30B3A0A5">
      <w:pPr>
        <w:rPr>
          <w:rFonts w:hint="eastAsia"/>
        </w:rPr>
      </w:pPr>
      <w:r>
        <w:pict>
          <v:rect id="_x0000_i1277" o:spt="1" style="height:3pt;width:0pt;" fillcolor="#A0A0A0" filled="t" stroked="f" coordsize="21600,21600" o:hr="t" o:hrstd="t" o:hralign="center">
            <v:path/>
            <v:fill on="t" focussize="0,0"/>
            <v:stroke on="f"/>
            <v:imagedata o:title=""/>
            <o:lock v:ext="edit"/>
            <w10:wrap type="none"/>
            <w10:anchorlock/>
          </v:rect>
        </w:pict>
      </w:r>
    </w:p>
    <w:p w14:paraId="7626B713">
      <w:pPr>
        <w:rPr>
          <w:rFonts w:hint="eastAsia"/>
          <w:b/>
          <w:bCs/>
        </w:rPr>
      </w:pPr>
      <w:r>
        <w:rPr>
          <w:rFonts w:hint="eastAsia"/>
          <w:b/>
          <w:bCs/>
        </w:rPr>
        <w:t>二、售后投诉和退换货的应对话术</w:t>
      </w:r>
    </w:p>
    <w:p w14:paraId="464A4BA3">
      <w:pPr>
        <w:rPr>
          <w:rFonts w:hint="eastAsia"/>
        </w:rPr>
      </w:pPr>
      <w:r>
        <w:rPr>
          <w:rFonts w:hint="eastAsia"/>
        </w:rPr>
        <w:t>售后话术比售前更难写——因为消费者带着情绪来找你，如果处理不好，一条差评就可能影响几十个潜在顾客的购买决策。</w:t>
      </w:r>
    </w:p>
    <w:p w14:paraId="2B44903F">
      <w:pPr>
        <w:rPr>
          <w:rFonts w:hint="eastAsia"/>
        </w:rPr>
      </w:pPr>
      <w:r>
        <w:rPr>
          <w:rFonts w:hint="eastAsia"/>
        </w:rPr>
        <w:t>售后话术的核心原则只有一条：</w:t>
      </w:r>
      <w:r>
        <w:rPr>
          <w:rFonts w:hint="eastAsia"/>
          <w:b/>
          <w:bCs/>
        </w:rPr>
        <w:t>先安抚情绪，再解决问题。</w:t>
      </w:r>
    </w:p>
    <w:p w14:paraId="005E872C">
      <w:pPr>
        <w:rPr>
          <w:rFonts w:hint="eastAsia"/>
        </w:rPr>
      </w:pPr>
      <w:r>
        <w:rPr>
          <w:rFonts w:hint="eastAsia"/>
        </w:rPr>
        <w:t>不同售后场景的话术思路如图7-2所示。</w:t>
      </w:r>
    </w:p>
    <w:p w14:paraId="457464FF">
      <w:pPr>
        <w:jc w:val="center"/>
      </w:pPr>
      <w:r>
        <w:drawing>
          <wp:inline distT="0" distB="0" distL="0" distR="0">
            <wp:extent cx="1828165" cy="4708525"/>
            <wp:effectExtent l="0" t="0" r="635" b="0"/>
            <wp:docPr id="370160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0194" name="图片 1"/>
                    <pic:cNvPicPr>
                      <a:picLocks noChangeAspect="1"/>
                    </pic:cNvPicPr>
                  </pic:nvPicPr>
                  <pic:blipFill>
                    <a:blip r:embed="rId37"/>
                    <a:stretch>
                      <a:fillRect/>
                    </a:stretch>
                  </pic:blipFill>
                  <pic:spPr>
                    <a:xfrm>
                      <a:off x="0" y="0"/>
                      <a:ext cx="1830161" cy="4713172"/>
                    </a:xfrm>
                    <a:prstGeom prst="rect">
                      <a:avLst/>
                    </a:prstGeom>
                  </pic:spPr>
                </pic:pic>
              </a:graphicData>
            </a:graphic>
          </wp:inline>
        </w:drawing>
      </w:r>
    </w:p>
    <w:p w14:paraId="51B0F7E2">
      <w:pPr>
        <w:jc w:val="center"/>
        <w:rPr>
          <w:rFonts w:hint="eastAsia"/>
        </w:rPr>
      </w:pPr>
      <w:r>
        <w:rPr>
          <w:rFonts w:hint="eastAsia"/>
        </w:rPr>
        <w:t>图7-2 售后投诉处理的话术流程</w:t>
      </w:r>
    </w:p>
    <w:p w14:paraId="1D536574">
      <w:pPr>
        <w:rPr>
          <w:rFonts w:hint="eastAsia"/>
        </w:rPr>
      </w:pPr>
      <w:r>
        <w:rPr>
          <w:rFonts w:hint="eastAsia"/>
        </w:rPr>
        <w:t>让AI针对具体的售后场景生成话术：</w:t>
      </w:r>
    </w:p>
    <w:p w14:paraId="2367DAB3">
      <w:r>
        <w:t>请针对以下售后场景，分别写一段客服回复话术：</w:t>
      </w:r>
    </w:p>
    <w:p w14:paraId="623DCA69"/>
    <w:p w14:paraId="778AFFA0">
      <w:r>
        <w:t>场景1：消费者收到商品后发现有一个小零件破损了，要求退货退款。</w:t>
      </w:r>
    </w:p>
    <w:p w14:paraId="2A7D8307">
      <w:r>
        <w:t>场景2：消费者说商品颜色跟图片上看起来有差异，不太满意。</w:t>
      </w:r>
    </w:p>
    <w:p w14:paraId="2C187E95">
      <w:r>
        <w:t>场景3：消费者反映快递用了7天才到，太慢了，很不满。</w:t>
      </w:r>
    </w:p>
    <w:p w14:paraId="42BCE834">
      <w:r>
        <w:t>场景4：消费者申请退货，但商品已经拆封使用了。</w:t>
      </w:r>
    </w:p>
    <w:p w14:paraId="6424F711"/>
    <w:p w14:paraId="792741C1">
      <w:r>
        <w:t>我们店铺的退换货政策：7天无理由退换（未拆封），质量问题无条件</w:t>
      </w:r>
    </w:p>
    <w:p w14:paraId="72128F9B">
      <w:r>
        <w:t>退换并承担运费。已拆封使用的商品不支持无理由退货，但质量问题除外。</w:t>
      </w:r>
    </w:p>
    <w:p w14:paraId="4D1C2F4F"/>
    <w:p w14:paraId="4D4FC93B">
      <w:r>
        <w:t>要求：</w:t>
      </w:r>
    </w:p>
    <w:p w14:paraId="08E7CCFB">
      <w:r>
        <w:t>1. 先安抚情绪再解决问题</w:t>
      </w:r>
    </w:p>
    <w:p w14:paraId="3FAF65EB">
      <w:r>
        <w:t>2. 语气诚恳但不卑微</w:t>
      </w:r>
    </w:p>
    <w:p w14:paraId="46E5ACB5">
      <w:r>
        <w:t>3. 方案要具体明确，不要含糊</w:t>
      </w:r>
    </w:p>
    <w:p w14:paraId="741F6867">
      <w:r>
        <w:t>4. 每条回复100~150字</w:t>
      </w:r>
    </w:p>
    <w:p w14:paraId="73F530A6">
      <w:pPr>
        <w:rPr>
          <w:rFonts w:hint="eastAsia"/>
        </w:rPr>
      </w:pPr>
      <w:r>
        <w:rPr>
          <w:rFonts w:hint="eastAsia"/>
          <w:b/>
          <w:bCs/>
        </w:rPr>
        <w:t>【想一想】</w:t>
      </w:r>
    </w:p>
    <w:p w14:paraId="20584C9D">
      <w:pPr>
        <w:rPr>
          <w:rFonts w:hint="eastAsia"/>
        </w:rPr>
      </w:pPr>
      <w:r>
        <w:rPr>
          <w:rFonts w:hint="eastAsia"/>
        </w:rPr>
        <w:t>场景4是一个很典型的"两难情况"——商品拆封使用了不支持无理由退货，但消费者可能会不满意。如果直接拒绝，消费者可能会给差评甚至投诉。怎么在"坚持政策"和"让消费者满意"之间找到平衡？</w:t>
      </w:r>
    </w:p>
    <w:p w14:paraId="767FE3B2">
      <w:pPr>
        <w:rPr>
          <w:rFonts w:hint="eastAsia"/>
        </w:rPr>
      </w:pPr>
      <w:r>
        <w:rPr>
          <w:rFonts w:hint="eastAsia"/>
        </w:rPr>
        <w:t>这种需要"人情世故"和"商业判断"的事情，AI给的方案只能作参考——因为每个具体情况都不一样，有时候给消费者一个折中方案（比如部分退款）反而比硬拒绝成本更低。这就是客服工作中"人的判断力"不可替代的地方。</w:t>
      </w:r>
    </w:p>
    <w:p w14:paraId="234F1A81">
      <w:pPr>
        <w:rPr>
          <w:rFonts w:hint="eastAsia"/>
        </w:rPr>
      </w:pPr>
      <w:r>
        <w:pict>
          <v:rect id="_x0000_i1278" o:spt="1" style="height:3pt;width:0pt;" fillcolor="#A0A0A0" filled="t" stroked="f" coordsize="21600,21600" o:hr="t" o:hrstd="t" o:hralign="center">
            <v:path/>
            <v:fill on="t" focussize="0,0"/>
            <v:stroke on="f"/>
            <v:imagedata o:title=""/>
            <o:lock v:ext="edit"/>
            <w10:wrap type="none"/>
            <w10:anchorlock/>
          </v:rect>
        </w:pict>
      </w:r>
    </w:p>
    <w:p w14:paraId="2CB87DA3">
      <w:pPr>
        <w:rPr>
          <w:rFonts w:hint="eastAsia"/>
          <w:b/>
          <w:bCs/>
        </w:rPr>
      </w:pPr>
      <w:r>
        <w:rPr>
          <w:rFonts w:hint="eastAsia"/>
          <w:b/>
          <w:bCs/>
        </w:rPr>
        <w:t>三、催好评和邀请复购的话术</w:t>
      </w:r>
    </w:p>
    <w:p w14:paraId="3CB8A796">
      <w:pPr>
        <w:rPr>
          <w:rFonts w:hint="eastAsia"/>
        </w:rPr>
      </w:pPr>
      <w:r>
        <w:rPr>
          <w:rFonts w:hint="eastAsia"/>
        </w:rPr>
        <w:t>消费者收到商品后如果满意但没写评价，适当地提醒一下是可以的——但方式很重要。太生硬会让人反感，太频繁会变成骚扰。</w:t>
      </w:r>
    </w:p>
    <w:p w14:paraId="13020960">
      <w:r>
        <w:t>请帮我写3条不同风格的"邀请消费者好评"的话术：</w:t>
      </w:r>
    </w:p>
    <w:p w14:paraId="502E6038"/>
    <w:p w14:paraId="1E2E34F7">
      <w:r>
        <w:t>1. 一条温馨型的——真诚感谢，轻轻提醒评价</w:t>
      </w:r>
    </w:p>
    <w:p w14:paraId="6DB29B6E">
      <w:r>
        <w:t>2. 一条利益型的——告知好评可以获得什么小福利</w:t>
      </w:r>
    </w:p>
    <w:p w14:paraId="7801B189">
      <w:r>
        <w:t>3. 一条幽默型的——用轻松搞笑的口吻让人想给好评</w:t>
      </w:r>
    </w:p>
    <w:p w14:paraId="7404C83B"/>
    <w:p w14:paraId="76827C30">
      <w:r>
        <w:t>每条80字以内。注意：不能有"给好评返现""五星好评返X元"这种</w:t>
      </w:r>
    </w:p>
    <w:p w14:paraId="06E327EA">
      <w:r>
        <w:t>表述——这违反平台规则。可以用"评价后联系客服领取小礼品"</w:t>
      </w:r>
    </w:p>
    <w:p w14:paraId="537EF3D4">
      <w:r>
        <w:t>这样的合规表达。</w:t>
      </w:r>
    </w:p>
    <w:p w14:paraId="485CF238">
      <w:pPr>
        <w:rPr>
          <w:rFonts w:hint="eastAsia"/>
        </w:rPr>
      </w:pPr>
      <w:r>
        <w:rPr>
          <w:rFonts w:hint="eastAsia"/>
          <w:b/>
          <w:bCs/>
        </w:rPr>
        <w:t>【知识卡片】"好评返现"为什么违规</w:t>
      </w:r>
    </w:p>
    <w:p w14:paraId="30C51EE5">
      <w:pPr>
        <w:rPr>
          <w:rFonts w:hint="eastAsia"/>
        </w:rPr>
      </w:pPr>
      <w:r>
        <w:rPr>
          <w:rFonts w:hint="eastAsia"/>
        </w:rPr>
        <w:t>很多电商平台明确禁止"好评返现"——即以返现金的方式诱导消费者给好评。原因是这种做法会扭曲评价体系的真实性，让其他消费者看到的评价不能反映商品的真实质量。</w:t>
      </w:r>
    </w:p>
    <w:p w14:paraId="153EF4C9">
      <w:pPr>
        <w:rPr>
          <w:rFonts w:hint="eastAsia"/>
        </w:rPr>
      </w:pPr>
      <w:r>
        <w:rPr>
          <w:rFonts w:hint="eastAsia"/>
        </w:rPr>
        <w:t>合规的做法可以是：评价后赠送一张小额优惠券用于下次购买，或者赠送一个小赠品。但不能直接与"好评""五星"挂钩——也就是说，不管消费者给好评还是差评，都能享受这个福利。</w:t>
      </w:r>
    </w:p>
    <w:p w14:paraId="2B418256">
      <w:pPr>
        <w:rPr>
          <w:rFonts w:hint="eastAsia"/>
        </w:rPr>
      </w:pPr>
      <w:r>
        <w:pict>
          <v:rect id="_x0000_i1279" o:spt="1" style="height:3pt;width:0pt;" fillcolor="#A0A0A0" filled="t" stroked="f" coordsize="21600,21600" o:hr="t" o:hrstd="t" o:hralign="center">
            <v:path/>
            <v:fill on="t" focussize="0,0"/>
            <v:stroke on="f"/>
            <v:imagedata o:title=""/>
            <o:lock v:ext="edit"/>
            <w10:wrap type="none"/>
            <w10:anchorlock/>
          </v:rect>
        </w:pict>
      </w:r>
    </w:p>
    <w:p w14:paraId="0B31E361">
      <w:pPr>
        <w:rPr>
          <w:rFonts w:hint="eastAsia"/>
          <w:b/>
          <w:bCs/>
        </w:rPr>
      </w:pPr>
      <w:r>
        <w:rPr>
          <w:rFonts w:hint="eastAsia"/>
          <w:b/>
          <w:bCs/>
        </w:rPr>
        <w:t>四、让AI批量生成FAQ问答手册</w:t>
      </w:r>
    </w:p>
    <w:p w14:paraId="13ECB451">
      <w:pPr>
        <w:rPr>
          <w:rFonts w:hint="eastAsia"/>
        </w:rPr>
      </w:pPr>
      <w:r>
        <w:rPr>
          <w:rFonts w:hint="eastAsia"/>
        </w:rPr>
        <w:t>当客服需要处理的问题类型比较多时，可以让AI一次性生成一份完整的FAQ手册，方便客服人员随时查阅和复制。</w:t>
      </w:r>
    </w:p>
    <w:p w14:paraId="7ACE441D">
      <w:r>
        <w:t>请为我们店铺（淘宝家居日用品店）的客服团队生成一份完整的FAQ</w:t>
      </w:r>
    </w:p>
    <w:p w14:paraId="561811AF">
      <w:r>
        <w:t>问答手册，覆盖以下几类问题：</w:t>
      </w:r>
    </w:p>
    <w:p w14:paraId="746B37DE"/>
    <w:p w14:paraId="504B42EC">
      <w:r>
        <w:t>一、产品相关（10个问题）</w:t>
      </w:r>
    </w:p>
    <w:p w14:paraId="72533A90">
      <w:r>
        <w:t>包括材质、尺寸、颜色、承重、适用场景等</w:t>
      </w:r>
    </w:p>
    <w:p w14:paraId="7DFA968D"/>
    <w:p w14:paraId="116EA353">
      <w:r>
        <w:t>二、物流相关（5个问题）</w:t>
      </w:r>
    </w:p>
    <w:p w14:paraId="5C7C639E">
      <w:r>
        <w:t>包括发货时间、快递公司、偏远地区配送、到货时间等</w:t>
      </w:r>
    </w:p>
    <w:p w14:paraId="2B0694A5"/>
    <w:p w14:paraId="3681352A">
      <w:r>
        <w:t>三、售后相关（8个问题）</w:t>
      </w:r>
    </w:p>
    <w:p w14:paraId="15E16114">
      <w:r>
        <w:t>包括退换货政策、质量问题处理、运费承担、退款时效等</w:t>
      </w:r>
    </w:p>
    <w:p w14:paraId="0256076C"/>
    <w:p w14:paraId="396774D4">
      <w:r>
        <w:t>四、优惠相关（3个问题）</w:t>
      </w:r>
    </w:p>
    <w:p w14:paraId="50F9C481">
      <w:r>
        <w:t>包括当前活动、优惠券、满减规则等</w:t>
      </w:r>
    </w:p>
    <w:p w14:paraId="18F47164"/>
    <w:p w14:paraId="74AECBB6">
      <w:r>
        <w:t>五、其他（4个问题）</w:t>
      </w:r>
    </w:p>
    <w:p w14:paraId="70CA02C5">
      <w:r>
        <w:t>包括开发票、批量采购、定制服务等</w:t>
      </w:r>
    </w:p>
    <w:p w14:paraId="10D930F0"/>
    <w:p w14:paraId="773713EB">
      <w:r>
        <w:t>每个问题给出"消费者的常见提问方式"和"标准回复"两部分。</w:t>
      </w:r>
    </w:p>
    <w:p w14:paraId="17040912">
      <w:r>
        <w:t>标准回复要简洁明了，50字以内。</w:t>
      </w:r>
    </w:p>
    <w:p w14:paraId="10DCC432"/>
    <w:p w14:paraId="005F5EAD">
      <w:r>
        <w:t>以下是我们店铺和商品的具体信息，请严格按照这些信息来写回复：</w:t>
      </w:r>
    </w:p>
    <w:p w14:paraId="65BFC246">
      <w:r>
        <w:t>[粘贴店铺政策和商品参数]</w:t>
      </w:r>
    </w:p>
    <w:p w14:paraId="088CF6D0">
      <w:pPr>
        <w:rPr>
          <w:rFonts w:hint="eastAsia"/>
        </w:rPr>
      </w:pPr>
      <w:r>
        <w:rPr>
          <w:rFonts w:hint="eastAsia"/>
        </w:rPr>
        <w:t>这份FAQ手册生成之后，可以直接做成文档发给客服团队使用。新客服入职时，看一遍这份手册就能快速上手。</w:t>
      </w:r>
    </w:p>
    <w:p w14:paraId="22E54356">
      <w:pPr>
        <w:rPr>
          <w:rFonts w:hint="eastAsia"/>
        </w:rPr>
      </w:pPr>
      <w:r>
        <w:rPr>
          <w:rFonts w:hint="eastAsia"/>
          <w:b/>
          <w:bCs/>
        </w:rPr>
        <w:t>【实战案例】一份FAQ手册省了多少事</w:t>
      </w:r>
    </w:p>
    <w:p w14:paraId="5054EF71">
      <w:pPr>
        <w:rPr>
          <w:rFonts w:hint="eastAsia"/>
        </w:rPr>
      </w:pPr>
      <w:r>
        <w:rPr>
          <w:rFonts w:hint="eastAsia"/>
        </w:rPr>
        <w:t>电子商务专业的学生小刘在实习的网店里发现一个问题：三个客服对同一个问题的回答经常不一样——有人说"7天内可以退"，有人说"15天内可以退"。原因是店铺的退换货政策从来没有用文档统一过，全靠客服自己记忆。</w:t>
      </w:r>
    </w:p>
    <w:p w14:paraId="65729A8A">
      <w:pPr>
        <w:rPr>
          <w:rFonts w:hint="eastAsia"/>
        </w:rPr>
      </w:pPr>
      <w:r>
        <w:rPr>
          <w:rFonts w:hint="eastAsia"/>
        </w:rPr>
        <w:t>小刘用AI生成了一份30个问题的FAQ手册，跟运营主管确认了每条回复的内容后，发给了全部客服人员。从此口径统一了，回复速度也快了——遇到问题直接查手册复制回复，不用每次都自己想措辞。</w:t>
      </w:r>
    </w:p>
    <w:p w14:paraId="789F8DD3">
      <w:pPr>
        <w:rPr>
          <w:rFonts w:hint="eastAsia"/>
        </w:rPr>
      </w:pPr>
      <w:r>
        <w:pict>
          <v:rect id="_x0000_i1280" o:spt="1" style="height:3pt;width:0pt;" fillcolor="#A0A0A0" filled="t" stroked="f" coordsize="21600,21600" o:hr="t" o:hrstd="t" o:hralign="center">
            <v:path/>
            <v:fill on="t" focussize="0,0"/>
            <v:stroke on="f"/>
            <v:imagedata o:title=""/>
            <o:lock v:ext="edit"/>
            <w10:wrap type="none"/>
            <w10:anchorlock/>
          </v:rect>
        </w:pict>
      </w:r>
    </w:p>
    <w:p w14:paraId="1C10D4DC">
      <w:pPr>
        <w:rPr>
          <w:rFonts w:hint="eastAsia"/>
        </w:rPr>
      </w:pPr>
      <w:r>
        <w:rPr>
          <w:rFonts w:hint="eastAsia"/>
          <w:b/>
          <w:bCs/>
        </w:rPr>
        <w:t>【任务小结与自测】</w:t>
      </w:r>
    </w:p>
    <w:p w14:paraId="4CC2C37A">
      <w:pPr>
        <w:rPr>
          <w:rFonts w:hint="eastAsia"/>
        </w:rPr>
      </w:pPr>
      <w:r>
        <w:rPr>
          <w:rFonts w:hint="eastAsia"/>
        </w:rPr>
        <w:t>完成任务二后，检查一下：</w:t>
      </w:r>
    </w:p>
    <w:p w14:paraId="66D20B11">
      <w:pPr>
        <w:numPr>
          <w:ilvl w:val="0"/>
          <w:numId w:val="149"/>
        </w:numPr>
        <w:rPr>
          <w:rFonts w:hint="eastAsia"/>
        </w:rPr>
      </w:pPr>
      <w:r>
        <w:rPr>
          <w:rFonts w:hint="eastAsia"/>
        </w:rPr>
        <w:t>能让AI针对不同场景生成售前和售后客服话术</w:t>
      </w:r>
    </w:p>
    <w:p w14:paraId="22FF6CA9">
      <w:pPr>
        <w:numPr>
          <w:ilvl w:val="0"/>
          <w:numId w:val="149"/>
        </w:numPr>
        <w:rPr>
          <w:rFonts w:hint="eastAsia"/>
        </w:rPr>
      </w:pPr>
      <w:r>
        <w:rPr>
          <w:rFonts w:hint="eastAsia"/>
        </w:rPr>
        <w:t>理解售后投诉的核心处理原则——先安抚情绪再解决问题</w:t>
      </w:r>
    </w:p>
    <w:p w14:paraId="3BF84EEF">
      <w:pPr>
        <w:numPr>
          <w:ilvl w:val="0"/>
          <w:numId w:val="149"/>
        </w:numPr>
        <w:rPr>
          <w:rFonts w:hint="eastAsia"/>
        </w:rPr>
      </w:pPr>
      <w:r>
        <w:rPr>
          <w:rFonts w:hint="eastAsia"/>
        </w:rPr>
        <w:t>知道"好评返现"违反平台规则，了解合规的评价引导方式</w:t>
      </w:r>
    </w:p>
    <w:p w14:paraId="3FF901DD">
      <w:pPr>
        <w:numPr>
          <w:ilvl w:val="0"/>
          <w:numId w:val="149"/>
        </w:numPr>
        <w:rPr>
          <w:rFonts w:hint="eastAsia"/>
        </w:rPr>
      </w:pPr>
      <w:r>
        <w:rPr>
          <w:rFonts w:hint="eastAsia"/>
        </w:rPr>
        <w:t>能让AI批量生成FAQ问答手册，并知道需要核对具体政策信息</w:t>
      </w:r>
    </w:p>
    <w:p w14:paraId="4EC9495C">
      <w:pPr>
        <w:rPr>
          <w:rFonts w:hint="eastAsia"/>
        </w:rPr>
      </w:pPr>
      <w:r>
        <w:pict>
          <v:rect id="_x0000_i1281" o:spt="1" style="height:3pt;width:0pt;" fillcolor="#A0A0A0" filled="t" stroked="f" coordsize="21600,21600" o:hr="t" o:hrstd="t" o:hralign="center">
            <v:path/>
            <v:fill on="t" focussize="0,0"/>
            <v:stroke on="f"/>
            <v:imagedata o:title=""/>
            <o:lock v:ext="edit"/>
            <w10:wrap type="none"/>
            <w10:anchorlock/>
          </v:rect>
        </w:pict>
      </w:r>
    </w:p>
    <w:p w14:paraId="1B10329B">
      <w:pPr>
        <w:rPr>
          <w:rFonts w:hint="eastAsia"/>
          <w:b/>
          <w:bCs/>
        </w:rPr>
      </w:pPr>
      <w:r>
        <w:rPr>
          <w:rFonts w:hint="eastAsia"/>
          <w:b/>
          <w:bCs/>
        </w:rPr>
        <w:t>任务三 用AI分析消费者评价</w:t>
      </w:r>
    </w:p>
    <w:p w14:paraId="5772122A">
      <w:pPr>
        <w:rPr>
          <w:rFonts w:hint="eastAsia"/>
        </w:rPr>
      </w:pPr>
      <w:r>
        <w:rPr>
          <w:rFonts w:hint="eastAsia"/>
          <w:b/>
          <w:bCs/>
        </w:rPr>
        <w:t>【任务描述】</w:t>
      </w:r>
      <w:r>
        <w:rPr>
          <w:rFonts w:hint="eastAsia"/>
        </w:rPr>
        <w:t> 消费者评价是电商运营中最宝贵的"一手信息"——好评告诉你什么做对了，差评告诉你什么需要改。但一家稍有规模的店铺，评价可能有成百上千条，一条一条读不现实。AI可以帮你快速批量分析评价，提炼出关键信息。</w:t>
      </w:r>
    </w:p>
    <w:p w14:paraId="4E2FB564">
      <w:pPr>
        <w:rPr>
          <w:rFonts w:hint="eastAsia"/>
        </w:rPr>
      </w:pPr>
      <w:r>
        <w:pict>
          <v:rect id="_x0000_i1282" o:spt="1" style="height:3pt;width:0pt;" fillcolor="#A0A0A0" filled="t" stroked="f" coordsize="21600,21600" o:hr="t" o:hrstd="t" o:hralign="center">
            <v:path/>
            <v:fill on="t" focussize="0,0"/>
            <v:stroke on="f"/>
            <v:imagedata o:title=""/>
            <o:lock v:ext="edit"/>
            <w10:wrap type="none"/>
            <w10:anchorlock/>
          </v:rect>
        </w:pict>
      </w:r>
    </w:p>
    <w:p w14:paraId="174E98E5">
      <w:pPr>
        <w:rPr>
          <w:rFonts w:hint="eastAsia"/>
          <w:b/>
          <w:bCs/>
        </w:rPr>
      </w:pPr>
      <w:r>
        <w:rPr>
          <w:rFonts w:hint="eastAsia"/>
          <w:b/>
          <w:bCs/>
        </w:rPr>
        <w:t>一、把商品评价交给AI，让它总结好评点和差评点</w:t>
      </w:r>
    </w:p>
    <w:p w14:paraId="3D4C3B52">
      <w:pPr>
        <w:rPr>
          <w:rFonts w:hint="eastAsia"/>
        </w:rPr>
      </w:pPr>
      <w:r>
        <w:rPr>
          <w:rFonts w:hint="eastAsia"/>
        </w:rPr>
        <w:t>最简单也最实用的用法：</w:t>
      </w:r>
      <w:r>
        <w:rPr>
          <w:rFonts w:hint="eastAsia"/>
          <w:b/>
          <w:bCs/>
        </w:rPr>
        <w:t>把评价内容批量复制给AI，让它帮你归纳。</w:t>
      </w:r>
    </w:p>
    <w:p w14:paraId="308C801F">
      <w:r>
        <w:t>以下是我们店铺某款桌面收纳架最近50条消费者评价。请帮我分析：</w:t>
      </w:r>
    </w:p>
    <w:p w14:paraId="191BFC1B"/>
    <w:p w14:paraId="61A35F4A">
      <w:r>
        <w:t>1. 好评集中在哪些方面？请列出排名前5的好评点，每个标注出现了大约几次</w:t>
      </w:r>
    </w:p>
    <w:p w14:paraId="538B7EA9">
      <w:r>
        <w:t>2. 差评和中评集中在哪些方面？请列出排名前5的差评点，每个标注出现了大约几次</w:t>
      </w:r>
    </w:p>
    <w:p w14:paraId="2986FF00">
      <w:r>
        <w:t>3. 有没有消费者提到了某些我们可能没想到的使用方式或场景</w:t>
      </w:r>
    </w:p>
    <w:p w14:paraId="3AF1622A">
      <w:r>
        <w:t>4. 总体评价倾向是偏正面还是偏负面</w:t>
      </w:r>
    </w:p>
    <w:p w14:paraId="594FC3D1"/>
    <w:p w14:paraId="64180B9B">
      <w:r>
        <w:t>请用表格形式呈现分析结果。</w:t>
      </w:r>
    </w:p>
    <w:p w14:paraId="09821B9E"/>
    <w:p w14:paraId="5F6A3BDC">
      <w:r>
        <w:t>评价内容如下：</w:t>
      </w:r>
    </w:p>
    <w:p w14:paraId="0987615C">
      <w:r>
        <w:t>[粘贴50条评价]</w:t>
      </w:r>
    </w:p>
    <w:p w14:paraId="29AEB242">
      <w:r>
        <w:rPr>
          <w:rFonts w:hint="eastAsia"/>
        </w:rPr>
        <w:t>AI通常会给出类似这样的分析结果——评价分析结果的典型格式见表7-6。</w:t>
      </w:r>
    </w:p>
    <w:p w14:paraId="2BC3D910">
      <w:pPr>
        <w:jc w:val="center"/>
        <w:rPr>
          <w:rFonts w:hint="eastAsia"/>
        </w:rPr>
      </w:pPr>
      <w:r>
        <w:rPr>
          <w:rFonts w:hint="eastAsia"/>
        </w:rPr>
        <w:t>表7-6 消费者评价分析结果示例（格式参考）</w:t>
      </w:r>
    </w:p>
    <w:tbl>
      <w:tblPr>
        <w:tblStyle w:val="17"/>
        <w:tblW w:w="7296" w:type="dxa"/>
        <w:tblInd w:w="0" w:type="dxa"/>
        <w:tblLayout w:type="autofit"/>
        <w:tblCellMar>
          <w:top w:w="15" w:type="dxa"/>
          <w:left w:w="15" w:type="dxa"/>
          <w:bottom w:w="15" w:type="dxa"/>
          <w:right w:w="15" w:type="dxa"/>
        </w:tblCellMar>
      </w:tblPr>
      <w:tblGrid>
        <w:gridCol w:w="749"/>
        <w:gridCol w:w="2299"/>
        <w:gridCol w:w="1050"/>
        <w:gridCol w:w="2150"/>
        <w:gridCol w:w="1048"/>
      </w:tblGrid>
      <w:tr w14:paraId="07277FF5">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F94B6B">
            <w:pPr>
              <w:rPr>
                <w:rFonts w:hint="eastAsia"/>
                <w:b/>
                <w:bCs/>
              </w:rPr>
            </w:pPr>
            <w:r>
              <w:rPr>
                <w:rFonts w:hint="eastAsia"/>
                <w:b/>
                <w:bCs/>
              </w:rPr>
              <w:t>排名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CF1F9D">
            <w:pPr>
              <w:rPr>
                <w:rFonts w:hint="eastAsia"/>
                <w:b/>
                <w:bCs/>
              </w:rPr>
            </w:pPr>
            <w:r>
              <w:rPr>
                <w:rFonts w:hint="eastAsia"/>
                <w:b/>
                <w:bCs/>
              </w:rPr>
              <w:t>好评点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FC9869">
            <w:pPr>
              <w:rPr>
                <w:rFonts w:hint="eastAsia"/>
                <w:b/>
                <w:bCs/>
              </w:rPr>
            </w:pPr>
            <w:r>
              <w:rPr>
                <w:rFonts w:hint="eastAsia"/>
                <w:b/>
                <w:bCs/>
              </w:rPr>
              <w:t>出现次数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6FCDD6">
            <w:pPr>
              <w:rPr>
                <w:rFonts w:hint="eastAsia"/>
                <w:b/>
                <w:bCs/>
              </w:rPr>
            </w:pPr>
            <w:r>
              <w:rPr>
                <w:rFonts w:hint="eastAsia"/>
                <w:b/>
                <w:bCs/>
              </w:rPr>
              <w:t>差评点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384E7B">
            <w:pPr>
              <w:rPr>
                <w:rFonts w:hint="eastAsia"/>
                <w:b/>
                <w:bCs/>
              </w:rPr>
            </w:pPr>
            <w:r>
              <w:rPr>
                <w:rFonts w:hint="eastAsia"/>
                <w:b/>
                <w:bCs/>
              </w:rPr>
              <w:t>出现次数</w:t>
            </w:r>
          </w:p>
        </w:tc>
      </w:tr>
      <w:tr w14:paraId="0A0A247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64811F">
            <w:pPr>
              <w:rPr>
                <w:rFonts w:hint="eastAsia"/>
              </w:rPr>
            </w:pPr>
            <w:r>
              <w:rPr>
                <w:rFonts w:hint="eastAsia"/>
              </w:rPr>
              <w:t>1</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BA2EB1">
            <w:pPr>
              <w:rPr>
                <w:rFonts w:hint="eastAsia"/>
              </w:rPr>
            </w:pPr>
            <w:r>
              <w:rPr>
                <w:rFonts w:hint="eastAsia"/>
              </w:rPr>
              <w:t>颜值高，放在桌面上很好看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9E317E">
            <w:pPr>
              <w:rPr>
                <w:rFonts w:hint="eastAsia"/>
              </w:rPr>
            </w:pPr>
            <w:r>
              <w:rPr>
                <w:rFonts w:hint="eastAsia"/>
              </w:rPr>
              <w:t>约18次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BDD658B">
            <w:pPr>
              <w:rPr>
                <w:rFonts w:hint="eastAsia"/>
              </w:rPr>
            </w:pPr>
            <w:r>
              <w:rPr>
                <w:rFonts w:hint="eastAsia"/>
              </w:rPr>
              <w:t>材质偏薄，不够结实</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8D7D3A">
            <w:pPr>
              <w:rPr>
                <w:rFonts w:hint="eastAsia"/>
              </w:rPr>
            </w:pPr>
            <w:r>
              <w:rPr>
                <w:rFonts w:hint="eastAsia"/>
              </w:rPr>
              <w:t>约8次</w:t>
            </w:r>
          </w:p>
        </w:tc>
      </w:tr>
      <w:tr w14:paraId="75F2D0F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225AF97">
            <w:pPr>
              <w:rPr>
                <w:rFonts w:hint="eastAsia"/>
              </w:rPr>
            </w:pPr>
            <w:r>
              <w:rPr>
                <w:rFonts w:hint="eastAsia"/>
              </w:rPr>
              <w:t>2</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ACDFCD6">
            <w:pPr>
              <w:rPr>
                <w:rFonts w:hint="eastAsia"/>
              </w:rPr>
            </w:pPr>
            <w:r>
              <w:rPr>
                <w:rFonts w:hint="eastAsia"/>
              </w:rPr>
              <w:t>收纳效果好，桌面整洁了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B697470">
            <w:pPr>
              <w:rPr>
                <w:rFonts w:hint="eastAsia"/>
              </w:rPr>
            </w:pPr>
            <w:r>
              <w:rPr>
                <w:rFonts w:hint="eastAsia"/>
              </w:rPr>
              <w:t>约15次</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A4A63B">
            <w:pPr>
              <w:rPr>
                <w:rFonts w:hint="eastAsia"/>
              </w:rPr>
            </w:pPr>
            <w:r>
              <w:rPr>
                <w:rFonts w:hint="eastAsia"/>
              </w:rPr>
              <w:t>尺寸比想象中小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28A1275">
            <w:pPr>
              <w:rPr>
                <w:rFonts w:hint="eastAsia"/>
              </w:rPr>
            </w:pPr>
            <w:r>
              <w:rPr>
                <w:rFonts w:hint="eastAsia"/>
              </w:rPr>
              <w:t>约6次</w:t>
            </w:r>
          </w:p>
        </w:tc>
      </w:tr>
      <w:tr w14:paraId="07A2CC0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488CD7">
            <w:pPr>
              <w:rPr>
                <w:rFonts w:hint="eastAsia"/>
              </w:rPr>
            </w:pPr>
            <w:r>
              <w:rPr>
                <w:rFonts w:hint="eastAsia"/>
              </w:rPr>
              <w:t>3</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501BF4">
            <w:pPr>
              <w:rPr>
                <w:rFonts w:hint="eastAsia"/>
              </w:rPr>
            </w:pPr>
            <w:r>
              <w:rPr>
                <w:rFonts w:hint="eastAsia"/>
              </w:rPr>
              <w:t>安装简单不用工具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54D1F42">
            <w:pPr>
              <w:rPr>
                <w:rFonts w:hint="eastAsia"/>
              </w:rPr>
            </w:pPr>
            <w:r>
              <w:rPr>
                <w:rFonts w:hint="eastAsia"/>
              </w:rPr>
              <w:t>约12次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B4E29F">
            <w:pPr>
              <w:rPr>
                <w:rFonts w:hint="eastAsia"/>
              </w:rPr>
            </w:pPr>
            <w:r>
              <w:rPr>
                <w:rFonts w:hint="eastAsia"/>
              </w:rPr>
              <w:t>有轻微塑料味</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66B7B8">
            <w:pPr>
              <w:rPr>
                <w:rFonts w:hint="eastAsia"/>
              </w:rPr>
            </w:pPr>
            <w:r>
              <w:rPr>
                <w:rFonts w:hint="eastAsia"/>
              </w:rPr>
              <w:t>约5次</w:t>
            </w:r>
          </w:p>
        </w:tc>
      </w:tr>
      <w:tr w14:paraId="1E42493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B7A45F9">
            <w:pPr>
              <w:rPr>
                <w:rFonts w:hint="eastAsia"/>
              </w:rPr>
            </w:pPr>
            <w:r>
              <w:rPr>
                <w:rFonts w:hint="eastAsia"/>
              </w:rPr>
              <w:t>4</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CDB069E">
            <w:pPr>
              <w:rPr>
                <w:rFonts w:hint="eastAsia"/>
              </w:rPr>
            </w:pPr>
            <w:r>
              <w:rPr>
                <w:rFonts w:hint="eastAsia"/>
              </w:rPr>
              <w:t>价格实惠性价比高</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99DF33">
            <w:pPr>
              <w:rPr>
                <w:rFonts w:hint="eastAsia"/>
              </w:rPr>
            </w:pPr>
            <w:r>
              <w:rPr>
                <w:rFonts w:hint="eastAsia"/>
              </w:rPr>
              <w:t>约10次</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146E7D">
            <w:pPr>
              <w:rPr>
                <w:rFonts w:hint="eastAsia"/>
              </w:rPr>
            </w:pPr>
            <w:r>
              <w:rPr>
                <w:rFonts w:hint="eastAsia"/>
              </w:rPr>
              <w:t>快递包装不够好，有压痕</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DDF656A">
            <w:pPr>
              <w:rPr>
                <w:rFonts w:hint="eastAsia"/>
              </w:rPr>
            </w:pPr>
            <w:r>
              <w:rPr>
                <w:rFonts w:hint="eastAsia"/>
              </w:rPr>
              <w:t>约4次</w:t>
            </w:r>
          </w:p>
        </w:tc>
      </w:tr>
      <w:tr w14:paraId="1A9F8BB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0003F56">
            <w:pPr>
              <w:rPr>
                <w:rFonts w:hint="eastAsia"/>
              </w:rPr>
            </w:pPr>
            <w:r>
              <w:rPr>
                <w:rFonts w:hint="eastAsia"/>
              </w:rPr>
              <w:t>5</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48ABD74">
            <w:pPr>
              <w:rPr>
                <w:rFonts w:hint="eastAsia"/>
              </w:rPr>
            </w:pPr>
            <w:r>
              <w:rPr>
                <w:rFonts w:hint="eastAsia"/>
              </w:rPr>
              <w:t>三层设计空间够用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92E4AD">
            <w:pPr>
              <w:rPr>
                <w:rFonts w:hint="eastAsia"/>
              </w:rPr>
            </w:pPr>
            <w:r>
              <w:rPr>
                <w:rFonts w:hint="eastAsia"/>
              </w:rPr>
              <w:t>约8次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35BC35F">
            <w:pPr>
              <w:rPr>
                <w:rFonts w:hint="eastAsia"/>
              </w:rPr>
            </w:pPr>
            <w:r>
              <w:rPr>
                <w:rFonts w:hint="eastAsia"/>
              </w:rPr>
              <w:t>抽屉稍微有点松</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62FD63">
            <w:pPr>
              <w:rPr>
                <w:rFonts w:hint="eastAsia"/>
              </w:rPr>
            </w:pPr>
            <w:r>
              <w:rPr>
                <w:rFonts w:hint="eastAsia"/>
              </w:rPr>
              <w:t>约3次</w:t>
            </w:r>
          </w:p>
        </w:tc>
      </w:tr>
    </w:tbl>
    <w:p w14:paraId="75BEDF23">
      <w:pPr>
        <w:rPr>
          <w:rFonts w:hint="eastAsia"/>
        </w:rPr>
      </w:pPr>
      <w:r>
        <w:rPr>
          <w:rFonts w:hint="eastAsia"/>
        </w:rPr>
        <w:t>上表为格式示例，具体数据需根据实际评价分析得出。</w:t>
      </w:r>
    </w:p>
    <w:p w14:paraId="368339C0">
      <w:pPr>
        <w:rPr>
          <w:rFonts w:hint="eastAsia"/>
        </w:rPr>
      </w:pPr>
      <w:r>
        <w:rPr>
          <w:rFonts w:hint="eastAsia"/>
        </w:rPr>
        <w:t>这份分析结果非常有价值——它能帮你快速看清楚消费者对这款产品的真实感受，而且是从几十条评价中提炼出来的，比随便看两三条评价全面得多。</w:t>
      </w:r>
    </w:p>
    <w:p w14:paraId="634B544A">
      <w:pPr>
        <w:rPr>
          <w:rFonts w:hint="eastAsia"/>
        </w:rPr>
      </w:pPr>
      <w:r>
        <w:pict>
          <v:rect id="_x0000_i1283" o:spt="1" style="height:3pt;width:0pt;" fillcolor="#A0A0A0" filled="t" stroked="f" coordsize="21600,21600" o:hr="t" o:hrstd="t" o:hralign="center">
            <v:path/>
            <v:fill on="t" focussize="0,0"/>
            <v:stroke on="f"/>
            <v:imagedata o:title=""/>
            <o:lock v:ext="edit"/>
            <w10:wrap type="none"/>
            <w10:anchorlock/>
          </v:rect>
        </w:pict>
      </w:r>
    </w:p>
    <w:p w14:paraId="5BED770B">
      <w:pPr>
        <w:rPr>
          <w:rFonts w:hint="eastAsia"/>
          <w:b/>
          <w:bCs/>
        </w:rPr>
      </w:pPr>
      <w:r>
        <w:rPr>
          <w:rFonts w:hint="eastAsia"/>
          <w:b/>
          <w:bCs/>
        </w:rPr>
        <w:t>二、让AI从评价中提炼产品改进建议</w:t>
      </w:r>
    </w:p>
    <w:p w14:paraId="3FFCCADF">
      <w:pPr>
        <w:rPr>
          <w:rFonts w:hint="eastAsia"/>
        </w:rPr>
      </w:pPr>
      <w:r>
        <w:rPr>
          <w:rFonts w:hint="eastAsia"/>
        </w:rPr>
        <w:t>发现问题之后，下一步是解决问题。可以把差评点反馈给AI，让它给出改进建议。</w:t>
      </w:r>
    </w:p>
    <w:p w14:paraId="5FFF99BD">
      <w:r>
        <w:t>根据上面的评价分析，差评主要集中在以下几个方面：</w:t>
      </w:r>
    </w:p>
    <w:p w14:paraId="6BB9C17F">
      <w:r>
        <w:t>1. 材质偏薄不够结实（8次）</w:t>
      </w:r>
    </w:p>
    <w:p w14:paraId="50411D2C">
      <w:r>
        <w:t>2. 尺寸比想象中小（6次）</w:t>
      </w:r>
    </w:p>
    <w:p w14:paraId="6D08FA85">
      <w:r>
        <w:t>3. 有轻微塑料味（5次）</w:t>
      </w:r>
    </w:p>
    <w:p w14:paraId="0C7FC2D8">
      <w:r>
        <w:t>4. 快递包装不好有压痕（4次）</w:t>
      </w:r>
    </w:p>
    <w:p w14:paraId="1C629C22">
      <w:r>
        <w:t>5. 抽屉有点松（3次）</w:t>
      </w:r>
    </w:p>
    <w:p w14:paraId="0E0C78A8"/>
    <w:p w14:paraId="0F7D7045">
      <w:r>
        <w:t>请针对每个差评点，给出具体的改进建议。</w:t>
      </w:r>
    </w:p>
    <w:p w14:paraId="5A48B31F">
      <w:r>
        <w:t>分为两类：</w:t>
      </w:r>
    </w:p>
    <w:p w14:paraId="320CA4F9">
      <w:r>
        <w:t>A类——短期内能做的改进（比如优化包装、调整文案描述等）</w:t>
      </w:r>
    </w:p>
    <w:p w14:paraId="2A21AFD6">
      <w:r>
        <w:t>B类——需要较长时间或较大成本的改进（比如更换材质、重新开模等）</w:t>
      </w:r>
    </w:p>
    <w:p w14:paraId="6963743D">
      <w:pPr>
        <w:rPr>
          <w:rFonts w:hint="eastAsia"/>
        </w:rPr>
      </w:pPr>
      <w:r>
        <w:rPr>
          <w:rFonts w:hint="eastAsia"/>
        </w:rPr>
        <w:t>AI可能会建议：</w:t>
      </w:r>
    </w:p>
    <w:p w14:paraId="276F3DA6">
      <w:pPr>
        <w:numPr>
          <w:ilvl w:val="0"/>
          <w:numId w:val="150"/>
        </w:numPr>
        <w:rPr>
          <w:rFonts w:hint="eastAsia"/>
        </w:rPr>
      </w:pPr>
      <w:r>
        <w:rPr>
          <w:rFonts w:hint="eastAsia"/>
        </w:rPr>
        <w:t>"尺寸比想象中小"→短期改进：在详情页和标题中更突出标注具体尺寸，加一张尺寸对比参考图</w:t>
      </w:r>
    </w:p>
    <w:p w14:paraId="719CDBF3">
      <w:pPr>
        <w:numPr>
          <w:ilvl w:val="0"/>
          <w:numId w:val="150"/>
        </w:numPr>
        <w:rPr>
          <w:rFonts w:hint="eastAsia"/>
        </w:rPr>
      </w:pPr>
      <w:r>
        <w:rPr>
          <w:rFonts w:hint="eastAsia"/>
        </w:rPr>
        <w:t>"快递包装不好"→短期改进：更换更结实的纸箱或增加填充物</w:t>
      </w:r>
    </w:p>
    <w:p w14:paraId="29AEE088">
      <w:pPr>
        <w:numPr>
          <w:ilvl w:val="0"/>
          <w:numId w:val="150"/>
        </w:numPr>
        <w:rPr>
          <w:rFonts w:hint="eastAsia"/>
        </w:rPr>
      </w:pPr>
      <w:r>
        <w:rPr>
          <w:rFonts w:hint="eastAsia"/>
        </w:rPr>
        <w:t>"材质偏薄"→长期改进：与供应商沟通能否加厚材质</w:t>
      </w:r>
    </w:p>
    <w:p w14:paraId="34E88092">
      <w:pPr>
        <w:rPr>
          <w:rFonts w:hint="eastAsia"/>
        </w:rPr>
      </w:pPr>
      <w:r>
        <w:rPr>
          <w:rFonts w:hint="eastAsia"/>
        </w:rPr>
        <w:t>这些建议有些靠谱有些不一定，但至少给了你一个系统性的改进思路。</w:t>
      </w:r>
    </w:p>
    <w:p w14:paraId="56993F99">
      <w:pPr>
        <w:rPr>
          <w:rFonts w:hint="eastAsia"/>
        </w:rPr>
      </w:pPr>
      <w:r>
        <w:pict>
          <v:rect id="_x0000_i1284" o:spt="1" style="height:3pt;width:0pt;" fillcolor="#A0A0A0" filled="t" stroked="f" coordsize="21600,21600" o:hr="t" o:hrstd="t" o:hralign="center">
            <v:path/>
            <v:fill on="t" focussize="0,0"/>
            <v:stroke on="f"/>
            <v:imagedata o:title=""/>
            <o:lock v:ext="edit"/>
            <w10:wrap type="none"/>
            <w10:anchorlock/>
          </v:rect>
        </w:pict>
      </w:r>
    </w:p>
    <w:p w14:paraId="5029B343">
      <w:pPr>
        <w:rPr>
          <w:rFonts w:hint="eastAsia"/>
          <w:b/>
          <w:bCs/>
        </w:rPr>
      </w:pPr>
      <w:r>
        <w:rPr>
          <w:rFonts w:hint="eastAsia"/>
          <w:b/>
          <w:bCs/>
        </w:rPr>
        <w:t>三、让AI撰写针对差评的回复</w:t>
      </w:r>
    </w:p>
    <w:p w14:paraId="6ACEF3A5">
      <w:pPr>
        <w:rPr>
          <w:rFonts w:hint="eastAsia"/>
        </w:rPr>
      </w:pPr>
      <w:r>
        <w:rPr>
          <w:rFonts w:hint="eastAsia"/>
        </w:rPr>
        <w:t>在电商平台上，商家是可以回复消费者评价的。一条好的差评回复不仅能挽回差评消费者的好感，还能让其他潜在买家看到你解决问题的态度。</w:t>
      </w:r>
    </w:p>
    <w:p w14:paraId="2065E6C5">
      <w:r>
        <w:t>以下是一条消费者的差评：</w:t>
      </w:r>
    </w:p>
    <w:p w14:paraId="0052E7B7">
      <w:r>
        <w:t>"收到了，但是比想象中小好多，感觉放不了什么东西。而且塑料味</w:t>
      </w:r>
    </w:p>
    <w:p w14:paraId="07900A49">
      <w:r>
        <w:t>有点重，开窗通了一天才好点。"</w:t>
      </w:r>
    </w:p>
    <w:p w14:paraId="3BE74BD7"/>
    <w:p w14:paraId="33555D99">
      <w:r>
        <w:t>请帮我写一条商家回复，要求：</w:t>
      </w:r>
    </w:p>
    <w:p w14:paraId="6CF493B7">
      <w:r>
        <w:t>1. 先表达真诚的歉意</w:t>
      </w:r>
    </w:p>
    <w:p w14:paraId="7DD3CB36">
      <w:r>
        <w:t>2. 对"比想象中小"的问题给出解释（我们已在详情页标注了具体尺寸，</w:t>
      </w:r>
    </w:p>
    <w:p w14:paraId="4127E103">
      <w:r>
        <w:t xml:space="preserve">   后续会更醒目地展示尺寸参考图）</w:t>
      </w:r>
    </w:p>
    <w:p w14:paraId="31EFF673">
      <w:r>
        <w:t>3. 对"塑料味"的问题给出解决建议（新品打开后通风1~2天即可消散，</w:t>
      </w:r>
    </w:p>
    <w:p w14:paraId="5DCE62C2">
      <w:r>
        <w:t xml:space="preserve">   属于正常现象，不含有害物质）</w:t>
      </w:r>
    </w:p>
    <w:p w14:paraId="51AF832B">
      <w:r>
        <w:t>4. 如果仍不满意，欢迎联系客服协商处理</w:t>
      </w:r>
    </w:p>
    <w:p w14:paraId="5547E887">
      <w:r>
        <w:t>5. 语气诚恳有担当，不推诿不辩解</w:t>
      </w:r>
    </w:p>
    <w:p w14:paraId="42B07010">
      <w:r>
        <w:t>6. 100字左右</w:t>
      </w:r>
    </w:p>
    <w:p w14:paraId="05C7FAAB">
      <w:pPr>
        <w:rPr>
          <w:rFonts w:hint="eastAsia"/>
        </w:rPr>
      </w:pPr>
      <w:r>
        <w:rPr>
          <w:rFonts w:hint="eastAsia"/>
          <w:b/>
          <w:bCs/>
        </w:rPr>
        <w:t>【知识卡片】回复差评的几个"不要"</w:t>
      </w:r>
    </w:p>
    <w:p w14:paraId="63E83854">
      <w:pPr>
        <w:numPr>
          <w:ilvl w:val="0"/>
          <w:numId w:val="151"/>
        </w:numPr>
        <w:rPr>
          <w:rFonts w:hint="eastAsia"/>
        </w:rPr>
      </w:pPr>
      <w:r>
        <w:rPr>
          <w:rFonts w:hint="eastAsia"/>
          <w:b/>
          <w:bCs/>
        </w:rPr>
        <w:t>不要怼消费者</w:t>
      </w:r>
      <w:r>
        <w:rPr>
          <w:rFonts w:hint="eastAsia"/>
        </w:rPr>
        <w:t>——"你自己不看详情页怪谁"这种回复只会让事情更糟</w:t>
      </w:r>
    </w:p>
    <w:p w14:paraId="5EC5CFEC">
      <w:pPr>
        <w:numPr>
          <w:ilvl w:val="0"/>
          <w:numId w:val="151"/>
        </w:numPr>
        <w:rPr>
          <w:rFonts w:hint="eastAsia"/>
        </w:rPr>
      </w:pPr>
      <w:r>
        <w:rPr>
          <w:rFonts w:hint="eastAsia"/>
          <w:b/>
          <w:bCs/>
        </w:rPr>
        <w:t>不要找借口</w:t>
      </w:r>
      <w:r>
        <w:rPr>
          <w:rFonts w:hint="eastAsia"/>
        </w:rPr>
        <w:t>——"这是行业普遍问题"这种说法消费者不买账</w:t>
      </w:r>
    </w:p>
    <w:p w14:paraId="65C66FAB">
      <w:pPr>
        <w:numPr>
          <w:ilvl w:val="0"/>
          <w:numId w:val="151"/>
        </w:numPr>
        <w:rPr>
          <w:rFonts w:hint="eastAsia"/>
        </w:rPr>
      </w:pPr>
      <w:r>
        <w:rPr>
          <w:rFonts w:hint="eastAsia"/>
          <w:b/>
          <w:bCs/>
        </w:rPr>
        <w:t>不要模板化</w:t>
      </w:r>
      <w:r>
        <w:rPr>
          <w:rFonts w:hint="eastAsia"/>
        </w:rPr>
        <w:t>——每条差评情况不同，回复也应该有针对性</w:t>
      </w:r>
    </w:p>
    <w:p w14:paraId="08B6D249">
      <w:pPr>
        <w:numPr>
          <w:ilvl w:val="0"/>
          <w:numId w:val="151"/>
        </w:numPr>
        <w:rPr>
          <w:rFonts w:hint="eastAsia"/>
        </w:rPr>
      </w:pPr>
      <w:r>
        <w:rPr>
          <w:rFonts w:hint="eastAsia"/>
          <w:b/>
          <w:bCs/>
        </w:rPr>
        <w:t>不要忽视差评不回复</w:t>
      </w:r>
      <w:r>
        <w:rPr>
          <w:rFonts w:hint="eastAsia"/>
        </w:rPr>
        <w:t>——其他消费者看到差评没有商家回应，会觉得店家不负责任</w:t>
      </w:r>
    </w:p>
    <w:p w14:paraId="68ADE1DB">
      <w:pPr>
        <w:rPr>
          <w:rFonts w:hint="eastAsia"/>
        </w:rPr>
      </w:pPr>
      <w:r>
        <w:pict>
          <v:rect id="_x0000_i1285" o:spt="1" style="height:3pt;width:0pt;" fillcolor="#A0A0A0" filled="t" stroked="f" coordsize="21600,21600" o:hr="t" o:hrstd="t" o:hralign="center">
            <v:path/>
            <v:fill on="t" focussize="0,0"/>
            <v:stroke on="f"/>
            <v:imagedata o:title=""/>
            <o:lock v:ext="edit"/>
            <w10:wrap type="none"/>
            <w10:anchorlock/>
          </v:rect>
        </w:pict>
      </w:r>
    </w:p>
    <w:p w14:paraId="71BE7642">
      <w:pPr>
        <w:rPr>
          <w:rFonts w:hint="eastAsia"/>
          <w:b/>
          <w:bCs/>
        </w:rPr>
      </w:pPr>
      <w:r>
        <w:rPr>
          <w:rFonts w:hint="eastAsia"/>
          <w:b/>
          <w:bCs/>
        </w:rPr>
        <w:t>四、评价分析结果在运营决策中的应用</w:t>
      </w:r>
    </w:p>
    <w:p w14:paraId="32CBAACD">
      <w:r>
        <w:rPr>
          <w:rFonts w:hint="eastAsia"/>
        </w:rPr>
        <w:t>消费者评价的分析结果不应该只用来回复评价——它的更大价值在于</w:t>
      </w:r>
      <w:r>
        <w:rPr>
          <w:rFonts w:hint="eastAsia"/>
          <w:b/>
          <w:bCs/>
        </w:rPr>
        <w:t>指导运营决策</w:t>
      </w:r>
      <w:r>
        <w:rPr>
          <w:rFonts w:hint="eastAsia"/>
        </w:rPr>
        <w:t>。评价分析在运营各环节的应用见表7-7。</w:t>
      </w:r>
    </w:p>
    <w:p w14:paraId="337F4C42">
      <w:pPr>
        <w:jc w:val="center"/>
        <w:rPr>
          <w:rFonts w:hint="eastAsia"/>
        </w:rPr>
      </w:pPr>
      <w:r>
        <w:rPr>
          <w:rFonts w:hint="eastAsia"/>
        </w:rPr>
        <w:t>表7-7 评价分析结果的运营应用</w:t>
      </w:r>
    </w:p>
    <w:tbl>
      <w:tblPr>
        <w:tblStyle w:val="17"/>
        <w:tblW w:w="7296" w:type="dxa"/>
        <w:tblInd w:w="0" w:type="dxa"/>
        <w:tblLayout w:type="autofit"/>
        <w:tblCellMar>
          <w:top w:w="15" w:type="dxa"/>
          <w:left w:w="15" w:type="dxa"/>
          <w:bottom w:w="15" w:type="dxa"/>
          <w:right w:w="15" w:type="dxa"/>
        </w:tblCellMar>
      </w:tblPr>
      <w:tblGrid>
        <w:gridCol w:w="3821"/>
        <w:gridCol w:w="3475"/>
      </w:tblGrid>
      <w:tr w14:paraId="210AA121">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A6458CF">
            <w:pPr>
              <w:rPr>
                <w:rFonts w:hint="eastAsia"/>
                <w:b/>
                <w:bCs/>
              </w:rPr>
            </w:pPr>
            <w:r>
              <w:rPr>
                <w:rFonts w:hint="eastAsia"/>
                <w:b/>
                <w:bCs/>
              </w:rPr>
              <w:t>分析发现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6AFCAFB">
            <w:pPr>
              <w:rPr>
                <w:rFonts w:hint="eastAsia"/>
                <w:b/>
                <w:bCs/>
              </w:rPr>
            </w:pPr>
            <w:r>
              <w:rPr>
                <w:rFonts w:hint="eastAsia"/>
                <w:b/>
                <w:bCs/>
              </w:rPr>
              <w:t>运营应用</w:t>
            </w:r>
          </w:p>
        </w:tc>
      </w:tr>
      <w:tr w14:paraId="0080717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D42D54">
            <w:pPr>
              <w:rPr>
                <w:rFonts w:hint="eastAsia"/>
              </w:rPr>
            </w:pPr>
            <w:r>
              <w:rPr>
                <w:rFonts w:hint="eastAsia"/>
              </w:rPr>
              <w:t>好评集中在"颜值高"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9DBCE26">
            <w:pPr>
              <w:rPr>
                <w:rFonts w:hint="eastAsia"/>
              </w:rPr>
            </w:pPr>
            <w:r>
              <w:rPr>
                <w:rFonts w:hint="eastAsia"/>
              </w:rPr>
              <w:t>在详情页和主图中更突出颜值展示</w:t>
            </w:r>
          </w:p>
        </w:tc>
      </w:tr>
      <w:tr w14:paraId="706A05D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A8D4D79">
            <w:pPr>
              <w:rPr>
                <w:rFonts w:hint="eastAsia"/>
              </w:rPr>
            </w:pPr>
            <w:r>
              <w:rPr>
                <w:rFonts w:hint="eastAsia"/>
              </w:rPr>
              <w:t>差评集中在"尺寸比想象中小"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9E20F18">
            <w:pPr>
              <w:rPr>
                <w:rFonts w:hint="eastAsia"/>
              </w:rPr>
            </w:pPr>
            <w:r>
              <w:rPr>
                <w:rFonts w:hint="eastAsia"/>
              </w:rPr>
              <w:t>在详情页中增加尺寸对比参考图，标题加上具体尺寸</w:t>
            </w:r>
          </w:p>
        </w:tc>
      </w:tr>
      <w:tr w14:paraId="167E2A7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E6F5908">
            <w:pPr>
              <w:rPr>
                <w:rFonts w:hint="eastAsia"/>
              </w:rPr>
            </w:pPr>
            <w:r>
              <w:rPr>
                <w:rFonts w:hint="eastAsia"/>
              </w:rPr>
              <w:t>消费者提到了意外的使用场景（如"用来放调料瓶也不错"）</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0B763D9">
            <w:pPr>
              <w:rPr>
                <w:rFonts w:hint="eastAsia"/>
              </w:rPr>
            </w:pPr>
            <w:r>
              <w:rPr>
                <w:rFonts w:hint="eastAsia"/>
              </w:rPr>
              <w:t>在详情页和标题中增加这个使用场景</w:t>
            </w:r>
          </w:p>
        </w:tc>
      </w:tr>
      <w:tr w14:paraId="390FBF1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12EE3C8">
            <w:pPr>
              <w:rPr>
                <w:rFonts w:hint="eastAsia"/>
              </w:rPr>
            </w:pPr>
            <w:r>
              <w:rPr>
                <w:rFonts w:hint="eastAsia"/>
              </w:rPr>
              <w:t>多人反映"包装不好有压痕"</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EE52D82">
            <w:pPr>
              <w:rPr>
                <w:rFonts w:hint="eastAsia"/>
              </w:rPr>
            </w:pPr>
            <w:r>
              <w:rPr>
                <w:rFonts w:hint="eastAsia"/>
              </w:rPr>
              <w:t>联系仓库改用更结实的包装</w:t>
            </w:r>
          </w:p>
        </w:tc>
      </w:tr>
      <w:tr w14:paraId="4505AE4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2391EE">
            <w:pPr>
              <w:rPr>
                <w:rFonts w:hint="eastAsia"/>
              </w:rPr>
            </w:pPr>
            <w:r>
              <w:rPr>
                <w:rFonts w:hint="eastAsia"/>
              </w:rPr>
              <w:t>好评中多人提到"性价比高"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BA21B7E">
            <w:pPr>
              <w:rPr>
                <w:rFonts w:hint="eastAsia"/>
              </w:rPr>
            </w:pPr>
            <w:r>
              <w:rPr>
                <w:rFonts w:hint="eastAsia"/>
              </w:rPr>
              <w:t>在文案中强化"高性价比"的定位</w:t>
            </w:r>
          </w:p>
        </w:tc>
      </w:tr>
    </w:tbl>
    <w:p w14:paraId="05FBBD3A">
      <w:pPr>
        <w:rPr>
          <w:rFonts w:hint="eastAsia"/>
        </w:rPr>
      </w:pPr>
      <w:r>
        <w:rPr>
          <w:rFonts w:hint="eastAsia"/>
        </w:rPr>
        <w:t>这就是"从消费者的声音中找到运营改进方向"的过程——也是电商运营中最有价值的工作之一。</w:t>
      </w:r>
    </w:p>
    <w:p w14:paraId="25970EF9">
      <w:pPr>
        <w:rPr>
          <w:rFonts w:hint="eastAsia"/>
        </w:rPr>
      </w:pPr>
      <w:r>
        <w:pict>
          <v:rect id="_x0000_i1286" o:spt="1" style="height:3pt;width:0pt;" fillcolor="#A0A0A0" filled="t" stroked="f" coordsize="21600,21600" o:hr="t" o:hrstd="t" o:hralign="center">
            <v:path/>
            <v:fill on="t" focussize="0,0"/>
            <v:stroke on="f"/>
            <v:imagedata o:title=""/>
            <o:lock v:ext="edit"/>
            <w10:wrap type="none"/>
            <w10:anchorlock/>
          </v:rect>
        </w:pict>
      </w:r>
    </w:p>
    <w:p w14:paraId="2F262313">
      <w:pPr>
        <w:rPr>
          <w:rFonts w:hint="eastAsia"/>
        </w:rPr>
      </w:pPr>
      <w:r>
        <w:rPr>
          <w:rFonts w:hint="eastAsia"/>
          <w:b/>
          <w:bCs/>
        </w:rPr>
        <w:t>【任务小结与自测】</w:t>
      </w:r>
    </w:p>
    <w:p w14:paraId="651C67B7">
      <w:pPr>
        <w:rPr>
          <w:rFonts w:hint="eastAsia"/>
        </w:rPr>
      </w:pPr>
      <w:r>
        <w:rPr>
          <w:rFonts w:hint="eastAsia"/>
        </w:rPr>
        <w:t>完成任务三后，检查一下：</w:t>
      </w:r>
    </w:p>
    <w:p w14:paraId="0DC3D331">
      <w:pPr>
        <w:numPr>
          <w:ilvl w:val="0"/>
          <w:numId w:val="152"/>
        </w:numPr>
        <w:rPr>
          <w:rFonts w:hint="eastAsia"/>
        </w:rPr>
      </w:pPr>
      <w:r>
        <w:rPr>
          <w:rFonts w:hint="eastAsia"/>
        </w:rPr>
        <w:t>能把消费者评价批量交给AI做好评点和差评点的归纳分析</w:t>
      </w:r>
    </w:p>
    <w:p w14:paraId="2C89AE02">
      <w:pPr>
        <w:numPr>
          <w:ilvl w:val="0"/>
          <w:numId w:val="152"/>
        </w:numPr>
        <w:rPr>
          <w:rFonts w:hint="eastAsia"/>
        </w:rPr>
      </w:pPr>
      <w:r>
        <w:rPr>
          <w:rFonts w:hint="eastAsia"/>
        </w:rPr>
        <w:t>能让AI基于差评分析结果给出短期和长期的改进建议</w:t>
      </w:r>
    </w:p>
    <w:p w14:paraId="38E546D6">
      <w:pPr>
        <w:numPr>
          <w:ilvl w:val="0"/>
          <w:numId w:val="152"/>
        </w:numPr>
        <w:rPr>
          <w:rFonts w:hint="eastAsia"/>
        </w:rPr>
      </w:pPr>
      <w:r>
        <w:rPr>
          <w:rFonts w:hint="eastAsia"/>
        </w:rPr>
        <w:t>能让AI撰写有针对性的差评回复</w:t>
      </w:r>
    </w:p>
    <w:p w14:paraId="4EDB5DDA">
      <w:pPr>
        <w:numPr>
          <w:ilvl w:val="0"/>
          <w:numId w:val="152"/>
        </w:numPr>
        <w:rPr>
          <w:rFonts w:hint="eastAsia"/>
        </w:rPr>
      </w:pPr>
      <w:r>
        <w:rPr>
          <w:rFonts w:hint="eastAsia"/>
        </w:rPr>
        <w:t>理解评价分析结果在标题优化、详情页改进、包装改善等方面的运营价值</w:t>
      </w:r>
    </w:p>
    <w:p w14:paraId="50AC536E">
      <w:pPr>
        <w:rPr>
          <w:rFonts w:hint="eastAsia"/>
        </w:rPr>
      </w:pPr>
      <w:r>
        <w:pict>
          <v:rect id="_x0000_i1287" o:spt="1" style="height:3pt;width:0pt;" fillcolor="#A0A0A0" filled="t" stroked="f" coordsize="21600,21600" o:hr="t" o:hrstd="t" o:hralign="center">
            <v:path/>
            <v:fill on="t" focussize="0,0"/>
            <v:stroke on="f"/>
            <v:imagedata o:title=""/>
            <o:lock v:ext="edit"/>
            <w10:wrap type="none"/>
            <w10:anchorlock/>
          </v:rect>
        </w:pict>
      </w:r>
    </w:p>
    <w:p w14:paraId="34560A7E">
      <w:pPr>
        <w:rPr>
          <w:rFonts w:hint="eastAsia"/>
          <w:b/>
          <w:bCs/>
        </w:rPr>
      </w:pPr>
      <w:r>
        <w:rPr>
          <w:rFonts w:hint="eastAsia"/>
          <w:b/>
          <w:bCs/>
        </w:rPr>
        <w:t>任务四 用AI辅助店铺运营决策</w:t>
      </w:r>
    </w:p>
    <w:p w14:paraId="63DD5272">
      <w:pPr>
        <w:rPr>
          <w:rFonts w:hint="eastAsia"/>
        </w:rPr>
      </w:pPr>
      <w:r>
        <w:rPr>
          <w:rFonts w:hint="eastAsia"/>
          <w:b/>
          <w:bCs/>
        </w:rPr>
        <w:t>【任务描述】</w:t>
      </w:r>
      <w:r>
        <w:rPr>
          <w:rFonts w:hint="eastAsia"/>
        </w:rPr>
        <w:t> 前面三个任务聚焦的是"单个商品"的文案和话术——标题怎么写、详情怎么写、客服怎么答、评价怎么分析。这个任务把视野拉高一层，看看AI怎么在"整个店铺"的运营层面帮上忙——竞品分析、活动策划、运营报告、选品思路。</w:t>
      </w:r>
    </w:p>
    <w:p w14:paraId="3CB0D4FA">
      <w:pPr>
        <w:rPr>
          <w:rFonts w:hint="eastAsia"/>
        </w:rPr>
      </w:pPr>
      <w:r>
        <w:pict>
          <v:rect id="_x0000_i1288" o:spt="1" style="height:3pt;width:0pt;" fillcolor="#A0A0A0" filled="t" stroked="f" coordsize="21600,21600" o:hr="t" o:hrstd="t" o:hralign="center">
            <v:path/>
            <v:fill on="t" focussize="0,0"/>
            <v:stroke on="f"/>
            <v:imagedata o:title=""/>
            <o:lock v:ext="edit"/>
            <w10:wrap type="none"/>
            <w10:anchorlock/>
          </v:rect>
        </w:pict>
      </w:r>
    </w:p>
    <w:p w14:paraId="66E7546F">
      <w:pPr>
        <w:rPr>
          <w:rFonts w:hint="eastAsia"/>
          <w:b/>
          <w:bCs/>
        </w:rPr>
      </w:pPr>
      <w:r>
        <w:rPr>
          <w:rFonts w:hint="eastAsia"/>
          <w:b/>
          <w:bCs/>
        </w:rPr>
        <w:t>一、让AI分析竞品店铺的运营策略</w:t>
      </w:r>
    </w:p>
    <w:p w14:paraId="539F0974">
      <w:pPr>
        <w:rPr>
          <w:rFonts w:hint="eastAsia"/>
        </w:rPr>
      </w:pPr>
      <w:r>
        <w:rPr>
          <w:rFonts w:hint="eastAsia"/>
        </w:rPr>
        <w:t>做电商不能只盯着自己的店铺——看看竞争对手在卖什么、怎么定价、怎么做活动，是非常必要的。</w:t>
      </w:r>
    </w:p>
    <w:p w14:paraId="173A8CE5">
      <w:pPr>
        <w:rPr>
          <w:rFonts w:hint="eastAsia"/>
        </w:rPr>
      </w:pPr>
      <w:r>
        <w:rPr>
          <w:rFonts w:hint="eastAsia"/>
        </w:rPr>
        <w:t>竞品分析的信息来源主要是公开可见的——竞品店铺的商品页面、评价区、活动信息等都是任何人都能看到的。把这些公开信息收集起来交给AI分析即可。</w:t>
      </w:r>
    </w:p>
    <w:p w14:paraId="3C3BFA4B">
      <w:r>
        <w:t>以下是我收集的3家与我们同品类的竞品淘宝店铺的基本信息：</w:t>
      </w:r>
    </w:p>
    <w:p w14:paraId="63FDE590"/>
    <w:p w14:paraId="1E5CA8BF">
      <w:r>
        <w:t>店铺A：</w:t>
      </w:r>
    </w:p>
    <w:p w14:paraId="63C25C49">
      <w:r>
        <w:t>- 主营产品：桌面收纳架、文件架</w:t>
      </w:r>
    </w:p>
    <w:p w14:paraId="325B3F80">
      <w:r>
        <w:t>- 价格范围：15~45元</w:t>
      </w:r>
    </w:p>
    <w:p w14:paraId="719FE950">
      <w:r>
        <w:t>- 月销量最高的一款：约2000+件</w:t>
      </w:r>
    </w:p>
    <w:p w14:paraId="1EC69DC5">
      <w:r>
        <w:t>- 评价特点：好评多提"结实""好看"，差评多说"味道大"</w:t>
      </w:r>
    </w:p>
    <w:p w14:paraId="449F6436">
      <w:r>
        <w:t>- 近期活动：满2件8折</w:t>
      </w:r>
    </w:p>
    <w:p w14:paraId="31D436B2"/>
    <w:p w14:paraId="354324A7">
      <w:r>
        <w:t>店铺B：</w:t>
      </w:r>
    </w:p>
    <w:p w14:paraId="6BE1FA46">
      <w:r>
        <w:t>[类似格式的信息]</w:t>
      </w:r>
    </w:p>
    <w:p w14:paraId="574B46F0"/>
    <w:p w14:paraId="7DED5A99">
      <w:r>
        <w:t>店铺C：</w:t>
      </w:r>
    </w:p>
    <w:p w14:paraId="15B991A0">
      <w:r>
        <w:t>[类似格式的信息]</w:t>
      </w:r>
    </w:p>
    <w:p w14:paraId="0B146C4A"/>
    <w:p w14:paraId="298AF919">
      <w:r>
        <w:t>请帮我分析：</w:t>
      </w:r>
    </w:p>
    <w:p w14:paraId="5382FFFC">
      <w:r>
        <w:t>1. 这3家店铺各自的定位和优势是什么</w:t>
      </w:r>
    </w:p>
    <w:p w14:paraId="63A34075">
      <w:r>
        <w:t>2. 它们在定价策略上有什么差异</w:t>
      </w:r>
    </w:p>
    <w:p w14:paraId="08ECC783">
      <w:r>
        <w:t>3. 从消费者评价来看，它们各自做得好和做得差的地方</w:t>
      </w:r>
    </w:p>
    <w:p w14:paraId="7EAE9B7E">
      <w:r>
        <w:t>4. 相比之下，我们店铺可以在哪些方面做出差异化</w:t>
      </w:r>
    </w:p>
    <w:p w14:paraId="0B9025BD"/>
    <w:p w14:paraId="34048BF8">
      <w:r>
        <w:t>请用对比表的形式呈现核心分析结果。</w:t>
      </w:r>
    </w:p>
    <w:p w14:paraId="2D7A6770">
      <w:pPr>
        <w:rPr>
          <w:rFonts w:hint="eastAsia"/>
        </w:rPr>
      </w:pPr>
      <w:r>
        <w:rPr>
          <w:rFonts w:hint="eastAsia"/>
          <w:b/>
          <w:bCs/>
        </w:rPr>
        <w:t>【职业素养】合法合规的竞品分析</w:t>
      </w:r>
    </w:p>
    <w:p w14:paraId="4BDEEBF5">
      <w:pPr>
        <w:rPr>
          <w:rFonts w:hint="eastAsia"/>
        </w:rPr>
      </w:pPr>
      <w:r>
        <w:rPr>
          <w:rFonts w:hint="eastAsia"/>
        </w:rPr>
        <w:t>在电商平台上查看竞品的公开信息（商品页面、价格、评价、销量等）属于正常的商业行为，是完全合法的。但以下行为是不可取的：</w:t>
      </w:r>
    </w:p>
    <w:p w14:paraId="420EFFA7">
      <w:pPr>
        <w:numPr>
          <w:ilvl w:val="0"/>
          <w:numId w:val="153"/>
        </w:numPr>
        <w:rPr>
          <w:rFonts w:hint="eastAsia"/>
        </w:rPr>
      </w:pPr>
      <w:r>
        <w:rPr>
          <w:rFonts w:ascii="Segoe UI Emoji" w:hAnsi="Segoe UI Emoji" w:cs="Segoe UI Emoji"/>
        </w:rPr>
        <w:t>❌</w:t>
      </w:r>
      <w:r>
        <w:rPr>
          <w:rFonts w:hint="eastAsia"/>
        </w:rPr>
        <w:t xml:space="preserve"> 恶意下单竞品商品后给差评</w:t>
      </w:r>
    </w:p>
    <w:p w14:paraId="547287DA">
      <w:pPr>
        <w:numPr>
          <w:ilvl w:val="0"/>
          <w:numId w:val="153"/>
        </w:numPr>
        <w:rPr>
          <w:rFonts w:hint="eastAsia"/>
        </w:rPr>
      </w:pPr>
      <w:r>
        <w:rPr>
          <w:rFonts w:ascii="Segoe UI Emoji" w:hAnsi="Segoe UI Emoji" w:cs="Segoe UI Emoji"/>
        </w:rPr>
        <w:t>❌</w:t>
      </w:r>
      <w:r>
        <w:rPr>
          <w:rFonts w:hint="eastAsia"/>
        </w:rPr>
        <w:t xml:space="preserve"> 抄袭竞品的商品图片或详情页设计</w:t>
      </w:r>
    </w:p>
    <w:p w14:paraId="48D29C66">
      <w:pPr>
        <w:numPr>
          <w:ilvl w:val="0"/>
          <w:numId w:val="153"/>
        </w:numPr>
        <w:rPr>
          <w:rFonts w:hint="eastAsia"/>
        </w:rPr>
      </w:pPr>
      <w:r>
        <w:rPr>
          <w:rFonts w:ascii="Segoe UI Emoji" w:hAnsi="Segoe UI Emoji" w:cs="Segoe UI Emoji"/>
        </w:rPr>
        <w:t>❌</w:t>
      </w:r>
      <w:r>
        <w:rPr>
          <w:rFonts w:hint="eastAsia"/>
        </w:rPr>
        <w:t xml:space="preserve"> 在自己的商品描述中直接点名贬低竞品</w:t>
      </w:r>
    </w:p>
    <w:p w14:paraId="52C6C59A">
      <w:pPr>
        <w:numPr>
          <w:ilvl w:val="0"/>
          <w:numId w:val="153"/>
        </w:numPr>
        <w:rPr>
          <w:rFonts w:hint="eastAsia"/>
        </w:rPr>
      </w:pPr>
      <w:r>
        <w:rPr>
          <w:rFonts w:ascii="Segoe UI Emoji" w:hAnsi="Segoe UI Emoji" w:cs="Segoe UI Emoji"/>
        </w:rPr>
        <w:t>❌</w:t>
      </w:r>
      <w:r>
        <w:rPr>
          <w:rFonts w:hint="eastAsia"/>
        </w:rPr>
        <w:t xml:space="preserve"> 通过非正当手段获取竞品的内部经营数据</w:t>
      </w:r>
    </w:p>
    <w:p w14:paraId="2E9788E7">
      <w:pPr>
        <w:rPr>
          <w:rFonts w:hint="eastAsia"/>
        </w:rPr>
      </w:pPr>
      <w:r>
        <w:rPr>
          <w:rFonts w:hint="eastAsia"/>
        </w:rPr>
        <w:t>商业竞争应该靠"自己做得更好"来赢，而不是靠"把对手搞差"来赢。</w:t>
      </w:r>
    </w:p>
    <w:p w14:paraId="066BC53C">
      <w:pPr>
        <w:rPr>
          <w:rFonts w:hint="eastAsia"/>
        </w:rPr>
      </w:pPr>
      <w:r>
        <w:pict>
          <v:rect id="_x0000_i1289" o:spt="1" style="height:3pt;width:0pt;" fillcolor="#A0A0A0" filled="t" stroked="f" coordsize="21600,21600" o:hr="t" o:hrstd="t" o:hralign="center">
            <v:path/>
            <v:fill on="t" focussize="0,0"/>
            <v:stroke on="f"/>
            <v:imagedata o:title=""/>
            <o:lock v:ext="edit"/>
            <w10:wrap type="none"/>
            <w10:anchorlock/>
          </v:rect>
        </w:pict>
      </w:r>
    </w:p>
    <w:p w14:paraId="6F7A54ED">
      <w:pPr>
        <w:rPr>
          <w:rFonts w:hint="eastAsia"/>
          <w:b/>
          <w:bCs/>
        </w:rPr>
      </w:pPr>
      <w:r>
        <w:rPr>
          <w:rFonts w:hint="eastAsia"/>
          <w:b/>
          <w:bCs/>
        </w:rPr>
        <w:t>二、让AI策划店铺促销活动方案</w:t>
      </w:r>
    </w:p>
    <w:p w14:paraId="431908E6">
      <w:pPr>
        <w:rPr>
          <w:rFonts w:hint="eastAsia"/>
        </w:rPr>
      </w:pPr>
      <w:r>
        <w:rPr>
          <w:rFonts w:hint="eastAsia"/>
        </w:rPr>
        <w:t>店铺层面的促销跟单品促销不同——它涉及多个商品的联动、整体的视觉呈现、不同渠道的宣传配合等。</w:t>
      </w:r>
    </w:p>
    <w:p w14:paraId="327742B0">
      <w:r>
        <w:t>我经营一家淘宝家居日用品店铺，目前有30多款在售商品，主要是</w:t>
      </w:r>
    </w:p>
    <w:p w14:paraId="24461954">
      <w:r>
        <w:t>桌面收纳架、文件架、杂物篮、桌面垃圾桶等。</w:t>
      </w:r>
    </w:p>
    <w:p w14:paraId="3046789E"/>
    <w:p w14:paraId="1A8E1BB8">
      <w:r>
        <w:t>下个月想做一次"开学季"促销活动，目标是：</w:t>
      </w:r>
    </w:p>
    <w:p w14:paraId="58CA1EE9">
      <w:r>
        <w:t>1. 提升店铺整体的访客量和销售额</w:t>
      </w:r>
    </w:p>
    <w:p w14:paraId="5D10ABE8">
      <w:r>
        <w:t>2. 重点推两款新品（桌面书架和宿舍挂袋）</w:t>
      </w:r>
    </w:p>
    <w:p w14:paraId="639FC642">
      <w:r>
        <w:t>3. 清理5款动销较慢的旧品库存</w:t>
      </w:r>
    </w:p>
    <w:p w14:paraId="0385D029"/>
    <w:p w14:paraId="3F8F63E0">
      <w:r>
        <w:t>预算大约2000元（用于让利和赠品，不含推广费）。</w:t>
      </w:r>
    </w:p>
    <w:p w14:paraId="7AF75DF1">
      <w:r>
        <w:t>店铺粉丝约3000人，主要是大学生群体。</w:t>
      </w:r>
    </w:p>
    <w:p w14:paraId="7EDBD105"/>
    <w:p w14:paraId="51EEB15D">
      <w:r>
        <w:t>请帮我策划一个开学季促销方案，包括：</w:t>
      </w:r>
    </w:p>
    <w:p w14:paraId="4D172310">
      <w:r>
        <w:t>1. 活动主题和时间安排</w:t>
      </w:r>
    </w:p>
    <w:p w14:paraId="0BA8F455">
      <w:r>
        <w:t>2. 促销规则设计（新品和旧品分别怎么促）</w:t>
      </w:r>
    </w:p>
    <w:p w14:paraId="6BB21A59">
      <w:r>
        <w:t>3. 店铺首页的活动氛围设计建议</w:t>
      </w:r>
    </w:p>
    <w:p w14:paraId="2AA9AE63">
      <w:r>
        <w:t>4. 粉丝群和微淘的预热内容规划</w:t>
      </w:r>
    </w:p>
    <w:p w14:paraId="4A93CEBA">
      <w:r>
        <w:t>5. 预估的活动成本和预期效果</w:t>
      </w:r>
    </w:p>
    <w:p w14:paraId="236E8958">
      <w:pPr>
        <w:rPr>
          <w:rFonts w:hint="eastAsia"/>
        </w:rPr>
      </w:pPr>
      <w:r>
        <w:rPr>
          <w:rFonts w:hint="eastAsia"/>
        </w:rPr>
        <w:t>AI给出方案后，需要特别注意：</w:t>
      </w:r>
      <w:r>
        <w:rPr>
          <w:rFonts w:hint="eastAsia"/>
          <w:b/>
          <w:bCs/>
        </w:rPr>
        <w:t>促销力度是否合理</w:t>
      </w:r>
      <w:r>
        <w:rPr>
          <w:rFonts w:hint="eastAsia"/>
        </w:rPr>
        <w:t>。AI有时候会建议很大力度的折扣——比如"全场五折""满100减50"——听起来很有吸引力，但你得算一算利润还够不够。一场赔本赚吆喝的活动，做得再热闹也没有意义。</w:t>
      </w:r>
    </w:p>
    <w:p w14:paraId="6297AB4A">
      <w:pPr>
        <w:rPr>
          <w:rFonts w:hint="eastAsia"/>
        </w:rPr>
      </w:pPr>
      <w:r>
        <w:pict>
          <v:rect id="_x0000_i1290" o:spt="1" style="height:3pt;width:0pt;" fillcolor="#A0A0A0" filled="t" stroked="f" coordsize="21600,21600" o:hr="t" o:hrstd="t" o:hralign="center">
            <v:path/>
            <v:fill on="t" focussize="0,0"/>
            <v:stroke on="f"/>
            <v:imagedata o:title=""/>
            <o:lock v:ext="edit"/>
            <w10:wrap type="none"/>
            <w10:anchorlock/>
          </v:rect>
        </w:pict>
      </w:r>
    </w:p>
    <w:p w14:paraId="6F932A2B">
      <w:pPr>
        <w:rPr>
          <w:rFonts w:hint="eastAsia"/>
          <w:b/>
          <w:bCs/>
        </w:rPr>
      </w:pPr>
      <w:r>
        <w:rPr>
          <w:rFonts w:hint="eastAsia"/>
          <w:b/>
          <w:bCs/>
        </w:rPr>
        <w:t>三、让AI撰写运营周报和月报</w:t>
      </w:r>
    </w:p>
    <w:p w14:paraId="7BC5B039">
      <w:pPr>
        <w:rPr>
          <w:rFonts w:hint="eastAsia"/>
        </w:rPr>
      </w:pPr>
      <w:r>
        <w:rPr>
          <w:rFonts w:hint="eastAsia"/>
        </w:rPr>
        <w:t>电商运营人员每周或每月都需要写运营报告，汇报店铺的经营数据和运营动态。这件事跟项目三中写工作总结的逻辑一样——</w:t>
      </w:r>
      <w:r>
        <w:rPr>
          <w:rFonts w:hint="eastAsia"/>
          <w:b/>
          <w:bCs/>
        </w:rPr>
        <w:t>先自己整理好真实的数据和工作内容，再让AI帮你组织成规范的报告。</w:t>
      </w:r>
    </w:p>
    <w:p w14:paraId="6A067D9B">
      <w:r>
        <w:t>请帮我写一份淘宝店铺的6月运营月报。以下是真实数据：</w:t>
      </w:r>
    </w:p>
    <w:p w14:paraId="160D89BD"/>
    <w:p w14:paraId="2069D6C1">
      <w:r>
        <w:t>流量数据：</w:t>
      </w:r>
    </w:p>
    <w:p w14:paraId="17605B58">
      <w:r>
        <w:t>- 本月访客数：12,500人次（上月：10,800人次）</w:t>
      </w:r>
    </w:p>
    <w:p w14:paraId="669CFF68">
      <w:r>
        <w:t>- 浏览量：38,000次（上月：32,000次）</w:t>
      </w:r>
    </w:p>
    <w:p w14:paraId="2FFF1AB7">
      <w:r>
        <w:t>- 主要流量来源：自然搜索占55%，直通车占25%，老客复购占15%，其他5%</w:t>
      </w:r>
    </w:p>
    <w:p w14:paraId="68B0A177"/>
    <w:p w14:paraId="5B2F3AE7">
      <w:r>
        <w:t>销售数据：</w:t>
      </w:r>
    </w:p>
    <w:p w14:paraId="3DF3A69B">
      <w:r>
        <w:t>- 本月销售额：5.8万元（上月：4.9万元）</w:t>
      </w:r>
    </w:p>
    <w:p w14:paraId="474B575C">
      <w:r>
        <w:t>- 订单量：680单（上月：590单）</w:t>
      </w:r>
    </w:p>
    <w:p w14:paraId="3063301A">
      <w:r>
        <w:t>- 客单价：85元（上月：83元）</w:t>
      </w:r>
    </w:p>
    <w:p w14:paraId="68391A74">
      <w:r>
        <w:t>- 退款率：3.2%（上月：4.1%）</w:t>
      </w:r>
    </w:p>
    <w:p w14:paraId="71B8B924"/>
    <w:p w14:paraId="56A39496">
      <w:r>
        <w:t>重点商品表现：</w:t>
      </w:r>
    </w:p>
    <w:p w14:paraId="5C8817BB">
      <w:r>
        <w:t>- A款收纳架：月销320件，店铺销售占比最高</w:t>
      </w:r>
    </w:p>
    <w:p w14:paraId="6C034795">
      <w:r>
        <w:t>- B款新品书架：上架两周，月销45件，低于预期</w:t>
      </w:r>
    </w:p>
    <w:p w14:paraId="54DE197C">
      <w:r>
        <w:t>- C款旧品杂物篮：月销仅12件，库存积压严重</w:t>
      </w:r>
    </w:p>
    <w:p w14:paraId="67849BB6"/>
    <w:p w14:paraId="65568402">
      <w:r>
        <w:t>本月主要运营动作：</w:t>
      </w:r>
    </w:p>
    <w:p w14:paraId="43133A56">
      <w:r>
        <w:t>- 优化了10款商品标题</w:t>
      </w:r>
    </w:p>
    <w:p w14:paraId="53B1C783">
      <w:r>
        <w:t>- 做了一次"满99减10"的小促活动，持续3天</w:t>
      </w:r>
    </w:p>
    <w:p w14:paraId="663FD75C">
      <w:r>
        <w:t>- 新拍了A款和B款的商品主图</w:t>
      </w:r>
    </w:p>
    <w:p w14:paraId="3A35DE68">
      <w:r>
        <w:t>- B款新品做了3天直通车推广测试</w:t>
      </w:r>
    </w:p>
    <w:p w14:paraId="3FA20A88"/>
    <w:p w14:paraId="467AD993">
      <w:r>
        <w:t>下月工作计划：</w:t>
      </w:r>
    </w:p>
    <w:p w14:paraId="71F9B1E5">
      <w:r>
        <w:t>- 重点推广B款新品，提升流量和转化</w:t>
      </w:r>
    </w:p>
    <w:p w14:paraId="132A81B3">
      <w:r>
        <w:t>- 清理C款库存，考虑降价或搭配销售</w:t>
      </w:r>
    </w:p>
    <w:p w14:paraId="60BE6BE5">
      <w:r>
        <w:t>- 策划开学季促销活动</w:t>
      </w:r>
    </w:p>
    <w:p w14:paraId="043E0F0E">
      <w:r>
        <w:t>- 优化客服话术，降低退款率</w:t>
      </w:r>
    </w:p>
    <w:p w14:paraId="5BD43DE9"/>
    <w:p w14:paraId="78580BD4">
      <w:r>
        <w:t>请根据以上信息撰写一份正式的运营月报，包括：数据总览、</w:t>
      </w:r>
    </w:p>
    <w:p w14:paraId="64CAAB57">
      <w:r>
        <w:t>重点商品分析、本月工作回顾、问题与改进、下月计划。</w:t>
      </w:r>
    </w:p>
    <w:p w14:paraId="4E1C1507">
      <w:r>
        <w:t>800字左右，语气务实客观，用数据说话。</w:t>
      </w:r>
    </w:p>
    <w:p w14:paraId="265F8104">
      <w:pPr>
        <w:rPr>
          <w:rFonts w:hint="eastAsia"/>
        </w:rPr>
      </w:pPr>
      <w:r>
        <w:rPr>
          <w:rFonts w:hint="eastAsia"/>
        </w:rPr>
        <w:t>注意这条提示词的特点：</w:t>
      </w:r>
      <w:r>
        <w:rPr>
          <w:rFonts w:hint="eastAsia"/>
          <w:b/>
          <w:bCs/>
        </w:rPr>
        <w:t>所有数据和工作内容都是你提供的真实信息，AI做的只是"整理成报告格式"</w:t>
      </w:r>
      <w:r>
        <w:rPr>
          <w:rFonts w:hint="eastAsia"/>
        </w:rPr>
        <w:t>。这就是项目三一直在强调的核心原则——内容是你的，格式是AI的。</w:t>
      </w:r>
    </w:p>
    <w:p w14:paraId="38E53744">
      <w:pPr>
        <w:rPr>
          <w:rFonts w:hint="eastAsia"/>
        </w:rPr>
      </w:pPr>
      <w:r>
        <w:rPr>
          <w:rFonts w:hint="eastAsia"/>
          <w:b/>
          <w:bCs/>
        </w:rPr>
        <w:t>【翻车现场】运营报告里的数字被AI改了</w:t>
      </w:r>
    </w:p>
    <w:p w14:paraId="4C860A1D">
      <w:pPr>
        <w:rPr>
          <w:rFonts w:hint="eastAsia"/>
        </w:rPr>
      </w:pPr>
      <w:r>
        <w:rPr>
          <w:rFonts w:hint="eastAsia"/>
        </w:rPr>
        <w:t>有学生让AI根据自己提供的数据写运营报告，原始数据中退款率是3.2%，AI在报告中写的却变成了"退款率仅为2.8%，处于行业优秀水平"。那个2.8%不知道是从哪里冒出来的，"行业优秀水平"的判断也是AI自行添加的。</w:t>
      </w:r>
    </w:p>
    <w:p w14:paraId="4D3ECF47">
      <w:pPr>
        <w:rPr>
          <w:rFonts w:hint="eastAsia"/>
        </w:rPr>
      </w:pPr>
      <w:r>
        <w:rPr>
          <w:rFonts w:hint="eastAsia"/>
        </w:rPr>
        <w:t>这种"润色性篡改"是AI的常见问题——它在组织语言的过程中可能会不自觉地修改数字或添加主观判断。所以写完报告之后，</w:t>
      </w:r>
      <w:r>
        <w:rPr>
          <w:rFonts w:hint="eastAsia"/>
          <w:b/>
          <w:bCs/>
        </w:rPr>
        <w:t>必须把AI报告中的每一个数字跟你的原始数据逐一对照</w:t>
      </w:r>
      <w:r>
        <w:rPr>
          <w:rFonts w:hint="eastAsia"/>
        </w:rPr>
        <w:t>。这个检查步骤不能省。</w:t>
      </w:r>
    </w:p>
    <w:p w14:paraId="7DA2C156">
      <w:pPr>
        <w:rPr>
          <w:rFonts w:hint="eastAsia"/>
        </w:rPr>
      </w:pPr>
      <w:r>
        <w:pict>
          <v:rect id="_x0000_i1291" o:spt="1" style="height:3pt;width:0pt;" fillcolor="#A0A0A0" filled="t" stroked="f" coordsize="21600,21600" o:hr="t" o:hrstd="t" o:hralign="center">
            <v:path/>
            <v:fill on="t" focussize="0,0"/>
            <v:stroke on="f"/>
            <v:imagedata o:title=""/>
            <o:lock v:ext="edit"/>
            <w10:wrap type="none"/>
            <w10:anchorlock/>
          </v:rect>
        </w:pict>
      </w:r>
    </w:p>
    <w:p w14:paraId="67E00BAE">
      <w:pPr>
        <w:rPr>
          <w:rFonts w:hint="eastAsia"/>
          <w:b/>
          <w:bCs/>
        </w:rPr>
      </w:pPr>
      <w:r>
        <w:rPr>
          <w:rFonts w:hint="eastAsia"/>
          <w:b/>
          <w:bCs/>
        </w:rPr>
        <w:t>四、AI辅助选品思路分析</w:t>
      </w:r>
    </w:p>
    <w:p w14:paraId="192D13C4">
      <w:pPr>
        <w:rPr>
          <w:rFonts w:hint="eastAsia"/>
        </w:rPr>
      </w:pPr>
      <w:r>
        <w:rPr>
          <w:rFonts w:hint="eastAsia"/>
        </w:rPr>
        <w:t>选品是电商运营中最"上游"的决策——选对了产品，后面的一切工作都事半功倍；选错了产品，再好的运营也救不回来。</w:t>
      </w:r>
    </w:p>
    <w:p w14:paraId="715BFBD9">
      <w:pPr>
        <w:rPr>
          <w:rFonts w:hint="eastAsia"/>
        </w:rPr>
      </w:pPr>
      <w:r>
        <w:rPr>
          <w:rFonts w:hint="eastAsia"/>
        </w:rPr>
        <w:t>AI不能替你做选品决策（因为它不了解你的供应链、资金、经验等具体情况），但它可以帮你</w:t>
      </w:r>
      <w:r>
        <w:rPr>
          <w:rFonts w:hint="eastAsia"/>
          <w:b/>
          <w:bCs/>
        </w:rPr>
        <w:t>拓展选品思路和分析潜在机会</w:t>
      </w:r>
      <w:r>
        <w:rPr>
          <w:rFonts w:hint="eastAsia"/>
        </w:rPr>
        <w:t>。</w:t>
      </w:r>
    </w:p>
    <w:p w14:paraId="70D9B621">
      <w:r>
        <w:t>我目前经营一家主打桌面收纳用品的淘宝店铺，客群主要是大学生</w:t>
      </w:r>
    </w:p>
    <w:p w14:paraId="6B2D0B65">
      <w:r>
        <w:t>和年轻上班族。我想扩充产品线，增加一些新品类。</w:t>
      </w:r>
    </w:p>
    <w:p w14:paraId="3A1B01D3"/>
    <w:p w14:paraId="3921D74A">
      <w:r>
        <w:t>请帮我从以下几个角度分析可能的拓展方向：</w:t>
      </w:r>
    </w:p>
    <w:p w14:paraId="624D1157">
      <w:r>
        <w:t>1. 与桌面收纳属于同一使用场景的关联品类有哪些</w:t>
      </w:r>
    </w:p>
    <w:p w14:paraId="419F202E">
      <w:r>
        <w:t>2. 我的目标客群（大学生和年轻上班族）还有哪些高频需求</w:t>
      </w:r>
    </w:p>
    <w:p w14:paraId="10A25BEE">
      <w:r>
        <w:t>3. 近期在社交媒体上比较火的、与家居/办公相关的"网红产品"有哪些</w:t>
      </w:r>
    </w:p>
    <w:p w14:paraId="3FAD7D6C"/>
    <w:p w14:paraId="7DB16867">
      <w:r>
        <w:t>每个方向给出3~5个具体的产品建议，简要说明推荐理由。</w:t>
      </w:r>
    </w:p>
    <w:p w14:paraId="19FF4543">
      <w:r>
        <w:t>注意：这只是思路参考，我不会直接按照你的建议进货，</w:t>
      </w:r>
    </w:p>
    <w:p w14:paraId="7110C8F8">
      <w:r>
        <w:t>还需要自己调查具体的市场需求和竞争情况。</w:t>
      </w:r>
    </w:p>
    <w:p w14:paraId="2BFAC3B0">
      <w:pPr>
        <w:rPr>
          <w:rFonts w:hint="eastAsia"/>
        </w:rPr>
      </w:pPr>
      <w:r>
        <w:rPr>
          <w:rFonts w:hint="eastAsia"/>
        </w:rPr>
        <w:t>最后那句"注意"很重要——它设定了正确的预期：AI给的是思路，不是决策。选品决策涉及太多AI不知道的信息（你的资金状况、供应商资源、仓储条件、个人经验），必须由你自己综合判断。</w:t>
      </w:r>
    </w:p>
    <w:p w14:paraId="4E31F880">
      <w:pPr>
        <w:rPr>
          <w:rFonts w:hint="eastAsia"/>
        </w:rPr>
      </w:pPr>
      <w:r>
        <w:rPr>
          <w:rFonts w:hint="eastAsia"/>
          <w:b/>
          <w:bCs/>
        </w:rPr>
        <w:t>【想一想】</w:t>
      </w:r>
    </w:p>
    <w:p w14:paraId="6E171DDD">
      <w:pPr>
        <w:rPr>
          <w:rFonts w:hint="eastAsia"/>
        </w:rPr>
      </w:pPr>
      <w:r>
        <w:rPr>
          <w:rFonts w:hint="eastAsia"/>
        </w:rPr>
        <w:t>假设AI建议你增加"桌面小风扇"这个品类，理由是"夏季需求大，目标客群吻合，客单价适中"。这个建议靠不靠谱？你会怎么进一步验证？</w:t>
      </w:r>
    </w:p>
    <w:p w14:paraId="07E19F8C">
      <w:pPr>
        <w:rPr>
          <w:rFonts w:hint="eastAsia"/>
        </w:rPr>
      </w:pPr>
      <w:r>
        <w:rPr>
          <w:rFonts w:hint="eastAsia"/>
        </w:rPr>
        <w:t>思考提示：可以去电商平台搜索这个品类，看看竞争激烈程度、价格区间、头部卖家的情况；看看自己的供应商能不能拿到有竞争力的货源；评估一下这个品类跟自己现有产品线的协同性……</w:t>
      </w:r>
    </w:p>
    <w:p w14:paraId="75B285DD">
      <w:pPr>
        <w:rPr>
          <w:rFonts w:hint="eastAsia"/>
        </w:rPr>
      </w:pPr>
      <w:r>
        <w:pict>
          <v:rect id="_x0000_i1292" o:spt="1" style="height:3pt;width:0pt;" fillcolor="#A0A0A0" filled="t" stroked="f" coordsize="21600,21600" o:hr="t" o:hrstd="t" o:hralign="center">
            <v:path/>
            <v:fill on="t" focussize="0,0"/>
            <v:stroke on="f"/>
            <v:imagedata o:title=""/>
            <o:lock v:ext="edit"/>
            <w10:wrap type="none"/>
            <w10:anchorlock/>
          </v:rect>
        </w:pict>
      </w:r>
    </w:p>
    <w:p w14:paraId="5CC65E7A">
      <w:pPr>
        <w:rPr>
          <w:rFonts w:hint="eastAsia"/>
        </w:rPr>
      </w:pPr>
      <w:r>
        <w:rPr>
          <w:rFonts w:hint="eastAsia"/>
          <w:b/>
          <w:bCs/>
        </w:rPr>
        <w:t>【任务小结与自测】</w:t>
      </w:r>
    </w:p>
    <w:p w14:paraId="41235D70">
      <w:pPr>
        <w:rPr>
          <w:rFonts w:hint="eastAsia"/>
        </w:rPr>
      </w:pPr>
      <w:r>
        <w:rPr>
          <w:rFonts w:hint="eastAsia"/>
        </w:rPr>
        <w:t>完成任务四后，检查一下：</w:t>
      </w:r>
    </w:p>
    <w:p w14:paraId="04C479D7">
      <w:pPr>
        <w:numPr>
          <w:ilvl w:val="0"/>
          <w:numId w:val="154"/>
        </w:numPr>
        <w:rPr>
          <w:rFonts w:hint="eastAsia"/>
        </w:rPr>
      </w:pPr>
      <w:r>
        <w:rPr>
          <w:rFonts w:hint="eastAsia"/>
        </w:rPr>
        <w:t>能收集竞品的公开信息，让AI做对比分析</w:t>
      </w:r>
    </w:p>
    <w:p w14:paraId="0082F305">
      <w:pPr>
        <w:numPr>
          <w:ilvl w:val="0"/>
          <w:numId w:val="154"/>
        </w:numPr>
        <w:rPr>
          <w:rFonts w:hint="eastAsia"/>
        </w:rPr>
      </w:pPr>
      <w:r>
        <w:rPr>
          <w:rFonts w:hint="eastAsia"/>
        </w:rPr>
        <w:t>能让AI策划店铺层面的促销活动方案，并知道需要人工评估促销力度的合理性</w:t>
      </w:r>
    </w:p>
    <w:p w14:paraId="3AB1A5FD">
      <w:pPr>
        <w:numPr>
          <w:ilvl w:val="0"/>
          <w:numId w:val="154"/>
        </w:numPr>
        <w:rPr>
          <w:rFonts w:hint="eastAsia"/>
        </w:rPr>
      </w:pPr>
      <w:r>
        <w:rPr>
          <w:rFonts w:hint="eastAsia"/>
        </w:rPr>
        <w:t>能提供真实数据让AI帮忙撰写运营周报/月报，并知道要核对报告中的数字</w:t>
      </w:r>
    </w:p>
    <w:p w14:paraId="4C39A3F7">
      <w:pPr>
        <w:numPr>
          <w:ilvl w:val="0"/>
          <w:numId w:val="154"/>
        </w:numPr>
        <w:rPr>
          <w:rFonts w:hint="eastAsia"/>
        </w:rPr>
      </w:pPr>
      <w:r>
        <w:rPr>
          <w:rFonts w:hint="eastAsia"/>
        </w:rPr>
        <w:t>理解AI在选品中的角色是"拓展思路"而非"做决策"</w:t>
      </w:r>
    </w:p>
    <w:p w14:paraId="5A5423DB">
      <w:pPr>
        <w:rPr>
          <w:rFonts w:hint="eastAsia"/>
        </w:rPr>
      </w:pPr>
      <w:r>
        <w:pict>
          <v:rect id="_x0000_i1293" o:spt="1" style="height:3pt;width:0pt;" fillcolor="#A0A0A0" filled="t" stroked="f" coordsize="21600,21600" o:hr="t" o:hrstd="t" o:hralign="center">
            <v:path/>
            <v:fill on="t" focussize="0,0"/>
            <v:stroke on="f"/>
            <v:imagedata o:title=""/>
            <o:lock v:ext="edit"/>
            <w10:wrap type="none"/>
            <w10:anchorlock/>
          </v:rect>
        </w:pict>
      </w:r>
    </w:p>
    <w:p w14:paraId="68F05C54">
      <w:pPr>
        <w:rPr>
          <w:rFonts w:hint="eastAsia"/>
          <w:b/>
          <w:bCs/>
        </w:rPr>
      </w:pPr>
      <w:r>
        <w:rPr>
          <w:rFonts w:hint="eastAsia"/>
          <w:b/>
          <w:bCs/>
        </w:rPr>
        <w:t>综合实训 用AI为一家模拟网店完成"商品上架全套文案"</w:t>
      </w:r>
    </w:p>
    <w:p w14:paraId="6812DF33">
      <w:pPr>
        <w:rPr>
          <w:rFonts w:hint="eastAsia"/>
        </w:rPr>
      </w:pPr>
      <w:r>
        <w:rPr>
          <w:rFonts w:hint="eastAsia"/>
          <w:b/>
          <w:bCs/>
        </w:rPr>
        <w:t>【实训目标】</w:t>
      </w:r>
    </w:p>
    <w:tbl>
      <w:tblPr>
        <w:tblStyle w:val="17"/>
        <w:tblW w:w="6792" w:type="dxa"/>
        <w:tblInd w:w="0" w:type="dxa"/>
        <w:tblLayout w:type="autofit"/>
        <w:tblCellMar>
          <w:top w:w="15" w:type="dxa"/>
          <w:left w:w="15" w:type="dxa"/>
          <w:bottom w:w="15" w:type="dxa"/>
          <w:right w:w="15" w:type="dxa"/>
        </w:tblCellMar>
      </w:tblPr>
      <w:tblGrid>
        <w:gridCol w:w="1105"/>
        <w:gridCol w:w="5687"/>
      </w:tblGrid>
      <w:tr w14:paraId="7B078914">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099BD1">
            <w:pPr>
              <w:rPr>
                <w:rFonts w:hint="eastAsia"/>
                <w:b/>
                <w:bCs/>
              </w:rPr>
            </w:pPr>
            <w:r>
              <w:rPr>
                <w:b/>
                <w:bCs/>
              </w:rPr>
              <w:t>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6AB772C">
            <w:pPr>
              <w:rPr>
                <w:b/>
                <w:bCs/>
              </w:rPr>
            </w:pPr>
            <w:r>
              <w:rPr>
                <w:b/>
                <w:bCs/>
              </w:rPr>
              <w:t>要求</w:t>
            </w:r>
          </w:p>
        </w:tc>
      </w:tr>
      <w:tr w14:paraId="6D12E2F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B22CA03">
            <w: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ACB7C6">
            <w:r>
              <w:t>综合运用电商标题写作、详情页文案、客服话术和评价分析的全套方法</w:t>
            </w:r>
          </w:p>
        </w:tc>
      </w:tr>
      <w:tr w14:paraId="0DE076C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8994AB7">
            <w: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BD3F810">
            <w:r>
              <w:t>能够独立完成一款商品从标题到详情到客服话术的全套文案输出</w:t>
            </w:r>
          </w:p>
        </w:tc>
      </w:tr>
      <w:tr w14:paraId="27F141F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385DD1">
            <w: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74125C">
            <w:r>
              <w:t>在商品描述全过程中坚守"真实准确"的底线，不夸大参数、不虚构功效</w:t>
            </w:r>
          </w:p>
        </w:tc>
      </w:tr>
    </w:tbl>
    <w:p w14:paraId="6D7B9151">
      <w:r>
        <w:pict>
          <v:rect id="_x0000_i1294" o:spt="1" style="height:3pt;width:0pt;" fillcolor="#A0A0A0" filled="t" stroked="f" coordsize="21600,21600" o:hr="t" o:hrstd="t" o:hralign="center">
            <v:path/>
            <v:fill on="t" focussize="0,0"/>
            <v:stroke on="f"/>
            <v:imagedata o:title=""/>
            <o:lock v:ext="edit"/>
            <w10:wrap type="none"/>
            <w10:anchorlock/>
          </v:rect>
        </w:pict>
      </w:r>
    </w:p>
    <w:p w14:paraId="3882B74E">
      <w:pPr>
        <w:rPr>
          <w:rFonts w:hint="eastAsia"/>
          <w:b/>
          <w:bCs/>
        </w:rPr>
      </w:pPr>
      <w:r>
        <w:rPr>
          <w:rFonts w:hint="eastAsia"/>
          <w:b/>
          <w:bCs/>
        </w:rPr>
        <w:t>实训背景</w:t>
      </w:r>
    </w:p>
    <w:p w14:paraId="09BEEDF3">
      <w:pPr>
        <w:rPr>
          <w:rFonts w:hint="eastAsia"/>
        </w:rPr>
      </w:pPr>
      <w:r>
        <w:rPr>
          <w:rFonts w:hint="eastAsia"/>
        </w:rPr>
        <w:t>假设你在一家淘宝店铺实习，店铺经营文具和办公用品。仓库新到了一款商品需要上架，你的任务是用AI辅助完成这款商品的全套上架文案。</w:t>
      </w:r>
    </w:p>
    <w:p w14:paraId="7CBB491B">
      <w:pPr>
        <w:rPr>
          <w:rFonts w:hint="eastAsia"/>
        </w:rPr>
      </w:pPr>
      <w:r>
        <w:rPr>
          <w:rFonts w:hint="eastAsia"/>
          <w:b/>
          <w:bCs/>
        </w:rPr>
        <w:t>商品信息（虚拟商品，仅用于教学）：</w:t>
      </w:r>
    </w:p>
    <w:tbl>
      <w:tblPr>
        <w:tblStyle w:val="17"/>
        <w:tblW w:w="7296" w:type="dxa"/>
        <w:tblInd w:w="0" w:type="dxa"/>
        <w:tblLayout w:type="autofit"/>
        <w:tblCellMar>
          <w:top w:w="15" w:type="dxa"/>
          <w:left w:w="15" w:type="dxa"/>
          <w:bottom w:w="15" w:type="dxa"/>
          <w:right w:w="15" w:type="dxa"/>
        </w:tblCellMar>
      </w:tblPr>
      <w:tblGrid>
        <w:gridCol w:w="962"/>
        <w:gridCol w:w="6334"/>
      </w:tblGrid>
      <w:tr w14:paraId="5DBAB6EB">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F09C1A">
            <w:pPr>
              <w:rPr>
                <w:rFonts w:hint="eastAsia"/>
                <w:b/>
                <w:bCs/>
              </w:rPr>
            </w:pPr>
            <w:r>
              <w:rPr>
                <w:rFonts w:hint="eastAsia"/>
                <w:b/>
                <w:bCs/>
              </w:rPr>
              <w:t>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A15EB3">
            <w:pPr>
              <w:rPr>
                <w:rFonts w:hint="eastAsia"/>
                <w:b/>
                <w:bCs/>
              </w:rPr>
            </w:pPr>
            <w:r>
              <w:rPr>
                <w:rFonts w:hint="eastAsia"/>
                <w:b/>
                <w:bCs/>
              </w:rPr>
              <w:t>信息</w:t>
            </w:r>
          </w:p>
        </w:tc>
      </w:tr>
      <w:tr w14:paraId="0659EE4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08308F">
            <w:pPr>
              <w:rPr>
                <w:rFonts w:hint="eastAsia"/>
              </w:rPr>
            </w:pPr>
            <w:r>
              <w:rPr>
                <w:rFonts w:hint="eastAsia"/>
              </w:rPr>
              <w:t>商品名称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3BB9F6">
            <w:pPr>
              <w:rPr>
                <w:rFonts w:hint="eastAsia"/>
              </w:rPr>
            </w:pPr>
            <w:r>
              <w:rPr>
                <w:rFonts w:hint="eastAsia"/>
              </w:rPr>
              <w:t>可旋转桌面笔筒收纳盒</w:t>
            </w:r>
          </w:p>
        </w:tc>
      </w:tr>
      <w:tr w14:paraId="3E80065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317FB4E">
            <w:pPr>
              <w:rPr>
                <w:rFonts w:hint="eastAsia"/>
              </w:rPr>
            </w:pPr>
            <w:r>
              <w:rPr>
                <w:rFonts w:hint="eastAsia"/>
              </w:rPr>
              <w:t>品类</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A10B86E">
            <w:pPr>
              <w:rPr>
                <w:rFonts w:hint="eastAsia"/>
              </w:rPr>
            </w:pPr>
            <w:r>
              <w:rPr>
                <w:rFonts w:hint="eastAsia"/>
              </w:rPr>
              <w:t>办公文具/桌面收纳</w:t>
            </w:r>
          </w:p>
        </w:tc>
      </w:tr>
      <w:tr w14:paraId="44542DB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7F074C">
            <w:pPr>
              <w:rPr>
                <w:rFonts w:hint="eastAsia"/>
              </w:rPr>
            </w:pPr>
            <w:r>
              <w:rPr>
                <w:rFonts w:hint="eastAsia"/>
              </w:rPr>
              <w:t>材质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47DF74">
            <w:pPr>
              <w:rPr>
                <w:rFonts w:hint="eastAsia"/>
              </w:rPr>
            </w:pPr>
            <w:r>
              <w:rPr>
                <w:rFonts w:hint="eastAsia"/>
              </w:rPr>
              <w:t>ABS塑料</w:t>
            </w:r>
          </w:p>
        </w:tc>
      </w:tr>
      <w:tr w14:paraId="33577FF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C6BD299">
            <w:pPr>
              <w:rPr>
                <w:rFonts w:hint="eastAsia"/>
              </w:rPr>
            </w:pPr>
            <w:r>
              <w:rPr>
                <w:rFonts w:hint="eastAsia"/>
              </w:rPr>
              <w:t>颜色</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7B2C18">
            <w:pPr>
              <w:rPr>
                <w:rFonts w:hint="eastAsia"/>
              </w:rPr>
            </w:pPr>
            <w:r>
              <w:rPr>
                <w:rFonts w:hint="eastAsia"/>
              </w:rPr>
              <w:t>白色、浅灰色、薄荷绿</w:t>
            </w:r>
          </w:p>
        </w:tc>
      </w:tr>
      <w:tr w14:paraId="648E355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ED417B1">
            <w:pPr>
              <w:rPr>
                <w:rFonts w:hint="eastAsia"/>
              </w:rPr>
            </w:pPr>
            <w:r>
              <w:rPr>
                <w:rFonts w:hint="eastAsia"/>
              </w:rPr>
              <w:t>尺寸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9DC4A7">
            <w:pPr>
              <w:rPr>
                <w:rFonts w:hint="eastAsia"/>
              </w:rPr>
            </w:pPr>
            <w:r>
              <w:rPr>
                <w:rFonts w:hint="eastAsia"/>
              </w:rPr>
              <w:t>直径12cm × 高16cm</w:t>
            </w:r>
          </w:p>
        </w:tc>
      </w:tr>
      <w:tr w14:paraId="70B06AF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EA09841">
            <w:pPr>
              <w:rPr>
                <w:rFonts w:hint="eastAsia"/>
              </w:rPr>
            </w:pPr>
            <w:r>
              <w:rPr>
                <w:rFonts w:hint="eastAsia"/>
              </w:rPr>
              <w:t>重量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1FDCD0E">
            <w:pPr>
              <w:rPr>
                <w:rFonts w:hint="eastAsia"/>
              </w:rPr>
            </w:pPr>
            <w:r>
              <w:rPr>
                <w:rFonts w:hint="eastAsia"/>
              </w:rPr>
              <w:t>约280g</w:t>
            </w:r>
          </w:p>
        </w:tc>
      </w:tr>
      <w:tr w14:paraId="436A4C7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03D674">
            <w:pPr>
              <w:rPr>
                <w:rFonts w:hint="eastAsia"/>
              </w:rPr>
            </w:pPr>
            <w:r>
              <w:rPr>
                <w:rFonts w:hint="eastAsia"/>
              </w:rPr>
              <w:t>功能特点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46E274">
            <w:pPr>
              <w:rPr>
                <w:rFonts w:hint="eastAsia"/>
              </w:rPr>
            </w:pPr>
            <w:r>
              <w:rPr>
                <w:rFonts w:hint="eastAsia"/>
              </w:rPr>
              <w:t>①360度可旋转底座 ②分5个格子，大小不一，可放笔、剪刀、胶带、便签等 ③底部防滑垫 ④可拆卸清洗</w:t>
            </w:r>
          </w:p>
        </w:tc>
      </w:tr>
      <w:tr w14:paraId="397237C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0044047">
            <w:pPr>
              <w:rPr>
                <w:rFonts w:hint="eastAsia"/>
              </w:rPr>
            </w:pPr>
            <w:r>
              <w:rPr>
                <w:rFonts w:hint="eastAsia"/>
              </w:rPr>
              <w:t>售价</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22D5D6">
            <w:pPr>
              <w:rPr>
                <w:rFonts w:hint="eastAsia"/>
              </w:rPr>
            </w:pPr>
            <w:r>
              <w:rPr>
                <w:rFonts w:hint="eastAsia"/>
              </w:rPr>
              <w:t>19.9元</w:t>
            </w:r>
          </w:p>
        </w:tc>
      </w:tr>
      <w:tr w14:paraId="472D0A3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DD1A5C0">
            <w:pPr>
              <w:rPr>
                <w:rFonts w:hint="eastAsia"/>
              </w:rPr>
            </w:pPr>
            <w:r>
              <w:rPr>
                <w:rFonts w:hint="eastAsia"/>
              </w:rPr>
              <w:t>目标客群</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D0B143">
            <w:pPr>
              <w:rPr>
                <w:rFonts w:hint="eastAsia"/>
              </w:rPr>
            </w:pPr>
            <w:r>
              <w:rPr>
                <w:rFonts w:hint="eastAsia"/>
              </w:rPr>
              <w:t>学生、办公室白领</w:t>
            </w:r>
          </w:p>
        </w:tc>
      </w:tr>
    </w:tbl>
    <w:p w14:paraId="25EDC6A2">
      <w:pPr>
        <w:rPr>
          <w:rFonts w:hint="eastAsia"/>
        </w:rPr>
      </w:pPr>
      <w:r>
        <w:rPr>
          <w:rFonts w:hint="eastAsia"/>
          <w:b/>
          <w:bCs/>
        </w:rPr>
        <w:t>店铺信息：</w:t>
      </w:r>
    </w:p>
    <w:tbl>
      <w:tblPr>
        <w:tblStyle w:val="17"/>
        <w:tblW w:w="7296" w:type="dxa"/>
        <w:tblInd w:w="0" w:type="dxa"/>
        <w:tblLayout w:type="autofit"/>
        <w:tblCellMar>
          <w:top w:w="15" w:type="dxa"/>
          <w:left w:w="15" w:type="dxa"/>
          <w:bottom w:w="15" w:type="dxa"/>
          <w:right w:w="15" w:type="dxa"/>
        </w:tblCellMar>
      </w:tblPr>
      <w:tblGrid>
        <w:gridCol w:w="1336"/>
        <w:gridCol w:w="5960"/>
      </w:tblGrid>
      <w:tr w14:paraId="010D7F61">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EA08D9">
            <w:pPr>
              <w:rPr>
                <w:rFonts w:hint="eastAsia"/>
                <w:b/>
                <w:bCs/>
              </w:rPr>
            </w:pPr>
            <w:r>
              <w:rPr>
                <w:rFonts w:hint="eastAsia"/>
                <w:b/>
                <w:bCs/>
              </w:rPr>
              <w:t>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6623810">
            <w:pPr>
              <w:rPr>
                <w:rFonts w:hint="eastAsia"/>
                <w:b/>
                <w:bCs/>
              </w:rPr>
            </w:pPr>
            <w:r>
              <w:rPr>
                <w:rFonts w:hint="eastAsia"/>
                <w:b/>
                <w:bCs/>
              </w:rPr>
              <w:t>信息</w:t>
            </w:r>
          </w:p>
        </w:tc>
      </w:tr>
      <w:tr w14:paraId="1FFB33C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DC5D3D">
            <w:pPr>
              <w:rPr>
                <w:rFonts w:hint="eastAsia"/>
              </w:rPr>
            </w:pPr>
            <w:r>
              <w:rPr>
                <w:rFonts w:hint="eastAsia"/>
              </w:rPr>
              <w:t>发货地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9F1E56D">
            <w:pPr>
              <w:rPr>
                <w:rFonts w:hint="eastAsia"/>
              </w:rPr>
            </w:pPr>
            <w:r>
              <w:rPr>
                <w:rFonts w:hint="eastAsia"/>
              </w:rPr>
              <w:t>浙江义乌</w:t>
            </w:r>
          </w:p>
        </w:tc>
      </w:tr>
      <w:tr w14:paraId="6812E4F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2FE4771">
            <w:pPr>
              <w:rPr>
                <w:rFonts w:hint="eastAsia"/>
              </w:rPr>
            </w:pPr>
            <w:r>
              <w:rPr>
                <w:rFonts w:hint="eastAsia"/>
              </w:rPr>
              <w:t>默认快递</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0076DF9">
            <w:pPr>
              <w:rPr>
                <w:rFonts w:hint="eastAsia"/>
              </w:rPr>
            </w:pPr>
            <w:r>
              <w:rPr>
                <w:rFonts w:hint="eastAsia"/>
              </w:rPr>
              <w:t>中通/圆通</w:t>
            </w:r>
          </w:p>
        </w:tc>
      </w:tr>
      <w:tr w14:paraId="04527D7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E5C94B">
            <w:pPr>
              <w:rPr>
                <w:rFonts w:hint="eastAsia"/>
              </w:rPr>
            </w:pPr>
            <w:r>
              <w:rPr>
                <w:rFonts w:hint="eastAsia"/>
              </w:rPr>
              <w:t>发货时效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6810A0">
            <w:pPr>
              <w:rPr>
                <w:rFonts w:hint="eastAsia"/>
              </w:rPr>
            </w:pPr>
            <w:r>
              <w:rPr>
                <w:rFonts w:hint="eastAsia"/>
              </w:rPr>
              <w:t>48小时内</w:t>
            </w:r>
          </w:p>
        </w:tc>
      </w:tr>
      <w:tr w14:paraId="153F5F4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BA38EE0">
            <w:pPr>
              <w:rPr>
                <w:rFonts w:hint="eastAsia"/>
              </w:rPr>
            </w:pPr>
            <w:r>
              <w:rPr>
                <w:rFonts w:hint="eastAsia"/>
              </w:rPr>
              <w:t>退换政策</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CAD0901">
            <w:pPr>
              <w:rPr>
                <w:rFonts w:hint="eastAsia"/>
              </w:rPr>
            </w:pPr>
            <w:r>
              <w:rPr>
                <w:rFonts w:hint="eastAsia"/>
              </w:rPr>
              <w:t>7天无理由退换（未影响二次销售），质量问题免费退换</w:t>
            </w:r>
          </w:p>
        </w:tc>
      </w:tr>
      <w:tr w14:paraId="1259A61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3700A2">
            <w:pPr>
              <w:rPr>
                <w:rFonts w:hint="eastAsia"/>
              </w:rPr>
            </w:pPr>
            <w:r>
              <w:rPr>
                <w:rFonts w:hint="eastAsia"/>
              </w:rPr>
              <w:t>当前优惠</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201886">
            <w:pPr>
              <w:rPr>
                <w:rFonts w:hint="eastAsia"/>
              </w:rPr>
            </w:pPr>
            <w:r>
              <w:rPr>
                <w:rFonts w:hint="eastAsia"/>
              </w:rPr>
              <w:t>满3件减3元</w:t>
            </w:r>
          </w:p>
        </w:tc>
      </w:tr>
    </w:tbl>
    <w:p w14:paraId="1444CEC4">
      <w:pPr>
        <w:rPr>
          <w:rFonts w:hint="eastAsia"/>
        </w:rPr>
      </w:pPr>
      <w:r>
        <w:rPr>
          <w:rFonts w:hint="eastAsia"/>
          <w:b/>
          <w:bCs/>
        </w:rPr>
        <w:t>说明：</w:t>
      </w:r>
      <w:r>
        <w:rPr>
          <w:rFonts w:hint="eastAsia"/>
        </w:rPr>
        <w:t> 以上商品信息为本教材虚构，仅用于实训练习。</w:t>
      </w:r>
    </w:p>
    <w:p w14:paraId="2EBD00F5">
      <w:pPr>
        <w:rPr>
          <w:rFonts w:hint="eastAsia"/>
        </w:rPr>
      </w:pPr>
      <w:r>
        <w:pict>
          <v:rect id="_x0000_i1295" o:spt="1" style="height:3pt;width:0pt;" fillcolor="#A0A0A0" filled="t" stroked="f" coordsize="21600,21600" o:hr="t" o:hrstd="t" o:hralign="center">
            <v:path/>
            <v:fill on="t" focussize="0,0"/>
            <v:stroke on="f"/>
            <v:imagedata o:title=""/>
            <o:lock v:ext="edit"/>
            <w10:wrap type="none"/>
            <w10:anchorlock/>
          </v:rect>
        </w:pict>
      </w:r>
    </w:p>
    <w:p w14:paraId="23DA82FC">
      <w:pPr>
        <w:rPr>
          <w:rFonts w:hint="eastAsia"/>
          <w:b/>
          <w:bCs/>
        </w:rPr>
      </w:pPr>
      <w:r>
        <w:rPr>
          <w:rFonts w:hint="eastAsia"/>
          <w:b/>
          <w:bCs/>
        </w:rPr>
        <w:t>实训步骤</w:t>
      </w:r>
    </w:p>
    <w:p w14:paraId="10DFB812">
      <w:pPr>
        <w:rPr>
          <w:rFonts w:hint="eastAsia"/>
        </w:rPr>
      </w:pPr>
      <w:r>
        <w:rPr>
          <w:rFonts w:hint="eastAsia"/>
          <w:b/>
          <w:bCs/>
        </w:rPr>
        <w:t>第一步：撰写商品标题（约10分钟）</w:t>
      </w:r>
    </w:p>
    <w:p w14:paraId="71A538B1">
      <w:pPr>
        <w:rPr>
          <w:rFonts w:hint="eastAsia"/>
        </w:rPr>
      </w:pPr>
      <w:r>
        <w:rPr>
          <w:rFonts w:hint="eastAsia"/>
        </w:rPr>
        <w:t>让AI生成5个备选标题，从中挑选或组合出最终使用的标题。</w:t>
      </w:r>
    </w:p>
    <w:p w14:paraId="6A7CDA4E">
      <w:pPr>
        <w:rPr>
          <w:rFonts w:hint="eastAsia"/>
        </w:rPr>
      </w:pPr>
      <w:r>
        <w:rPr>
          <w:rFonts w:hint="eastAsia"/>
        </w:rPr>
        <w:t>要求：</w:t>
      </w:r>
    </w:p>
    <w:p w14:paraId="52CFD3DA">
      <w:pPr>
        <w:numPr>
          <w:ilvl w:val="0"/>
          <w:numId w:val="155"/>
        </w:numPr>
        <w:rPr>
          <w:rFonts w:hint="eastAsia"/>
        </w:rPr>
      </w:pPr>
      <w:r>
        <w:rPr>
          <w:rFonts w:hint="eastAsia"/>
        </w:rPr>
        <w:t>30字以内</w:t>
      </w:r>
    </w:p>
    <w:p w14:paraId="09FF3328">
      <w:pPr>
        <w:numPr>
          <w:ilvl w:val="0"/>
          <w:numId w:val="155"/>
        </w:numPr>
        <w:rPr>
          <w:rFonts w:hint="eastAsia"/>
        </w:rPr>
      </w:pPr>
      <w:r>
        <w:rPr>
          <w:rFonts w:hint="eastAsia"/>
        </w:rPr>
        <w:t>包含核心关键词（笔筒、收纳盒、桌面收纳、旋转等）</w:t>
      </w:r>
    </w:p>
    <w:p w14:paraId="1E5A3AA8">
      <w:pPr>
        <w:numPr>
          <w:ilvl w:val="0"/>
          <w:numId w:val="155"/>
        </w:numPr>
        <w:rPr>
          <w:rFonts w:hint="eastAsia"/>
        </w:rPr>
      </w:pPr>
      <w:r>
        <w:rPr>
          <w:rFonts w:hint="eastAsia"/>
        </w:rPr>
        <w:t>融入卖点关键词（可旋转、多功能、可拆洗等）</w:t>
      </w:r>
    </w:p>
    <w:p w14:paraId="0689108F">
      <w:pPr>
        <w:rPr>
          <w:rFonts w:hint="eastAsia"/>
        </w:rPr>
      </w:pPr>
      <w:r>
        <w:rPr>
          <w:rFonts w:hint="eastAsia"/>
        </w:rPr>
        <w:t>检查标题中有没有极限词或违规表述。</w:t>
      </w:r>
    </w:p>
    <w:p w14:paraId="534CE30A">
      <w:pPr>
        <w:rPr>
          <w:rFonts w:hint="eastAsia"/>
        </w:rPr>
      </w:pPr>
      <w:r>
        <w:rPr>
          <w:rFonts w:hint="eastAsia"/>
          <w:b/>
          <w:bCs/>
        </w:rPr>
        <w:t>第二步：撰写详情页文案（约20分钟）</w:t>
      </w:r>
    </w:p>
    <w:p w14:paraId="47AECD1A">
      <w:pPr>
        <w:rPr>
          <w:rFonts w:hint="eastAsia"/>
        </w:rPr>
      </w:pPr>
      <w:r>
        <w:rPr>
          <w:rFonts w:hint="eastAsia"/>
        </w:rPr>
        <w:t>分板块让AI撰写详情页文案，至少包含以下4个板块：</w:t>
      </w:r>
    </w:p>
    <w:p w14:paraId="17FF2974">
      <w:pPr>
        <w:numPr>
          <w:ilvl w:val="0"/>
          <w:numId w:val="156"/>
        </w:numPr>
        <w:rPr>
          <w:rFonts w:hint="eastAsia"/>
        </w:rPr>
      </w:pPr>
      <w:r>
        <w:rPr>
          <w:rFonts w:hint="eastAsia"/>
        </w:rPr>
        <w:t>核心卖点提炼（5个卖点，每个一句话）</w:t>
      </w:r>
    </w:p>
    <w:p w14:paraId="32E5F3CD">
      <w:pPr>
        <w:numPr>
          <w:ilvl w:val="0"/>
          <w:numId w:val="156"/>
        </w:numPr>
        <w:rPr>
          <w:rFonts w:hint="eastAsia"/>
        </w:rPr>
      </w:pPr>
      <w:r>
        <w:rPr>
          <w:rFonts w:hint="eastAsia"/>
        </w:rPr>
        <w:t>使用场景描述（2~3个场景，每个100字左右）</w:t>
      </w:r>
    </w:p>
    <w:p w14:paraId="3AC6BCD7">
      <w:pPr>
        <w:numPr>
          <w:ilvl w:val="0"/>
          <w:numId w:val="156"/>
        </w:numPr>
        <w:rPr>
          <w:rFonts w:hint="eastAsia"/>
        </w:rPr>
      </w:pPr>
      <w:r>
        <w:rPr>
          <w:rFonts w:hint="eastAsia"/>
        </w:rPr>
        <w:t>产品参数表</w:t>
      </w:r>
    </w:p>
    <w:p w14:paraId="754754E0">
      <w:pPr>
        <w:numPr>
          <w:ilvl w:val="0"/>
          <w:numId w:val="156"/>
        </w:numPr>
        <w:rPr>
          <w:rFonts w:hint="eastAsia"/>
        </w:rPr>
      </w:pPr>
      <w:r>
        <w:rPr>
          <w:rFonts w:hint="eastAsia"/>
        </w:rPr>
        <w:t>常见问题解答（5~8个Q&amp;A）</w:t>
      </w:r>
    </w:p>
    <w:p w14:paraId="4C900E3C">
      <w:pPr>
        <w:rPr>
          <w:rFonts w:hint="eastAsia"/>
        </w:rPr>
      </w:pPr>
      <w:r>
        <w:rPr>
          <w:rFonts w:hint="eastAsia"/>
        </w:rPr>
        <w:t>完成后逐条核对产品参数是否与商品信息一致。</w:t>
      </w:r>
    </w:p>
    <w:p w14:paraId="4D7EED30">
      <w:pPr>
        <w:rPr>
          <w:rFonts w:hint="eastAsia"/>
        </w:rPr>
      </w:pPr>
      <w:r>
        <w:rPr>
          <w:rFonts w:hint="eastAsia"/>
          <w:b/>
          <w:bCs/>
        </w:rPr>
        <w:t>第三步：撰写客服FAQ手册（约20分钟）</w:t>
      </w:r>
    </w:p>
    <w:p w14:paraId="195E18AA">
      <w:pPr>
        <w:rPr>
          <w:rFonts w:hint="eastAsia"/>
        </w:rPr>
      </w:pPr>
      <w:r>
        <w:rPr>
          <w:rFonts w:hint="eastAsia"/>
        </w:rPr>
        <w:t>让AI生成一份包含20个常见问题的FAQ手册，覆盖产品信息、物流、售后、优惠等方面。</w:t>
      </w:r>
    </w:p>
    <w:p w14:paraId="49E4FD83">
      <w:pPr>
        <w:rPr>
          <w:rFonts w:hint="eastAsia"/>
        </w:rPr>
      </w:pPr>
      <w:r>
        <w:rPr>
          <w:rFonts w:hint="eastAsia"/>
        </w:rPr>
        <w:t>所有涉及具体政策的回复必须按照店铺信息来写。</w:t>
      </w:r>
    </w:p>
    <w:p w14:paraId="70DE5691">
      <w:pPr>
        <w:rPr>
          <w:rFonts w:hint="eastAsia"/>
        </w:rPr>
      </w:pPr>
      <w:r>
        <w:rPr>
          <w:rFonts w:hint="eastAsia"/>
          <w:b/>
          <w:bCs/>
        </w:rPr>
        <w:t>第四步：模拟评价分析（约15分钟）</w:t>
      </w:r>
    </w:p>
    <w:p w14:paraId="1CABD990">
      <w:pPr>
        <w:rPr>
          <w:rFonts w:hint="eastAsia"/>
        </w:rPr>
      </w:pPr>
      <w:r>
        <w:rPr>
          <w:rFonts w:hint="eastAsia"/>
        </w:rPr>
        <w:t>假设这款商品上架一个月后收到了以下模拟评价（可以自己编写15~20条，或使用配套资源中提供的模拟评价数据），将评价交给AI分析好评点和差评点。</w:t>
      </w:r>
    </w:p>
    <w:p w14:paraId="07C6178C">
      <w:pPr>
        <w:rPr>
          <w:rFonts w:hint="eastAsia"/>
        </w:rPr>
      </w:pPr>
      <w:r>
        <w:rPr>
          <w:rFonts w:hint="eastAsia"/>
        </w:rPr>
        <w:t>然后挑选2条差评，让AI撰写商家回复。</w:t>
      </w:r>
    </w:p>
    <w:p w14:paraId="55820C1B">
      <w:pPr>
        <w:rPr>
          <w:rFonts w:hint="eastAsia"/>
        </w:rPr>
      </w:pPr>
      <w:r>
        <w:rPr>
          <w:rFonts w:hint="eastAsia"/>
          <w:b/>
          <w:bCs/>
        </w:rPr>
        <w:t>第五步：合规检查和人工修改（约15分钟）</w:t>
      </w:r>
    </w:p>
    <w:p w14:paraId="79175520">
      <w:pPr>
        <w:rPr>
          <w:rFonts w:hint="eastAsia"/>
        </w:rPr>
      </w:pPr>
      <w:r>
        <w:rPr>
          <w:rFonts w:hint="eastAsia"/>
        </w:rPr>
        <w:t>将以上所有文案统一做一次合规检查：</w:t>
      </w:r>
    </w:p>
    <w:p w14:paraId="0F29AD5B">
      <w:pPr>
        <w:numPr>
          <w:ilvl w:val="0"/>
          <w:numId w:val="157"/>
        </w:numPr>
        <w:rPr>
          <w:rFonts w:hint="eastAsia"/>
        </w:rPr>
      </w:pPr>
      <w:r>
        <w:rPr>
          <w:rFonts w:hint="eastAsia"/>
        </w:rPr>
        <w:t>有没有极限词</w:t>
      </w:r>
    </w:p>
    <w:p w14:paraId="4CEC31EE">
      <w:pPr>
        <w:numPr>
          <w:ilvl w:val="0"/>
          <w:numId w:val="157"/>
        </w:numPr>
        <w:rPr>
          <w:rFonts w:hint="eastAsia"/>
        </w:rPr>
      </w:pPr>
      <w:r>
        <w:rPr>
          <w:rFonts w:hint="eastAsia"/>
        </w:rPr>
        <w:t>产品参数有没有与真实信息不一致</w:t>
      </w:r>
    </w:p>
    <w:p w14:paraId="1C44684E">
      <w:pPr>
        <w:numPr>
          <w:ilvl w:val="0"/>
          <w:numId w:val="157"/>
        </w:numPr>
        <w:rPr>
          <w:rFonts w:hint="eastAsia"/>
        </w:rPr>
      </w:pPr>
      <w:r>
        <w:rPr>
          <w:rFonts w:hint="eastAsia"/>
        </w:rPr>
        <w:t>售后政策有没有写错</w:t>
      </w:r>
    </w:p>
    <w:p w14:paraId="076240F2">
      <w:pPr>
        <w:numPr>
          <w:ilvl w:val="0"/>
          <w:numId w:val="157"/>
        </w:numPr>
        <w:rPr>
          <w:rFonts w:hint="eastAsia"/>
        </w:rPr>
      </w:pPr>
      <w:r>
        <w:rPr>
          <w:rFonts w:hint="eastAsia"/>
        </w:rPr>
        <w:t>有没有虚假承诺</w:t>
      </w:r>
    </w:p>
    <w:p w14:paraId="5F6237C3">
      <w:pPr>
        <w:rPr>
          <w:rFonts w:hint="eastAsia"/>
        </w:rPr>
      </w:pPr>
      <w:r>
        <w:rPr>
          <w:rFonts w:hint="eastAsia"/>
        </w:rPr>
        <w:t>修改后整理成最终定稿。</w:t>
      </w:r>
    </w:p>
    <w:p w14:paraId="5602285A">
      <w:pPr>
        <w:rPr>
          <w:rFonts w:hint="eastAsia"/>
        </w:rPr>
      </w:pPr>
      <w:r>
        <w:pict>
          <v:rect id="_x0000_i1296" o:spt="1" style="height:3pt;width:0pt;" fillcolor="#A0A0A0" filled="t" stroked="f" coordsize="21600,21600" o:hr="t" o:hrstd="t" o:hralign="center">
            <v:path/>
            <v:fill on="t" focussize="0,0"/>
            <v:stroke on="f"/>
            <v:imagedata o:title=""/>
            <o:lock v:ext="edit"/>
            <w10:wrap type="none"/>
            <w10:anchorlock/>
          </v:rect>
        </w:pict>
      </w:r>
    </w:p>
    <w:p w14:paraId="2BD2EFD8">
      <w:pPr>
        <w:rPr>
          <w:rFonts w:hint="eastAsia"/>
          <w:b/>
          <w:bCs/>
        </w:rPr>
      </w:pPr>
      <w:r>
        <w:rPr>
          <w:rFonts w:hint="eastAsia"/>
          <w:b/>
          <w:bCs/>
        </w:rPr>
        <w:t>实训成果提交</w:t>
      </w:r>
    </w:p>
    <w:p w14:paraId="56480191">
      <w:pPr>
        <w:rPr>
          <w:rFonts w:hint="eastAsia"/>
        </w:rPr>
      </w:pPr>
      <w:r>
        <w:rPr>
          <w:rFonts w:hint="eastAsia"/>
        </w:rPr>
        <w:t>请提交以下材料：</w:t>
      </w:r>
    </w:p>
    <w:p w14:paraId="2370F82F">
      <w:pPr>
        <w:numPr>
          <w:ilvl w:val="0"/>
          <w:numId w:val="158"/>
        </w:numPr>
        <w:rPr>
          <w:rFonts w:hint="eastAsia"/>
        </w:rPr>
      </w:pPr>
      <w:r>
        <w:rPr>
          <w:rFonts w:hint="eastAsia"/>
        </w:rPr>
        <w:t>最终选定的商品标题（含AI生成的5个备选标题截图）</w:t>
      </w:r>
    </w:p>
    <w:p w14:paraId="3FEDFB1E">
      <w:pPr>
        <w:numPr>
          <w:ilvl w:val="0"/>
          <w:numId w:val="158"/>
        </w:numPr>
        <w:rPr>
          <w:rFonts w:hint="eastAsia"/>
        </w:rPr>
      </w:pPr>
      <w:r>
        <w:rPr>
          <w:rFonts w:hint="eastAsia"/>
        </w:rPr>
        <w:t>详情页文案定稿（Word文档，含4个板块，经过人工核对和修改）</w:t>
      </w:r>
    </w:p>
    <w:p w14:paraId="27C771C9">
      <w:pPr>
        <w:numPr>
          <w:ilvl w:val="0"/>
          <w:numId w:val="158"/>
        </w:numPr>
        <w:rPr>
          <w:rFonts w:hint="eastAsia"/>
        </w:rPr>
      </w:pPr>
      <w:r>
        <w:rPr>
          <w:rFonts w:hint="eastAsia"/>
        </w:rPr>
        <w:t>客服FAQ手册定稿（Word文档，20个问答）</w:t>
      </w:r>
    </w:p>
    <w:p w14:paraId="2964F53A">
      <w:pPr>
        <w:numPr>
          <w:ilvl w:val="0"/>
          <w:numId w:val="158"/>
        </w:numPr>
        <w:rPr>
          <w:rFonts w:hint="eastAsia"/>
        </w:rPr>
      </w:pPr>
      <w:r>
        <w:rPr>
          <w:rFonts w:hint="eastAsia"/>
        </w:rPr>
        <w:t>评价分析结果和2条差评回复</w:t>
      </w:r>
    </w:p>
    <w:p w14:paraId="2120774E">
      <w:pPr>
        <w:numPr>
          <w:ilvl w:val="0"/>
          <w:numId w:val="158"/>
        </w:numPr>
        <w:rPr>
          <w:rFonts w:hint="eastAsia"/>
        </w:rPr>
      </w:pPr>
      <w:r>
        <w:rPr>
          <w:rFonts w:hint="eastAsia"/>
        </w:rPr>
        <w:t>合规检查记录（列出发现的问题和修改措施）</w:t>
      </w:r>
    </w:p>
    <w:p w14:paraId="758DBEE1">
      <w:pPr>
        <w:numPr>
          <w:ilvl w:val="0"/>
          <w:numId w:val="158"/>
        </w:numPr>
        <w:rPr>
          <w:rFonts w:hint="eastAsia"/>
        </w:rPr>
      </w:pPr>
      <w:r>
        <w:rPr>
          <w:rFonts w:hint="eastAsia"/>
        </w:rPr>
        <w:t>一段100字左右的实训反思：全套文案中，哪些部分AI做得好、可以基本直接用？哪些部分必须人工修改？为什么？</w:t>
      </w:r>
    </w:p>
    <w:p w14:paraId="59E0ABE2">
      <w:pPr>
        <w:rPr>
          <w:rFonts w:hint="eastAsia"/>
        </w:rPr>
      </w:pPr>
      <w:r>
        <w:pict>
          <v:rect id="_x0000_i1297" o:spt="1" style="height:3pt;width:0pt;" fillcolor="#A0A0A0" filled="t" stroked="f" coordsize="21600,21600" o:hr="t" o:hrstd="t" o:hralign="center">
            <v:path/>
            <v:fill on="t" focussize="0,0"/>
            <v:stroke on="f"/>
            <v:imagedata o:title=""/>
            <o:lock v:ext="edit"/>
            <w10:wrap type="none"/>
            <w10:anchorlock/>
          </v:rect>
        </w:pict>
      </w:r>
    </w:p>
    <w:p w14:paraId="1B2ED78B">
      <w:pPr>
        <w:rPr>
          <w:rFonts w:hint="eastAsia"/>
          <w:b/>
          <w:bCs/>
        </w:rPr>
      </w:pPr>
      <w:r>
        <w:rPr>
          <w:rFonts w:hint="eastAsia"/>
          <w:b/>
          <w:bCs/>
        </w:rPr>
        <w:t>评价标准</w:t>
      </w:r>
    </w:p>
    <w:p w14:paraId="6F0FAC2F">
      <w:r>
        <w:rPr>
          <w:rFonts w:hint="eastAsia"/>
        </w:rPr>
        <w:t>评价标准见表7-8。</w:t>
      </w:r>
    </w:p>
    <w:p w14:paraId="2F4556DC">
      <w:pPr>
        <w:jc w:val="center"/>
        <w:rPr>
          <w:rFonts w:hint="eastAsia"/>
        </w:rPr>
      </w:pPr>
      <w:r>
        <w:rPr>
          <w:rFonts w:hint="eastAsia"/>
        </w:rPr>
        <w:t>表7-8 综合实训评价标准</w:t>
      </w:r>
    </w:p>
    <w:tbl>
      <w:tblPr>
        <w:tblStyle w:val="17"/>
        <w:tblW w:w="7296" w:type="dxa"/>
        <w:tblInd w:w="0" w:type="dxa"/>
        <w:tblLayout w:type="autofit"/>
        <w:tblCellMar>
          <w:top w:w="15" w:type="dxa"/>
          <w:left w:w="15" w:type="dxa"/>
          <w:bottom w:w="15" w:type="dxa"/>
          <w:right w:w="15" w:type="dxa"/>
        </w:tblCellMar>
      </w:tblPr>
      <w:tblGrid>
        <w:gridCol w:w="923"/>
        <w:gridCol w:w="2098"/>
        <w:gridCol w:w="1512"/>
        <w:gridCol w:w="1650"/>
        <w:gridCol w:w="1113"/>
      </w:tblGrid>
      <w:tr w14:paraId="79BA6CED">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4D8C39">
            <w:pPr>
              <w:rPr>
                <w:rFonts w:hint="eastAsia"/>
                <w:b/>
                <w:bCs/>
              </w:rPr>
            </w:pPr>
            <w:r>
              <w:rPr>
                <w:rFonts w:hint="eastAsia"/>
                <w:b/>
                <w:bCs/>
              </w:rPr>
              <w:t>评价项目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093802">
            <w:pPr>
              <w:rPr>
                <w:rFonts w:hint="eastAsia"/>
                <w:b/>
                <w:bCs/>
              </w:rPr>
            </w:pPr>
            <w:r>
              <w:rPr>
                <w:rFonts w:hint="eastAsia"/>
                <w:b/>
                <w:bCs/>
              </w:rPr>
              <w:t>优秀（90~100）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DB65B46">
            <w:pPr>
              <w:rPr>
                <w:rFonts w:hint="eastAsia"/>
                <w:b/>
                <w:bCs/>
              </w:rPr>
            </w:pPr>
            <w:r>
              <w:rPr>
                <w:rFonts w:hint="eastAsia"/>
                <w:b/>
                <w:bCs/>
              </w:rPr>
              <w:t>良好（75~89）</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D86F42">
            <w:pPr>
              <w:rPr>
                <w:rFonts w:hint="eastAsia"/>
                <w:b/>
                <w:bCs/>
              </w:rPr>
            </w:pPr>
            <w:r>
              <w:rPr>
                <w:rFonts w:hint="eastAsia"/>
                <w:b/>
                <w:bCs/>
              </w:rPr>
              <w:t>合格（60~74）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312737">
            <w:pPr>
              <w:rPr>
                <w:rFonts w:hint="eastAsia"/>
                <w:b/>
                <w:bCs/>
              </w:rPr>
            </w:pPr>
            <w:r>
              <w:rPr>
                <w:rFonts w:hint="eastAsia"/>
                <w:b/>
                <w:bCs/>
              </w:rPr>
              <w:t>不合格（60以下）</w:t>
            </w:r>
          </w:p>
        </w:tc>
      </w:tr>
      <w:tr w14:paraId="688FD9E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F1BB5A">
            <w:pPr>
              <w:rPr>
                <w:rFonts w:hint="eastAsia"/>
              </w:rPr>
            </w:pPr>
            <w:r>
              <w:rPr>
                <w:rFonts w:hint="eastAsia"/>
              </w:rPr>
              <w:t>商品标题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AD6440">
            <w:pPr>
              <w:rPr>
                <w:rFonts w:hint="eastAsia"/>
              </w:rPr>
            </w:pPr>
            <w:r>
              <w:rPr>
                <w:rFonts w:hint="eastAsia"/>
              </w:rPr>
              <w:t>关键词覆盖全面，字数合规，无违规词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1EBF57E">
            <w:pPr>
              <w:rPr>
                <w:rFonts w:hint="eastAsia"/>
              </w:rPr>
            </w:pPr>
            <w:r>
              <w:rPr>
                <w:rFonts w:hint="eastAsia"/>
              </w:rPr>
              <w:t>基本合格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35C18E">
            <w:pPr>
              <w:rPr>
                <w:rFonts w:hint="eastAsia"/>
              </w:rPr>
            </w:pPr>
            <w:r>
              <w:rPr>
                <w:rFonts w:hint="eastAsia"/>
              </w:rPr>
              <w:t>关键词缺失或超字数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4F5C2B">
            <w:pPr>
              <w:rPr>
                <w:rFonts w:hint="eastAsia"/>
              </w:rPr>
            </w:pPr>
            <w:r>
              <w:rPr>
                <w:rFonts w:hint="eastAsia"/>
              </w:rPr>
              <w:t>未完成</w:t>
            </w:r>
          </w:p>
        </w:tc>
      </w:tr>
      <w:tr w14:paraId="7781FD3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1A8401F">
            <w:pPr>
              <w:rPr>
                <w:rFonts w:hint="eastAsia"/>
              </w:rPr>
            </w:pPr>
            <w:r>
              <w:rPr>
                <w:rFonts w:hint="eastAsia"/>
              </w:rPr>
              <w:t>详情页文案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EB0DC19">
            <w:pPr>
              <w:rPr>
                <w:rFonts w:hint="eastAsia"/>
              </w:rPr>
            </w:pPr>
            <w:r>
              <w:rPr>
                <w:rFonts w:hint="eastAsia"/>
              </w:rPr>
              <w:t>卖点突出，场景生动，参数准确无误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1F88838">
            <w:pPr>
              <w:rPr>
                <w:rFonts w:hint="eastAsia"/>
              </w:rPr>
            </w:pPr>
            <w:r>
              <w:rPr>
                <w:rFonts w:hint="eastAsia"/>
              </w:rPr>
              <w:t>基本完整</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68E9DB6">
            <w:pPr>
              <w:rPr>
                <w:rFonts w:hint="eastAsia"/>
              </w:rPr>
            </w:pPr>
            <w:r>
              <w:rPr>
                <w:rFonts w:hint="eastAsia"/>
              </w:rPr>
              <w:t>参数有误或结构不完整</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845595C">
            <w:pPr>
              <w:rPr>
                <w:rFonts w:hint="eastAsia"/>
              </w:rPr>
            </w:pPr>
            <w:r>
              <w:rPr>
                <w:rFonts w:hint="eastAsia"/>
              </w:rPr>
              <w:t>未完成</w:t>
            </w:r>
          </w:p>
        </w:tc>
      </w:tr>
      <w:tr w14:paraId="0B6340F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DBAB7A">
            <w:pPr>
              <w:rPr>
                <w:rFonts w:hint="eastAsia"/>
              </w:rPr>
            </w:pPr>
            <w:r>
              <w:rPr>
                <w:rFonts w:hint="eastAsia"/>
              </w:rPr>
              <w:t>FAQ手册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4E3D44">
            <w:pPr>
              <w:rPr>
                <w:rFonts w:hint="eastAsia"/>
              </w:rPr>
            </w:pPr>
            <w:r>
              <w:rPr>
                <w:rFonts w:hint="eastAsia"/>
              </w:rPr>
              <w:t>覆盖全面，回复准确一致，语气合适</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2911A4A">
            <w:pPr>
              <w:rPr>
                <w:rFonts w:hint="eastAsia"/>
              </w:rPr>
            </w:pPr>
            <w:r>
              <w:rPr>
                <w:rFonts w:hint="eastAsia"/>
              </w:rPr>
              <w:t>基本可用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AA78C1">
            <w:pPr>
              <w:rPr>
                <w:rFonts w:hint="eastAsia"/>
              </w:rPr>
            </w:pPr>
            <w:r>
              <w:rPr>
                <w:rFonts w:hint="eastAsia"/>
              </w:rPr>
              <w:t>政策信息有错误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DE73EDB">
            <w:pPr>
              <w:rPr>
                <w:rFonts w:hint="eastAsia"/>
              </w:rPr>
            </w:pPr>
            <w:r>
              <w:rPr>
                <w:rFonts w:hint="eastAsia"/>
              </w:rPr>
              <w:t>未完成</w:t>
            </w:r>
          </w:p>
        </w:tc>
      </w:tr>
      <w:tr w14:paraId="4512956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9C0CCD3">
            <w:pPr>
              <w:rPr>
                <w:rFonts w:hint="eastAsia"/>
              </w:rPr>
            </w:pPr>
            <w:r>
              <w:rPr>
                <w:rFonts w:hint="eastAsia"/>
              </w:rPr>
              <w:t>评价分析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47EAD37">
            <w:pPr>
              <w:rPr>
                <w:rFonts w:hint="eastAsia"/>
              </w:rPr>
            </w:pPr>
            <w:r>
              <w:rPr>
                <w:rFonts w:hint="eastAsia"/>
              </w:rPr>
              <w:t>分析到位，差评回复有针对性且态度诚恳</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AC80CD8">
            <w:pPr>
              <w:rPr>
                <w:rFonts w:hint="eastAsia"/>
              </w:rPr>
            </w:pPr>
            <w:r>
              <w:rPr>
                <w:rFonts w:hint="eastAsia"/>
              </w:rPr>
              <w:t>基本完成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7A189AB">
            <w:pPr>
              <w:rPr>
                <w:rFonts w:hint="eastAsia"/>
              </w:rPr>
            </w:pPr>
            <w:r>
              <w:rPr>
                <w:rFonts w:hint="eastAsia"/>
              </w:rPr>
              <w:t>分析粗浅</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B2B3EBB">
            <w:pPr>
              <w:rPr>
                <w:rFonts w:hint="eastAsia"/>
              </w:rPr>
            </w:pPr>
            <w:r>
              <w:rPr>
                <w:rFonts w:hint="eastAsia"/>
              </w:rPr>
              <w:t>未完成</w:t>
            </w:r>
          </w:p>
        </w:tc>
      </w:tr>
      <w:tr w14:paraId="1BBA1E2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FB5C6C">
            <w:pPr>
              <w:rPr>
                <w:rFonts w:hint="eastAsia"/>
              </w:rPr>
            </w:pPr>
            <w:r>
              <w:rPr>
                <w:rFonts w:hint="eastAsia"/>
              </w:rPr>
              <w:t>合规检查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A1595AA">
            <w:pPr>
              <w:rPr>
                <w:rFonts w:hint="eastAsia"/>
              </w:rPr>
            </w:pPr>
            <w:r>
              <w:rPr>
                <w:rFonts w:hint="eastAsia"/>
              </w:rPr>
              <w:t>检查细致，所有问题已修正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1B9377">
            <w:pPr>
              <w:rPr>
                <w:rFonts w:hint="eastAsia"/>
              </w:rPr>
            </w:pPr>
            <w:r>
              <w:rPr>
                <w:rFonts w:hint="eastAsia"/>
              </w:rPr>
              <w:t>完成了检查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F52DFA">
            <w:pPr>
              <w:rPr>
                <w:rFonts w:hint="eastAsia"/>
              </w:rPr>
            </w:pPr>
            <w:r>
              <w:rPr>
                <w:rFonts w:hint="eastAsia"/>
              </w:rPr>
              <w:t>遗漏较多</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F178F6">
            <w:pPr>
              <w:rPr>
                <w:rFonts w:hint="eastAsia"/>
              </w:rPr>
            </w:pPr>
            <w:r>
              <w:rPr>
                <w:rFonts w:hint="eastAsia"/>
              </w:rPr>
              <w:t>未完成</w:t>
            </w:r>
          </w:p>
        </w:tc>
      </w:tr>
      <w:tr w14:paraId="39D12F4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E22AAA2">
            <w:pPr>
              <w:rPr>
                <w:rFonts w:hint="eastAsia"/>
              </w:rPr>
            </w:pPr>
            <w:r>
              <w:rPr>
                <w:rFonts w:hint="eastAsia"/>
              </w:rPr>
              <w:t>人工修改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2F8F01B">
            <w:pPr>
              <w:rPr>
                <w:rFonts w:hint="eastAsia"/>
              </w:rPr>
            </w:pPr>
            <w:r>
              <w:rPr>
                <w:rFonts w:hint="eastAsia"/>
              </w:rPr>
              <w:t>有明显的核对和修改痕迹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31FFAD3">
            <w:pPr>
              <w:rPr>
                <w:rFonts w:hint="eastAsia"/>
              </w:rPr>
            </w:pPr>
            <w:r>
              <w:rPr>
                <w:rFonts w:hint="eastAsia"/>
              </w:rPr>
              <w:t>做了一些修改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CE64147">
            <w:pPr>
              <w:rPr>
                <w:rFonts w:hint="eastAsia"/>
              </w:rPr>
            </w:pPr>
            <w:r>
              <w:rPr>
                <w:rFonts w:hint="eastAsia"/>
              </w:rPr>
              <w:t>基本照搬AI</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863055A">
            <w:pPr>
              <w:rPr>
                <w:rFonts w:hint="eastAsia"/>
              </w:rPr>
            </w:pPr>
            <w:r>
              <w:rPr>
                <w:rFonts w:hint="eastAsia"/>
              </w:rPr>
              <w:t>未修改</w:t>
            </w:r>
          </w:p>
        </w:tc>
      </w:tr>
    </w:tbl>
    <w:p w14:paraId="290E971F">
      <w:pPr>
        <w:rPr>
          <w:rFonts w:hint="eastAsia"/>
        </w:rPr>
      </w:pPr>
      <w:r>
        <w:pict>
          <v:rect id="_x0000_i1298" o:spt="1" style="height:3pt;width:0pt;" fillcolor="#A0A0A0" filled="t" stroked="f" coordsize="21600,21600" o:hr="t" o:hrstd="t" o:hralign="center">
            <v:path/>
            <v:fill on="t" focussize="0,0"/>
            <v:stroke on="f"/>
            <v:imagedata o:title=""/>
            <o:lock v:ext="edit"/>
            <w10:wrap type="none"/>
            <w10:anchorlock/>
          </v:rect>
        </w:pict>
      </w:r>
    </w:p>
    <w:p w14:paraId="2FC8572E">
      <w:pPr>
        <w:rPr>
          <w:rFonts w:hint="eastAsia"/>
        </w:rPr>
      </w:pPr>
      <w:r>
        <w:rPr>
          <w:rFonts w:hint="eastAsia"/>
          <w:b/>
          <w:bCs/>
        </w:rPr>
        <w:t>【配套资源】</w:t>
      </w:r>
    </w:p>
    <w:p w14:paraId="33C54E29">
      <w:pPr>
        <w:rPr>
          <w:rFonts w:hint="eastAsia"/>
        </w:rPr>
      </w:pPr>
      <w:r>
        <w:rPr>
          <w:rFonts w:hint="eastAsia"/>
        </w:rPr>
        <w:t>本项目配套资源请扫描教材封底二维码获取：</w:t>
      </w:r>
    </w:p>
    <w:p w14:paraId="33545B8E">
      <w:pPr>
        <w:numPr>
          <w:ilvl w:val="0"/>
          <w:numId w:val="159"/>
        </w:numPr>
        <w:rPr>
          <w:rFonts w:hint="eastAsia"/>
        </w:rPr>
      </w:pPr>
      <w:r>
        <w:rPr>
          <w:rFonts w:ascii="Segoe UI Emoji" w:hAnsi="Segoe UI Emoji" w:cs="Segoe UI Emoji"/>
        </w:rPr>
        <w:t>📂</w:t>
      </w:r>
      <w:r>
        <w:rPr>
          <w:rFonts w:hint="eastAsia"/>
        </w:rPr>
        <w:t xml:space="preserve"> 实训素材：虚拟商品信息卡 + 模拟消费者评价数据</w:t>
      </w:r>
    </w:p>
    <w:p w14:paraId="46491633">
      <w:pPr>
        <w:numPr>
          <w:ilvl w:val="0"/>
          <w:numId w:val="159"/>
        </w:numPr>
        <w:rPr>
          <w:rFonts w:hint="eastAsia"/>
        </w:rPr>
      </w:pPr>
      <w:r>
        <w:rPr>
          <w:rFonts w:ascii="Segoe UI Emoji" w:hAnsi="Segoe UI Emoji" w:cs="Segoe UI Emoji"/>
        </w:rPr>
        <w:t>📋</w:t>
      </w:r>
      <w:r>
        <w:rPr>
          <w:rFonts w:hint="eastAsia"/>
        </w:rPr>
        <w:t xml:space="preserve"> 提示词模板集：项目七各场景提示词参考模板（PDF）</w:t>
      </w:r>
    </w:p>
    <w:p w14:paraId="7CE58488">
      <w:pPr>
        <w:numPr>
          <w:ilvl w:val="0"/>
          <w:numId w:val="159"/>
        </w:numPr>
        <w:rPr>
          <w:rFonts w:hint="eastAsia"/>
        </w:rPr>
      </w:pPr>
      <w:r>
        <w:rPr>
          <w:rFonts w:ascii="Segoe UI Emoji" w:hAnsi="Segoe UI Emoji" w:cs="Segoe UI Emoji"/>
        </w:rPr>
        <w:t>🎬</w:t>
      </w:r>
      <w:r>
        <w:rPr>
          <w:rFonts w:hint="eastAsia"/>
        </w:rPr>
        <w:t xml:space="preserve"> 操作演示视频：用AI写电商标题和详情页全流程录屏（约9分钟）</w:t>
      </w:r>
    </w:p>
    <w:p w14:paraId="0C1A45BA">
      <w:pPr>
        <w:numPr>
          <w:ilvl w:val="0"/>
          <w:numId w:val="159"/>
        </w:numPr>
        <w:rPr>
          <w:rFonts w:hint="eastAsia"/>
        </w:rPr>
      </w:pPr>
      <w:r>
        <w:rPr>
          <w:rFonts w:ascii="Segoe UI Emoji" w:hAnsi="Segoe UI Emoji" w:cs="Segoe UI Emoji"/>
        </w:rPr>
        <w:t>📝</w:t>
      </w:r>
      <w:r>
        <w:rPr>
          <w:rFonts w:hint="eastAsia"/>
        </w:rPr>
        <w:t xml:space="preserve"> 活页实训任务单：项目七综合实训任务书（可打印）</w:t>
      </w:r>
    </w:p>
    <w:p w14:paraId="66F1AED5">
      <w:pPr>
        <w:rPr>
          <w:rFonts w:hint="eastAsia"/>
        </w:rPr>
      </w:pPr>
      <w:r>
        <w:pict>
          <v:rect id="_x0000_i1299" o:spt="1" style="height:3pt;width:0pt;" fillcolor="#A0A0A0" filled="t" stroked="f" coordsize="21600,21600" o:hr="t" o:hrstd="t" o:hralign="center">
            <v:path/>
            <v:fill on="t" focussize="0,0"/>
            <v:stroke on="f"/>
            <v:imagedata o:title=""/>
            <o:lock v:ext="edit"/>
            <w10:wrap type="none"/>
            <w10:anchorlock/>
          </v:rect>
        </w:pict>
      </w:r>
    </w:p>
    <w:p w14:paraId="60CD1F68">
      <w:pPr>
        <w:rPr>
          <w:rFonts w:hint="eastAsia"/>
          <w:b/>
          <w:bCs/>
        </w:rPr>
      </w:pPr>
      <w:r>
        <w:rPr>
          <w:rFonts w:hint="eastAsia"/>
          <w:b/>
          <w:bCs/>
        </w:rPr>
        <w:t>项目总结</w:t>
      </w:r>
    </w:p>
    <w:p w14:paraId="383AC68D">
      <w:pPr>
        <w:rPr>
          <w:rFonts w:hint="eastAsia"/>
        </w:rPr>
      </w:pPr>
      <w:r>
        <w:rPr>
          <w:rFonts w:hint="eastAsia"/>
        </w:rPr>
        <w:t>回顾一下这个项目学到了什么。</w:t>
      </w:r>
    </w:p>
    <w:p w14:paraId="41DFED08">
      <w:pPr>
        <w:rPr>
          <w:rFonts w:hint="eastAsia"/>
        </w:rPr>
      </w:pPr>
      <w:r>
        <w:rPr>
          <w:rFonts w:hint="eastAsia"/>
          <w:b/>
          <w:bCs/>
        </w:rPr>
        <w:t>第一，电商标题不是"写文章的标题"，而是"关键词的组合题"。</w:t>
      </w:r>
      <w:r>
        <w:rPr>
          <w:rFonts w:hint="eastAsia"/>
        </w:rPr>
        <w:t> 标题的首要任务是让搜索引擎找到你的商品，所以必须包含消费者可能搜索的关键词。AI可以帮你快速生成多个备选标题，但最终需要你根据平台的搜索逻辑和字数限制来筛选和修改。</w:t>
      </w:r>
    </w:p>
    <w:p w14:paraId="469535A1">
      <w:pPr>
        <w:rPr>
          <w:rFonts w:hint="eastAsia"/>
        </w:rPr>
      </w:pPr>
      <w:r>
        <w:rPr>
          <w:rFonts w:hint="eastAsia"/>
          <w:b/>
          <w:bCs/>
        </w:rPr>
        <w:t>第二，详情页文案分板块写效果更好。</w:t>
      </w:r>
      <w:r>
        <w:rPr>
          <w:rFonts w:hint="eastAsia"/>
        </w:rPr>
        <w:t> 卖点提炼、使用场景、产品参数、常见问题——每个板块单独让AI写，每写完一个板块就检查一遍，比一次性让AI写完整个详情页质量高得多。最重要的检查项是：</w:t>
      </w:r>
      <w:r>
        <w:rPr>
          <w:rFonts w:hint="eastAsia"/>
          <w:b/>
          <w:bCs/>
        </w:rPr>
        <w:t>产品参数是否与真实信息一致</w:t>
      </w:r>
      <w:r>
        <w:rPr>
          <w:rFonts w:hint="eastAsia"/>
        </w:rPr>
        <w:t>——这一点一个字都不能错。</w:t>
      </w:r>
    </w:p>
    <w:p w14:paraId="653746A4">
      <w:pPr>
        <w:rPr>
          <w:rFonts w:hint="eastAsia"/>
        </w:rPr>
      </w:pPr>
      <w:r>
        <w:rPr>
          <w:rFonts w:hint="eastAsia"/>
          <w:b/>
          <w:bCs/>
        </w:rPr>
        <w:t>第三，客服话术的核心是"准确一致"。</w:t>
      </w:r>
      <w:r>
        <w:rPr>
          <w:rFonts w:hint="eastAsia"/>
        </w:rPr>
        <w:t> 售前话术要让消费者快速获得准确信息，售后话术要"先安抚情绪再解决问题"。用AI批量生成FAQ手册可以大幅提高客服团队的效率和口径一致性。但话术中涉及的退换货政策、物流信息、价格信息必须与店铺实际政策严格一致。</w:t>
      </w:r>
    </w:p>
    <w:p w14:paraId="149DE3AA">
      <w:pPr>
        <w:rPr>
          <w:rFonts w:hint="eastAsia"/>
        </w:rPr>
      </w:pPr>
      <w:r>
        <w:rPr>
          <w:rFonts w:hint="eastAsia"/>
          <w:b/>
          <w:bCs/>
        </w:rPr>
        <w:t>第四，消费者评价是最宝贵的"一手数据"。</w:t>
      </w:r>
      <w:r>
        <w:rPr>
          <w:rFonts w:hint="eastAsia"/>
        </w:rPr>
        <w:t> AI可以帮你从几十上百条评价中快速提炼出好评点和差评点，这些信息不光能用来回复评价，更能指导标题优化、详情页改进、包装改善甚至产品升级。差评不可怕，可怕的是差评说的问题你没有去解决。</w:t>
      </w:r>
    </w:p>
    <w:p w14:paraId="08339B52">
      <w:pPr>
        <w:rPr>
          <w:rFonts w:hint="eastAsia"/>
        </w:rPr>
      </w:pPr>
      <w:r>
        <w:rPr>
          <w:rFonts w:hint="eastAsia"/>
          <w:b/>
          <w:bCs/>
        </w:rPr>
        <w:t>第五，电商文案的底线是"真实"。</w:t>
      </w:r>
      <w:r>
        <w:rPr>
          <w:rFonts w:hint="eastAsia"/>
        </w:rPr>
        <w:t> 商品描述必须与实物一致，产品参数必须准确无误，售后承诺必须能够兑现。AI写的文案经常会"自动升级"产品参数或添加产品不具备的功能，这些必须在发布前逐条核实并修正。</w:t>
      </w:r>
    </w:p>
    <w:p w14:paraId="3EDA52DC">
      <w:pPr>
        <w:rPr>
          <w:rFonts w:hint="eastAsia"/>
        </w:rPr>
      </w:pPr>
      <w:r>
        <w:pict>
          <v:rect id="_x0000_i1300" o:spt="1" style="height:3pt;width:0pt;" fillcolor="#A0A0A0" filled="t" stroked="f" coordsize="21600,21600" o:hr="t" o:hrstd="t" o:hralign="center">
            <v:path/>
            <v:fill on="t" focussize="0,0"/>
            <v:stroke on="f"/>
            <v:imagedata o:title=""/>
            <o:lock v:ext="edit"/>
            <w10:wrap type="none"/>
            <w10:anchorlock/>
          </v:rect>
        </w:pict>
      </w:r>
    </w:p>
    <w:p w14:paraId="58A992FE">
      <w:pPr>
        <w:rPr>
          <w:rFonts w:hint="eastAsia"/>
        </w:rPr>
      </w:pPr>
      <w:r>
        <w:rPr>
          <w:rFonts w:hint="eastAsia"/>
        </w:rPr>
        <w:t>本项目的知识关联总结如图7-3所示。</w:t>
      </w:r>
    </w:p>
    <w:p w14:paraId="7C7908A4">
      <w:r>
        <w:drawing>
          <wp:inline distT="0" distB="0" distL="0" distR="0">
            <wp:extent cx="5274310" cy="2498725"/>
            <wp:effectExtent l="0" t="0" r="2540" b="0"/>
            <wp:docPr id="995831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31747" name="图片 1"/>
                    <pic:cNvPicPr>
                      <a:picLocks noChangeAspect="1"/>
                    </pic:cNvPicPr>
                  </pic:nvPicPr>
                  <pic:blipFill>
                    <a:blip r:embed="rId38"/>
                    <a:stretch>
                      <a:fillRect/>
                    </a:stretch>
                  </pic:blipFill>
                  <pic:spPr>
                    <a:xfrm>
                      <a:off x="0" y="0"/>
                      <a:ext cx="5274310" cy="2498725"/>
                    </a:xfrm>
                    <a:prstGeom prst="rect">
                      <a:avLst/>
                    </a:prstGeom>
                  </pic:spPr>
                </pic:pic>
              </a:graphicData>
            </a:graphic>
          </wp:inline>
        </w:drawing>
      </w:r>
    </w:p>
    <w:p w14:paraId="02720706">
      <w:pPr>
        <w:jc w:val="center"/>
        <w:rPr>
          <w:rFonts w:hint="eastAsia"/>
        </w:rPr>
      </w:pPr>
      <w:r>
        <w:rPr>
          <w:rFonts w:hint="eastAsia"/>
        </w:rPr>
        <w:t>图7-3 项目七知识关联图</w:t>
      </w:r>
    </w:p>
    <w:p w14:paraId="4A4D6AC5">
      <w:pPr>
        <w:rPr>
          <w:rFonts w:hint="eastAsia"/>
        </w:rPr>
      </w:pPr>
      <w:r>
        <w:pict>
          <v:rect id="_x0000_i1301" o:spt="1" style="height:3pt;width:0pt;" fillcolor="#A0A0A0" filled="t" stroked="f" coordsize="21600,21600" o:hr="t" o:hrstd="t" o:hralign="center">
            <v:path/>
            <v:fill on="t" focussize="0,0"/>
            <v:stroke on="f"/>
            <v:imagedata o:title=""/>
            <o:lock v:ext="edit"/>
            <w10:wrap type="none"/>
            <w10:anchorlock/>
          </v:rect>
        </w:pict>
      </w:r>
    </w:p>
    <w:p w14:paraId="1705F6B0">
      <w:pPr>
        <w:rPr>
          <w:rFonts w:hint="eastAsia"/>
          <w:b/>
          <w:bCs/>
        </w:rPr>
      </w:pPr>
      <w:r>
        <w:rPr>
          <w:rFonts w:hint="eastAsia"/>
          <w:b/>
          <w:bCs/>
        </w:rPr>
        <w:t>项目考核</w:t>
      </w:r>
    </w:p>
    <w:p w14:paraId="5AD57FB9">
      <w:pPr>
        <w:rPr>
          <w:rFonts w:hint="eastAsia"/>
        </w:rPr>
      </w:pPr>
      <w:r>
        <w:rPr>
          <w:rFonts w:hint="eastAsia"/>
          <w:b/>
          <w:bCs/>
        </w:rPr>
        <w:t>一、判断题（对的打√，错的打×）</w:t>
      </w:r>
    </w:p>
    <w:p w14:paraId="4B91C87A">
      <w:pPr>
        <w:numPr>
          <w:ilvl w:val="0"/>
          <w:numId w:val="160"/>
        </w:numPr>
        <w:rPr>
          <w:rFonts w:hint="eastAsia"/>
        </w:rPr>
      </w:pPr>
      <w:r>
        <w:rPr>
          <w:rFonts w:hint="eastAsia"/>
        </w:rPr>
        <w:t>电商商品标题的首要目的是文采优美、吸引点击。（　）</w:t>
      </w:r>
    </w:p>
    <w:p w14:paraId="32C4DC38">
      <w:pPr>
        <w:numPr>
          <w:ilvl w:val="0"/>
          <w:numId w:val="160"/>
        </w:numPr>
        <w:rPr>
          <w:rFonts w:hint="eastAsia"/>
        </w:rPr>
      </w:pPr>
      <w:r>
        <w:rPr>
          <w:rFonts w:hint="eastAsia"/>
        </w:rPr>
        <w:t>详情页文案中的产品参数必须与真实产品一致，不能让AI自行修改。（　）</w:t>
      </w:r>
    </w:p>
    <w:p w14:paraId="45411966">
      <w:pPr>
        <w:numPr>
          <w:ilvl w:val="0"/>
          <w:numId w:val="160"/>
        </w:numPr>
        <w:rPr>
          <w:rFonts w:hint="eastAsia"/>
        </w:rPr>
      </w:pPr>
      <w:r>
        <w:rPr>
          <w:rFonts w:hint="eastAsia"/>
        </w:rPr>
        <w:t>"好评返现5元"是电商平台允许的评价引导方式。（　）</w:t>
      </w:r>
    </w:p>
    <w:p w14:paraId="6D783BB6">
      <w:pPr>
        <w:numPr>
          <w:ilvl w:val="0"/>
          <w:numId w:val="160"/>
        </w:numPr>
        <w:rPr>
          <w:rFonts w:hint="eastAsia"/>
        </w:rPr>
      </w:pPr>
      <w:r>
        <w:rPr>
          <w:rFonts w:hint="eastAsia"/>
        </w:rPr>
        <w:t>回复消费者差评时应该先安抚情绪再提出解决方案。（　）</w:t>
      </w:r>
    </w:p>
    <w:p w14:paraId="3897B745">
      <w:pPr>
        <w:numPr>
          <w:ilvl w:val="0"/>
          <w:numId w:val="160"/>
        </w:numPr>
        <w:rPr>
          <w:rFonts w:hint="eastAsia"/>
        </w:rPr>
      </w:pPr>
      <w:r>
        <w:rPr>
          <w:rFonts w:hint="eastAsia"/>
        </w:rPr>
        <w:t>AI生成的运营报告可以直接使用，不需要核对其中的数字。（　）</w:t>
      </w:r>
    </w:p>
    <w:p w14:paraId="2F5E992D">
      <w:pPr>
        <w:numPr>
          <w:ilvl w:val="0"/>
          <w:numId w:val="160"/>
        </w:numPr>
        <w:rPr>
          <w:rFonts w:hint="eastAsia"/>
        </w:rPr>
      </w:pPr>
      <w:r>
        <w:rPr>
          <w:rFonts w:hint="eastAsia"/>
        </w:rPr>
        <w:t>分析消费者评价只能用来回复差评，没有其他运营价值。（　）</w:t>
      </w:r>
    </w:p>
    <w:p w14:paraId="5B271549">
      <w:pPr>
        <w:numPr>
          <w:ilvl w:val="0"/>
          <w:numId w:val="160"/>
        </w:numPr>
        <w:rPr>
          <w:rFonts w:hint="eastAsia"/>
        </w:rPr>
      </w:pPr>
      <w:r>
        <w:rPr>
          <w:rFonts w:hint="eastAsia"/>
        </w:rPr>
        <w:t>在自己的商品详情页中直接点名贬低竞品是违规行为。（　）</w:t>
      </w:r>
    </w:p>
    <w:p w14:paraId="0568655E">
      <w:pPr>
        <w:numPr>
          <w:ilvl w:val="0"/>
          <w:numId w:val="160"/>
        </w:numPr>
        <w:rPr>
          <w:rFonts w:hint="eastAsia"/>
        </w:rPr>
      </w:pPr>
      <w:r>
        <w:rPr>
          <w:rFonts w:hint="eastAsia"/>
        </w:rPr>
        <w:t>AI在选品决策中的角色是拓展思路，最终决策必须由人来做。（　）</w:t>
      </w:r>
    </w:p>
    <w:p w14:paraId="11058471">
      <w:pPr>
        <w:rPr>
          <w:rFonts w:hint="eastAsia"/>
        </w:rPr>
      </w:pPr>
      <w:r>
        <w:rPr>
          <w:rFonts w:hint="eastAsia"/>
          <w:b/>
          <w:bCs/>
        </w:rPr>
        <w:t>二、选择题</w:t>
      </w:r>
    </w:p>
    <w:p w14:paraId="1BB6ACDC">
      <w:pPr>
        <w:numPr>
          <w:ilvl w:val="0"/>
          <w:numId w:val="161"/>
        </w:numPr>
        <w:rPr>
          <w:rFonts w:hint="eastAsia"/>
        </w:rPr>
      </w:pPr>
      <w:r>
        <w:rPr>
          <w:rFonts w:hint="eastAsia"/>
        </w:rPr>
        <w:t>电商标题中最重要的组成部分是（　）。</w:t>
      </w:r>
    </w:p>
    <w:p w14:paraId="4A12242D">
      <w:pPr>
        <w:rPr>
          <w:rFonts w:hint="eastAsia"/>
        </w:rPr>
      </w:pPr>
      <w:r>
        <w:rPr>
          <w:rFonts w:hint="eastAsia"/>
        </w:rPr>
        <w:t>A. 优美的文学修辞</w:t>
      </w:r>
    </w:p>
    <w:p w14:paraId="3502AB4A">
      <w:pPr>
        <w:rPr>
          <w:rFonts w:hint="eastAsia"/>
        </w:rPr>
      </w:pPr>
      <w:r>
        <w:rPr>
          <w:rFonts w:hint="eastAsia"/>
        </w:rPr>
        <w:t>B. 消费者可能搜索的关键词</w:t>
      </w:r>
    </w:p>
    <w:p w14:paraId="427200A9">
      <w:pPr>
        <w:rPr>
          <w:rFonts w:hint="eastAsia"/>
        </w:rPr>
      </w:pPr>
      <w:r>
        <w:rPr>
          <w:rFonts w:hint="eastAsia"/>
        </w:rPr>
        <w:t>C. 品牌的广告语</w:t>
      </w:r>
    </w:p>
    <w:p w14:paraId="2A9037E0">
      <w:pPr>
        <w:rPr>
          <w:rFonts w:hint="eastAsia"/>
        </w:rPr>
      </w:pPr>
      <w:r>
        <w:rPr>
          <w:rFonts w:hint="eastAsia"/>
        </w:rPr>
        <w:t>D. 促销信息和价格</w:t>
      </w:r>
    </w:p>
    <w:p w14:paraId="79BC561A">
      <w:pPr>
        <w:numPr>
          <w:ilvl w:val="0"/>
          <w:numId w:val="161"/>
        </w:numPr>
        <w:rPr>
          <w:rFonts w:hint="eastAsia"/>
        </w:rPr>
      </w:pPr>
      <w:r>
        <w:rPr>
          <w:rFonts w:hint="eastAsia"/>
        </w:rPr>
        <w:t>以下哪种做法是撰写详情页文案的</w:t>
      </w:r>
      <w:r>
        <w:rPr>
          <w:rFonts w:hint="eastAsia"/>
          <w:b/>
          <w:bCs/>
        </w:rPr>
        <w:t>正确</w:t>
      </w:r>
      <w:r>
        <w:rPr>
          <w:rFonts w:hint="eastAsia"/>
        </w:rPr>
        <w:t>方式？（　）</w:t>
      </w:r>
    </w:p>
    <w:p w14:paraId="49401975">
      <w:pPr>
        <w:rPr>
          <w:rFonts w:hint="eastAsia"/>
        </w:rPr>
      </w:pPr>
      <w:r>
        <w:rPr>
          <w:rFonts w:hint="eastAsia"/>
        </w:rPr>
        <w:t>A. 一次性让AI写完整个详情页，直接上架</w:t>
      </w:r>
    </w:p>
    <w:p w14:paraId="3B1D7AA4">
      <w:pPr>
        <w:rPr>
          <w:rFonts w:hint="eastAsia"/>
        </w:rPr>
      </w:pPr>
      <w:r>
        <w:rPr>
          <w:rFonts w:hint="eastAsia"/>
        </w:rPr>
        <w:t>B. 分板块让AI撰写，每个板块写完后核对产品参数</w:t>
      </w:r>
    </w:p>
    <w:p w14:paraId="74F6B6F3">
      <w:pPr>
        <w:rPr>
          <w:rFonts w:hint="eastAsia"/>
        </w:rPr>
      </w:pPr>
      <w:r>
        <w:rPr>
          <w:rFonts w:hint="eastAsia"/>
        </w:rPr>
        <w:t>C. 把竞品的详情页复制过来改改就用</w:t>
      </w:r>
    </w:p>
    <w:p w14:paraId="37D56C28">
      <w:pPr>
        <w:rPr>
          <w:rFonts w:hint="eastAsia"/>
        </w:rPr>
      </w:pPr>
      <w:r>
        <w:rPr>
          <w:rFonts w:hint="eastAsia"/>
        </w:rPr>
        <w:t>D. 不写详情页，只放商品图片就行</w:t>
      </w:r>
    </w:p>
    <w:p w14:paraId="11A31952">
      <w:pPr>
        <w:numPr>
          <w:ilvl w:val="0"/>
          <w:numId w:val="161"/>
        </w:numPr>
        <w:rPr>
          <w:rFonts w:hint="eastAsia"/>
        </w:rPr>
      </w:pPr>
      <w:r>
        <w:rPr>
          <w:rFonts w:hint="eastAsia"/>
        </w:rPr>
        <w:t>消费者收到商品后反映"跟图片上不太一样"，以下客服回复</w:t>
      </w:r>
      <w:r>
        <w:rPr>
          <w:rFonts w:hint="eastAsia"/>
          <w:b/>
          <w:bCs/>
        </w:rPr>
        <w:t>最恰当</w:t>
      </w:r>
      <w:r>
        <w:rPr>
          <w:rFonts w:hint="eastAsia"/>
        </w:rPr>
        <w:t>的是（　）。</w:t>
      </w:r>
    </w:p>
    <w:p w14:paraId="390F09A6">
      <w:pPr>
        <w:rPr>
          <w:rFonts w:hint="eastAsia"/>
        </w:rPr>
      </w:pPr>
      <w:r>
        <w:rPr>
          <w:rFonts w:hint="eastAsia"/>
        </w:rPr>
        <w:t>A. "图片仅供参考，以实物为准，不满意可以退"</w:t>
      </w:r>
    </w:p>
    <w:p w14:paraId="10F1FB40">
      <w:pPr>
        <w:rPr>
          <w:rFonts w:hint="eastAsia"/>
        </w:rPr>
      </w:pPr>
      <w:r>
        <w:rPr>
          <w:rFonts w:hint="eastAsia"/>
        </w:rPr>
        <w:t>B. "很抱歉给您带来了不好的体验。能具体说一下是哪方面有差异吗？我们来看看怎么帮您解决"</w:t>
      </w:r>
    </w:p>
    <w:p w14:paraId="2E4086D7">
      <w:pPr>
        <w:rPr>
          <w:rFonts w:hint="eastAsia"/>
        </w:rPr>
      </w:pPr>
      <w:r>
        <w:rPr>
          <w:rFonts w:hint="eastAsia"/>
        </w:rPr>
        <w:t>C. "这是你的显示器色差问题，不关我们的事"</w:t>
      </w:r>
    </w:p>
    <w:p w14:paraId="7C81AF9B">
      <w:pPr>
        <w:rPr>
          <w:rFonts w:hint="eastAsia"/>
        </w:rPr>
      </w:pPr>
      <w:r>
        <w:rPr>
          <w:rFonts w:hint="eastAsia"/>
        </w:rPr>
        <w:t>D. 不回复</w:t>
      </w:r>
    </w:p>
    <w:p w14:paraId="163AD4C8">
      <w:pPr>
        <w:numPr>
          <w:ilvl w:val="0"/>
          <w:numId w:val="161"/>
        </w:numPr>
        <w:rPr>
          <w:rFonts w:hint="eastAsia"/>
        </w:rPr>
      </w:pPr>
      <w:r>
        <w:rPr>
          <w:rFonts w:hint="eastAsia"/>
        </w:rPr>
        <w:t>以下哪种行为属于</w:t>
      </w:r>
      <w:r>
        <w:rPr>
          <w:rFonts w:hint="eastAsia"/>
          <w:b/>
          <w:bCs/>
        </w:rPr>
        <w:t>合法合规</w:t>
      </w:r>
      <w:r>
        <w:rPr>
          <w:rFonts w:hint="eastAsia"/>
        </w:rPr>
        <w:t>的竞品分析方式？（　）</w:t>
      </w:r>
    </w:p>
    <w:p w14:paraId="6A01BFB7">
      <w:pPr>
        <w:rPr>
          <w:rFonts w:hint="eastAsia"/>
        </w:rPr>
      </w:pPr>
      <w:r>
        <w:rPr>
          <w:rFonts w:hint="eastAsia"/>
        </w:rPr>
        <w:t>A. 在竞品店铺下恶意差评干扰对手</w:t>
      </w:r>
    </w:p>
    <w:p w14:paraId="6024BF1F">
      <w:pPr>
        <w:rPr>
          <w:rFonts w:hint="eastAsia"/>
        </w:rPr>
      </w:pPr>
      <w:r>
        <w:rPr>
          <w:rFonts w:hint="eastAsia"/>
        </w:rPr>
        <w:t>B. 查看竞品店铺的公开商品页面和消费者评价</w:t>
      </w:r>
    </w:p>
    <w:p w14:paraId="7CC4FAD3">
      <w:pPr>
        <w:rPr>
          <w:rFonts w:hint="eastAsia"/>
        </w:rPr>
      </w:pPr>
      <w:r>
        <w:rPr>
          <w:rFonts w:hint="eastAsia"/>
        </w:rPr>
        <w:t>C. 贿赂竞品员工获取内部销售数据</w:t>
      </w:r>
    </w:p>
    <w:p w14:paraId="2BD76671">
      <w:pPr>
        <w:rPr>
          <w:rFonts w:hint="eastAsia"/>
        </w:rPr>
      </w:pPr>
      <w:r>
        <w:rPr>
          <w:rFonts w:hint="eastAsia"/>
        </w:rPr>
        <w:t>D. 在自己的商品描述中写"比某某品牌更好"</w:t>
      </w:r>
    </w:p>
    <w:p w14:paraId="0181C536">
      <w:pPr>
        <w:numPr>
          <w:ilvl w:val="0"/>
          <w:numId w:val="161"/>
        </w:numPr>
        <w:rPr>
          <w:rFonts w:hint="eastAsia"/>
        </w:rPr>
      </w:pPr>
      <w:r>
        <w:rPr>
          <w:rFonts w:hint="eastAsia"/>
        </w:rPr>
        <w:t>让AI帮忙分析了50条消费者评价后，发现"包装差有压痕"被提到了8次。以下运营决策</w:t>
      </w:r>
      <w:r>
        <w:rPr>
          <w:rFonts w:hint="eastAsia"/>
          <w:b/>
          <w:bCs/>
        </w:rPr>
        <w:t>最合理</w:t>
      </w:r>
      <w:r>
        <w:rPr>
          <w:rFonts w:hint="eastAsia"/>
        </w:rPr>
        <w:t>的是（　）。</w:t>
      </w:r>
    </w:p>
    <w:p w14:paraId="6A775905">
      <w:pPr>
        <w:rPr>
          <w:rFonts w:hint="eastAsia"/>
        </w:rPr>
      </w:pPr>
      <w:r>
        <w:rPr>
          <w:rFonts w:hint="eastAsia"/>
        </w:rPr>
        <w:t>A. 忽略这个问题，差评率还在可接受范围</w:t>
      </w:r>
    </w:p>
    <w:p w14:paraId="7F9EFBB1">
      <w:pPr>
        <w:rPr>
          <w:rFonts w:hint="eastAsia"/>
        </w:rPr>
      </w:pPr>
      <w:r>
        <w:rPr>
          <w:rFonts w:hint="eastAsia"/>
        </w:rPr>
        <w:t>B. 在详情页加一句"运输过程中难免磕碰，介意者慎拍"</w:t>
      </w:r>
    </w:p>
    <w:p w14:paraId="112AA9AB">
      <w:pPr>
        <w:rPr>
          <w:rFonts w:hint="eastAsia"/>
        </w:rPr>
      </w:pPr>
      <w:r>
        <w:rPr>
          <w:rFonts w:hint="eastAsia"/>
        </w:rPr>
        <w:t>C. 联系仓库改用更结实的包装材料，同时回复已有的相关差评说明已改进</w:t>
      </w:r>
    </w:p>
    <w:p w14:paraId="2CBBBC0C">
      <w:pPr>
        <w:rPr>
          <w:rFonts w:hint="eastAsia"/>
        </w:rPr>
      </w:pPr>
      <w:r>
        <w:rPr>
          <w:rFonts w:hint="eastAsia"/>
        </w:rPr>
        <w:t>D. 让AI帮忙编几条好评来淹没差评</w:t>
      </w:r>
    </w:p>
    <w:p w14:paraId="3929D14E">
      <w:pPr>
        <w:rPr>
          <w:rFonts w:hint="eastAsia"/>
        </w:rPr>
      </w:pPr>
      <w:r>
        <w:rPr>
          <w:rFonts w:hint="eastAsia"/>
          <w:b/>
          <w:bCs/>
        </w:rPr>
        <w:t>三、操作题</w:t>
      </w:r>
    </w:p>
    <w:p w14:paraId="144F78FA">
      <w:pPr>
        <w:numPr>
          <w:ilvl w:val="0"/>
          <w:numId w:val="162"/>
        </w:numPr>
        <w:rPr>
          <w:rFonts w:hint="eastAsia"/>
        </w:rPr>
      </w:pPr>
      <w:r>
        <w:rPr>
          <w:rFonts w:hint="eastAsia"/>
        </w:rPr>
        <w:t>请选择一款你身边的文具或日用品（铅笔盒、水杯、台灯……任意一个），整理出它的基本信息（材质、尺寸、颜色、卖点等），然后让AI生成3个电商标题备选，截图保存。检查标题中有没有极限词或超字数的问题。</w:t>
      </w:r>
    </w:p>
    <w:p w14:paraId="47E0C7EA">
      <w:pPr>
        <w:numPr>
          <w:ilvl w:val="0"/>
          <w:numId w:val="162"/>
        </w:numPr>
        <w:rPr>
          <w:rFonts w:hint="eastAsia"/>
        </w:rPr>
      </w:pPr>
      <w:r>
        <w:rPr>
          <w:rFonts w:hint="eastAsia"/>
        </w:rPr>
        <w:t>为同一款商品让AI写一个"售前咨询：尺寸够不够大"的客服回复话术和一个"售后投诉：快递太慢了"的客服回复话术，各一条，截图保存。</w:t>
      </w:r>
    </w:p>
    <w:p w14:paraId="15624596">
      <w:pPr>
        <w:numPr>
          <w:ilvl w:val="0"/>
          <w:numId w:val="162"/>
        </w:numPr>
        <w:rPr>
          <w:rFonts w:hint="eastAsia"/>
        </w:rPr>
      </w:pPr>
      <w:r>
        <w:rPr>
          <w:rFonts w:hint="eastAsia"/>
        </w:rPr>
        <w:t>自己编写10条模拟消费者评价（好评和差评都要有），交给AI分析，让它总结好评点和差评点各前3名。截图保存AI的分析结果。</w:t>
      </w:r>
    </w:p>
    <w:p w14:paraId="76143C58">
      <w:pPr>
        <w:rPr>
          <w:rFonts w:hint="eastAsia"/>
        </w:rPr>
      </w:pPr>
      <w:r>
        <w:rPr>
          <w:rFonts w:hint="eastAsia"/>
          <w:b/>
          <w:bCs/>
        </w:rPr>
        <w:t>四、思考题</w:t>
      </w:r>
    </w:p>
    <w:p w14:paraId="015BE64C">
      <w:pPr>
        <w:numPr>
          <w:ilvl w:val="0"/>
          <w:numId w:val="163"/>
        </w:numPr>
        <w:rPr>
          <w:rFonts w:hint="eastAsia"/>
        </w:rPr>
      </w:pPr>
      <w:r>
        <w:rPr>
          <w:rFonts w:hint="eastAsia"/>
        </w:rPr>
        <w:t>本项目反复强调"AI写的产品参数必须跟真实参数逐条核对"。请想一想：如果一个保温杯详情页写着"保温24小时"，但实际只能保温12小时，可能会导致什么后果？从消费者、店铺、法律三个角度分析。</w:t>
      </w:r>
    </w:p>
    <w:p w14:paraId="3D9E9B7F">
      <w:pPr>
        <w:numPr>
          <w:ilvl w:val="0"/>
          <w:numId w:val="163"/>
        </w:numPr>
        <w:rPr>
          <w:rFonts w:hint="eastAsia"/>
        </w:rPr>
      </w:pPr>
      <w:r>
        <w:rPr>
          <w:rFonts w:hint="eastAsia"/>
        </w:rPr>
        <w:t>有人说"有了AI，电商客服这个岗位以后就不需要人了"。你同意吗？结合本项目中学到的售后投诉处理场景，谈谈你觉得AI客服和人工客服各自的优势和局限。</w:t>
      </w:r>
    </w:p>
    <w:p w14:paraId="08C01F39">
      <w:pPr>
        <w:rPr>
          <w:rFonts w:hint="eastAsia"/>
        </w:rPr>
      </w:pPr>
      <w:r>
        <w:pict>
          <v:rect id="_x0000_i1302" o:spt="1" style="height:3pt;width:0pt;" fillcolor="#A0A0A0" filled="t" stroked="f" coordsize="21600,21600" o:hr="t" o:hrstd="t" o:hralign="center">
            <v:path/>
            <v:fill on="t" focussize="0,0"/>
            <v:stroke on="f"/>
            <v:imagedata o:title=""/>
            <o:lock v:ext="edit"/>
            <w10:wrap type="none"/>
            <w10:anchorlock/>
          </v:rect>
        </w:pict>
      </w:r>
    </w:p>
    <w:p w14:paraId="4D7A829B">
      <w:pPr>
        <w:rPr>
          <w:rFonts w:hint="eastAsia"/>
        </w:rPr>
      </w:pPr>
      <w:r>
        <w:rPr>
          <w:rFonts w:hint="eastAsia"/>
          <w:b/>
          <w:bCs/>
        </w:rPr>
        <w:t>参考答案提示</w:t>
      </w:r>
    </w:p>
    <w:p w14:paraId="6FF15749">
      <w:pPr>
        <w:rPr>
          <w:rFonts w:hint="eastAsia"/>
        </w:rPr>
      </w:pPr>
      <w:r>
        <w:rPr>
          <w:rFonts w:hint="eastAsia"/>
        </w:rPr>
        <w:t>判断题：1.× 2.√ 3.× 4.√ 5.× 6.× 7.√ 8.√</w:t>
      </w:r>
    </w:p>
    <w:p w14:paraId="18AE89B4">
      <w:pPr>
        <w:rPr>
          <w:rFonts w:hint="eastAsia"/>
        </w:rPr>
      </w:pPr>
      <w:r>
        <w:rPr>
          <w:rFonts w:hint="eastAsia"/>
        </w:rPr>
        <w:t>选择题：1.B 2.B 3.B 4.B 5.C</w:t>
      </w:r>
    </w:p>
    <w:p w14:paraId="7AE56D5E">
      <w:pPr>
        <w:rPr>
          <w:rFonts w:hint="eastAsia"/>
        </w:rPr>
      </w:pPr>
      <w:r>
        <w:pict>
          <v:rect id="_x0000_i1303" o:spt="1" style="height:3pt;width:0pt;" fillcolor="#A0A0A0" filled="t" stroked="f" coordsize="21600,21600" o:hr="t" o:hrstd="t" o:hralign="center">
            <v:path/>
            <v:fill on="t" focussize="0,0"/>
            <v:stroke on="f"/>
            <v:imagedata o:title=""/>
            <o:lock v:ext="edit"/>
            <w10:wrap type="none"/>
            <w10:anchorlock/>
          </v:rect>
        </w:pict>
      </w:r>
    </w:p>
    <w:p w14:paraId="4EA1AB14">
      <w:pPr>
        <w:rPr>
          <w:rFonts w:hint="eastAsia"/>
        </w:rPr>
      </w:pPr>
      <w:r>
        <w:rPr>
          <w:rFonts w:hint="eastAsia"/>
          <w:b/>
          <w:bCs/>
        </w:rPr>
        <w:t>【课后拓展】</w:t>
      </w:r>
    </w:p>
    <w:p w14:paraId="2B2D08E4">
      <w:pPr>
        <w:numPr>
          <w:ilvl w:val="0"/>
          <w:numId w:val="164"/>
        </w:numPr>
        <w:rPr>
          <w:rFonts w:hint="eastAsia"/>
        </w:rPr>
      </w:pPr>
      <w:r>
        <w:rPr>
          <w:rFonts w:hint="eastAsia"/>
        </w:rPr>
        <w:t>打开任意一个电商平台（淘宝、京东、拼多多等），搜索一个你感兴趣的商品品类，找到销量前3名的商品，对比它们的标题写法——用了哪些关键词？排列顺序是怎样的？有什么共同点？然后试试用AI模仿它们的标题风格为一个新商品写标题。</w:t>
      </w:r>
    </w:p>
    <w:p w14:paraId="79BAD882">
      <w:pPr>
        <w:numPr>
          <w:ilvl w:val="0"/>
          <w:numId w:val="164"/>
        </w:numPr>
        <w:rPr>
          <w:rFonts w:hint="eastAsia"/>
        </w:rPr>
      </w:pPr>
      <w:r>
        <w:rPr>
          <w:rFonts w:hint="eastAsia"/>
        </w:rPr>
        <w:t>在电商平台上找一款评价数量超过100条的商品，随机复制30条评价（好评和差评都要有），交给AI做评价分析。看看AI总结的好评点和差评点跟你自己浏览后的印象是否一致。</w:t>
      </w:r>
    </w:p>
    <w:p w14:paraId="1010F096">
      <w:pPr>
        <w:numPr>
          <w:ilvl w:val="0"/>
          <w:numId w:val="164"/>
        </w:numPr>
        <w:rPr>
          <w:rFonts w:hint="eastAsia"/>
        </w:rPr>
      </w:pPr>
      <w:r>
        <w:rPr>
          <w:rFonts w:hint="eastAsia"/>
        </w:rPr>
        <w:t>假设你是一家网店的运营，刚收到一条非常激烈的差评："东西太差了！跟图片完全不一样！白花钱了！再也不会买了！"尝试自己先写一条回复，然后再让AI写一条，对比两个版本——哪个更好？为什么？</w:t>
      </w:r>
    </w:p>
    <w:p w14:paraId="74EA599F">
      <w:pPr>
        <w:rPr>
          <w:rFonts w:hint="eastAsia"/>
        </w:rPr>
      </w:pPr>
      <w:r>
        <w:pict>
          <v:rect id="_x0000_i1304" o:spt="1" style="height:3pt;width:0pt;" fillcolor="#A0A0A0" filled="t" stroked="f" coordsize="21600,21600" o:hr="t" o:hrstd="t" o:hralign="center">
            <v:path/>
            <v:fill on="t" focussize="0,0"/>
            <v:stroke on="f"/>
            <v:imagedata o:title=""/>
            <o:lock v:ext="edit"/>
            <w10:wrap type="none"/>
            <w10:anchorlock/>
          </v:rect>
        </w:pict>
      </w:r>
    </w:p>
    <w:p w14:paraId="5BC264BF">
      <w:pPr>
        <w:widowControl/>
        <w:jc w:val="left"/>
        <w:rPr>
          <w:rFonts w:hint="eastAsia"/>
        </w:rPr>
      </w:pPr>
      <w:r>
        <w:rPr>
          <w:rFonts w:hint="eastAsia"/>
        </w:rPr>
        <w:br w:type="page"/>
      </w:r>
    </w:p>
    <w:p w14:paraId="7AAAC92A">
      <w:pPr>
        <w:rPr>
          <w:b/>
          <w:bCs/>
        </w:rPr>
      </w:pPr>
      <w:r>
        <w:rPr>
          <w:rFonts w:hint="eastAsia"/>
          <w:b/>
          <w:bCs/>
        </w:rPr>
        <w:t>项目八 用AI辅助客户沟通与服务</w:t>
      </w:r>
    </w:p>
    <w:p w14:paraId="04F44872">
      <w:pPr>
        <w:rPr>
          <w:rFonts w:hint="eastAsia"/>
        </w:rPr>
      </w:pPr>
      <w:r>
        <w:pict>
          <v:rect id="_x0000_i1305" o:spt="1" style="height:3pt;width:0pt;" fillcolor="#A0A0A0" filled="t" stroked="f" coordsize="21600,21600" o:hr="t" o:hrstd="t" o:hralign="center">
            <v:path/>
            <v:fill on="t" focussize="0,0"/>
            <v:stroke on="f"/>
            <v:imagedata o:title=""/>
            <o:lock v:ext="edit"/>
            <w10:wrap type="none"/>
            <w10:anchorlock/>
          </v:rect>
        </w:pict>
      </w:r>
    </w:p>
    <w:p w14:paraId="2A8BFE61">
      <w:pPr>
        <w:rPr>
          <w:rFonts w:hint="eastAsia"/>
          <w:b/>
          <w:bCs/>
        </w:rPr>
      </w:pPr>
      <w:r>
        <w:rPr>
          <w:rFonts w:hint="eastAsia"/>
          <w:b/>
          <w:bCs/>
        </w:rPr>
        <w:t>【场景导入】</w:t>
      </w:r>
    </w:p>
    <w:p w14:paraId="57AA9538">
      <w:pPr>
        <w:rPr>
          <w:rFonts w:hint="eastAsia"/>
        </w:rPr>
      </w:pPr>
      <w:r>
        <w:rPr>
          <w:rFonts w:hint="eastAsia"/>
        </w:rPr>
        <w:t>金融服务专业的学生小钱被分配到某市一家邮政网点实习，岗位是综合柜员。</w:t>
      </w:r>
    </w:p>
    <w:p w14:paraId="462B7835">
      <w:pPr>
        <w:rPr>
          <w:rFonts w:hint="eastAsia"/>
        </w:rPr>
      </w:pPr>
      <w:r>
        <w:rPr>
          <w:rFonts w:hint="eastAsia"/>
        </w:rPr>
        <w:t>实习第一周，她主要跟着师傅学操作系统，干些包裹收寄、代收话费之类的基础业务，日子过得还算平稳。到了第二周，师傅觉得她可以独立接待客户了，就让她坐到了窗口。</w:t>
      </w:r>
    </w:p>
    <w:p w14:paraId="0CAF748E">
      <w:pPr>
        <w:rPr>
          <w:rFonts w:hint="eastAsia"/>
        </w:rPr>
      </w:pPr>
      <w:r>
        <w:rPr>
          <w:rFonts w:hint="eastAsia"/>
        </w:rPr>
        <w:t>头三天还好，来办业务的大多是取包裹、寄快递的年轻人，三言两语就办完了。但到了第四天，接连来了几个让她措手不及的情况。</w:t>
      </w:r>
    </w:p>
    <w:p w14:paraId="42172342">
      <w:pPr>
        <w:rPr>
          <w:rFonts w:hint="eastAsia"/>
        </w:rPr>
      </w:pPr>
      <w:r>
        <w:rPr>
          <w:rFonts w:hint="eastAsia"/>
        </w:rPr>
        <w:t>第一个是一位大爷来取包裹，发现外包装有一道裂口，里面的东西倒是没坏，但大爷不乐意了："你们邮政现在怎么这样啊？东西都给我摔坏了！"小钱手足无措，只会反复说"对不起对不起"，但大爷越说越激动，最后是师傅过来才平息了事态。</w:t>
      </w:r>
    </w:p>
    <w:p w14:paraId="0CB0733F">
      <w:pPr>
        <w:rPr>
          <w:rFonts w:hint="eastAsia"/>
        </w:rPr>
      </w:pPr>
      <w:r>
        <w:rPr>
          <w:rFonts w:hint="eastAsia"/>
        </w:rPr>
        <w:t>第二个是一位阿姨来问理财产品，小钱按培训的话术介绍了一番，阿姨反问："你说的这个收益率，是保证能拿到的吗？万一亏了怎么办？"小钱一紧张，差点脱口而出"不会亏的"——幸好师傅在旁边使了个眼色，她才把话咽了回去。事后师傅严肃地跟她说："理财产品的收益不能承诺保本保收益，这是合规红线。"</w:t>
      </w:r>
    </w:p>
    <w:p w14:paraId="6841EA50">
      <w:pPr>
        <w:rPr>
          <w:rFonts w:hint="eastAsia"/>
        </w:rPr>
      </w:pPr>
      <w:r>
        <w:rPr>
          <w:rFonts w:hint="eastAsia"/>
        </w:rPr>
        <w:t>第三个是一位客户打电话来投诉：说上周寄了一个包裹到外地，查了物流信息显示"签收"了，但收件人说根本没有收到。小钱不知道该怎么处理，只能说"我帮您查一下"，然后挂了电话也不知道下一步该怎么跟客户反馈。</w:t>
      </w:r>
    </w:p>
    <w:p w14:paraId="43C6E245">
      <w:pPr>
        <w:rPr>
          <w:rFonts w:hint="eastAsia"/>
        </w:rPr>
      </w:pPr>
      <w:r>
        <w:rPr>
          <w:rFonts w:hint="eastAsia"/>
        </w:rPr>
        <w:t>晚上回到宿舍，小钱越想越觉得自己"嘴笨"——不是不想帮客户解决问题，是不知道该怎么说、说什么。</w:t>
      </w:r>
    </w:p>
    <w:p w14:paraId="3FE3376D">
      <w:pPr>
        <w:rPr>
          <w:rFonts w:hint="eastAsia"/>
        </w:rPr>
      </w:pPr>
      <w:r>
        <w:rPr>
          <w:rFonts w:hint="eastAsia"/>
        </w:rPr>
        <w:t>她打开DeepSeek，把白天遇到的三个场景一一输进去，问AI："如果你是网点柜员，遇到这些情况该怎么跟客户说？"AI给出的回复让她豁然开朗——原来安抚情绪有话术、介绍产品有边界、处理投诉有流程，每一种场景都有一套"可以照着说"的标准回复。</w:t>
      </w:r>
    </w:p>
    <w:p w14:paraId="0AD21995">
      <w:pPr>
        <w:rPr>
          <w:rFonts w:hint="eastAsia"/>
        </w:rPr>
      </w:pPr>
      <w:r>
        <w:rPr>
          <w:rFonts w:hint="eastAsia"/>
        </w:rPr>
        <w:t>她把这些话术抄在本子上，第二天遇到类似情况时心里有了底，应对起来顺畅多了。</w:t>
      </w:r>
    </w:p>
    <w:p w14:paraId="392C1975">
      <w:pPr>
        <w:rPr>
          <w:rFonts w:hint="eastAsia"/>
        </w:rPr>
      </w:pPr>
      <w:r>
        <w:rPr>
          <w:rFonts w:hint="eastAsia"/>
          <w:b/>
          <w:bCs/>
        </w:rPr>
        <w:t>客户沟通和服务是商贸岗位上"人对人"的核心工作。AI不能替你跟客户面对面说话，但它可以帮你提前准备好各种场景的沟通话术、投诉处理方案、客户分析思路和服务改进建议。有了这些"武器库"，上阵的时候就不会两手空空了。</w:t>
      </w:r>
    </w:p>
    <w:p w14:paraId="6BD97D69">
      <w:pPr>
        <w:rPr>
          <w:rFonts w:hint="eastAsia"/>
        </w:rPr>
      </w:pPr>
      <w:r>
        <w:pict>
          <v:rect id="_x0000_i1306" o:spt="1" style="height:3pt;width:0pt;" fillcolor="#A0A0A0" filled="t" stroked="f" coordsize="21600,21600" o:hr="t" o:hrstd="t" o:hralign="center">
            <v:path/>
            <v:fill on="t" focussize="0,0"/>
            <v:stroke on="f"/>
            <v:imagedata o:title=""/>
            <o:lock v:ext="edit"/>
            <w10:wrap type="none"/>
            <w10:anchorlock/>
          </v:rect>
        </w:pict>
      </w:r>
    </w:p>
    <w:p w14:paraId="11AD122B">
      <w:pPr>
        <w:rPr>
          <w:rFonts w:hint="eastAsia"/>
        </w:rPr>
      </w:pPr>
      <w:r>
        <w:rPr>
          <w:rFonts w:hint="eastAsia"/>
          <w:b/>
          <w:bCs/>
        </w:rPr>
        <w:t>【学习目标】</w:t>
      </w:r>
    </w:p>
    <w:tbl>
      <w:tblPr>
        <w:tblStyle w:val="17"/>
        <w:tblW w:w="7296" w:type="dxa"/>
        <w:tblInd w:w="0" w:type="dxa"/>
        <w:tblLayout w:type="autofit"/>
        <w:tblCellMar>
          <w:top w:w="15" w:type="dxa"/>
          <w:left w:w="15" w:type="dxa"/>
          <w:bottom w:w="15" w:type="dxa"/>
          <w:right w:w="15" w:type="dxa"/>
        </w:tblCellMar>
      </w:tblPr>
      <w:tblGrid>
        <w:gridCol w:w="776"/>
        <w:gridCol w:w="6520"/>
      </w:tblGrid>
      <w:tr w14:paraId="0A0DB453">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9EBA30">
            <w:pPr>
              <w:rPr>
                <w:rFonts w:hint="eastAsia"/>
                <w:b/>
                <w:bCs/>
              </w:rPr>
            </w:pPr>
            <w:r>
              <w:rPr>
                <w:rFonts w:hint="eastAsia"/>
                <w:b/>
                <w:bCs/>
              </w:rPr>
              <w:t>目标维度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59909D">
            <w:pPr>
              <w:rPr>
                <w:rFonts w:hint="eastAsia"/>
                <w:b/>
                <w:bCs/>
              </w:rPr>
            </w:pPr>
            <w:r>
              <w:rPr>
                <w:rFonts w:hint="eastAsia"/>
                <w:b/>
                <w:bCs/>
              </w:rPr>
              <w:t>具体要求</w:t>
            </w:r>
          </w:p>
        </w:tc>
      </w:tr>
      <w:tr w14:paraId="1AF7194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ACB8D19">
            <w:pPr>
              <w:rPr>
                <w:rFonts w:hint="eastAsia"/>
              </w:rPr>
            </w:pPr>
            <w:r>
              <w:rPr>
                <w:rFonts w:hint="eastAsia"/>
                <w:b/>
                <w:bCs/>
              </w:rP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F0D3B7">
            <w:pPr>
              <w:rPr>
                <w:rFonts w:hint="eastAsia"/>
              </w:rPr>
            </w:pPr>
            <w:r>
              <w:rPr>
                <w:rFonts w:hint="eastAsia"/>
              </w:rPr>
              <w:t>①了解商贸岗位中常见的客户沟通场景和话术要点；②掌握客户投诉处理的基本流程和AI辅助方法；③了解客户分析和服务质量提升的基本思路</w:t>
            </w:r>
          </w:p>
        </w:tc>
      </w:tr>
      <w:tr w14:paraId="2586A90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49288B3">
            <w:pPr>
              <w:rPr>
                <w:rFonts w:hint="eastAsia"/>
              </w:rPr>
            </w:pPr>
            <w:r>
              <w:rPr>
                <w:rFonts w:hint="eastAsia"/>
                <w:b/>
                <w:bCs/>
              </w:rP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92F9D1">
            <w:pPr>
              <w:rPr>
                <w:rFonts w:hint="eastAsia"/>
              </w:rPr>
            </w:pPr>
            <w:r>
              <w:rPr>
                <w:rFonts w:hint="eastAsia"/>
              </w:rPr>
              <w:t>①能用AI针对不同沟通场景（电话、微信、面对面等）生成专业得体的话术；②能用AI辅助制定客户投诉的处理方案和回复文书；③能用AI对客户信息进行分类分析并设计维护方案；④能用AI设计客户满意度调查并分析结果</w:t>
            </w:r>
          </w:p>
        </w:tc>
      </w:tr>
      <w:tr w14:paraId="5BBDF5B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0E82A6">
            <w:pPr>
              <w:rPr>
                <w:rFonts w:hint="eastAsia"/>
              </w:rPr>
            </w:pPr>
            <w:r>
              <w:rPr>
                <w:rFonts w:hint="eastAsia"/>
                <w:b/>
                <w:bCs/>
              </w:rP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B6FABC">
            <w:pPr>
              <w:rPr>
                <w:rFonts w:hint="eastAsia"/>
              </w:rPr>
            </w:pPr>
            <w:r>
              <w:rPr>
                <w:rFonts w:hint="eastAsia"/>
              </w:rPr>
              <w:t>①树立"以客户为中心"的服务理念，理解AI提效不等于减温度；②培养面对客户投诉时的同理心和解决问题的责任感；③增强客户信息保护意识，了解在使用AI处理客户数据时的隐私保护要求</w:t>
            </w:r>
          </w:p>
        </w:tc>
      </w:tr>
    </w:tbl>
    <w:p w14:paraId="2188F54E">
      <w:pPr>
        <w:rPr>
          <w:rFonts w:hint="eastAsia"/>
        </w:rPr>
      </w:pPr>
      <w:r>
        <w:pict>
          <v:rect id="_x0000_i1307" o:spt="1" style="height:3pt;width:0pt;" fillcolor="#A0A0A0" filled="t" stroked="f" coordsize="21600,21600" o:hr="t" o:hrstd="t" o:hralign="center">
            <v:path/>
            <v:fill on="t" focussize="0,0"/>
            <v:stroke on="f"/>
            <v:imagedata o:title=""/>
            <o:lock v:ext="edit"/>
            <w10:wrap type="none"/>
            <w10:anchorlock/>
          </v:rect>
        </w:pict>
      </w:r>
    </w:p>
    <w:p w14:paraId="1E377A2B">
      <w:pPr>
        <w:rPr>
          <w:rFonts w:hint="eastAsia"/>
        </w:rPr>
      </w:pPr>
      <w:r>
        <w:rPr>
          <w:rFonts w:hint="eastAsia"/>
        </w:rPr>
        <w:t>本项目的知识结构如图8-1所示。</w:t>
      </w:r>
    </w:p>
    <w:p w14:paraId="7C7C7768">
      <w:r>
        <w:drawing>
          <wp:inline distT="0" distB="0" distL="0" distR="0">
            <wp:extent cx="5274310" cy="2371725"/>
            <wp:effectExtent l="0" t="0" r="2540" b="9525"/>
            <wp:docPr id="1588973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3995" name="图片 1"/>
                    <pic:cNvPicPr>
                      <a:picLocks noChangeAspect="1"/>
                    </pic:cNvPicPr>
                  </pic:nvPicPr>
                  <pic:blipFill>
                    <a:blip r:embed="rId39"/>
                    <a:stretch>
                      <a:fillRect/>
                    </a:stretch>
                  </pic:blipFill>
                  <pic:spPr>
                    <a:xfrm>
                      <a:off x="0" y="0"/>
                      <a:ext cx="5274310" cy="2371725"/>
                    </a:xfrm>
                    <a:prstGeom prst="rect">
                      <a:avLst/>
                    </a:prstGeom>
                  </pic:spPr>
                </pic:pic>
              </a:graphicData>
            </a:graphic>
          </wp:inline>
        </w:drawing>
      </w:r>
    </w:p>
    <w:p w14:paraId="1B363D18">
      <w:pPr>
        <w:jc w:val="center"/>
      </w:pPr>
      <w:r>
        <w:rPr>
          <w:rFonts w:hint="eastAsia"/>
        </w:rPr>
        <w:t>图8-1 项目八知识结构图</w:t>
      </w:r>
    </w:p>
    <w:p w14:paraId="00542708">
      <w:pPr>
        <w:rPr>
          <w:rFonts w:hint="eastAsia"/>
        </w:rPr>
      </w:pPr>
      <w:r>
        <w:pict>
          <v:rect id="_x0000_i1308" o:spt="1" style="height:3pt;width:0pt;" fillcolor="#A0A0A0" filled="t" stroked="f" coordsize="21600,21600" o:hr="t" o:hrstd="t" o:hralign="center">
            <v:path/>
            <v:fill on="t" focussize="0,0"/>
            <v:stroke on="f"/>
            <v:imagedata o:title=""/>
            <o:lock v:ext="edit"/>
            <w10:wrap type="none"/>
            <w10:anchorlock/>
          </v:rect>
        </w:pict>
      </w:r>
    </w:p>
    <w:p w14:paraId="3769FD74">
      <w:pPr>
        <w:rPr>
          <w:rFonts w:hint="eastAsia"/>
          <w:b/>
          <w:bCs/>
        </w:rPr>
      </w:pPr>
      <w:r>
        <w:rPr>
          <w:rFonts w:hint="eastAsia"/>
          <w:b/>
          <w:bCs/>
        </w:rPr>
        <w:t>任务一 用AI写客户沟通话术</w:t>
      </w:r>
    </w:p>
    <w:p w14:paraId="782D10AC">
      <w:pPr>
        <w:rPr>
          <w:rFonts w:hint="eastAsia"/>
        </w:rPr>
      </w:pPr>
      <w:r>
        <w:rPr>
          <w:rFonts w:hint="eastAsia"/>
          <w:b/>
          <w:bCs/>
        </w:rPr>
        <w:t>【任务描述】</w:t>
      </w:r>
      <w:r>
        <w:rPr>
          <w:rFonts w:hint="eastAsia"/>
        </w:rPr>
        <w:t> 商贸岗位上的客户沟通形式多种多样——打电话、发微信、发短信、面对面交谈——每种形式都有自己的特点和禁忌。AI可以帮你提前准备好各种场景下的沟通话术，让你遇到情况时心里有底、开口有词。</w:t>
      </w:r>
    </w:p>
    <w:p w14:paraId="73E59449">
      <w:pPr>
        <w:rPr>
          <w:rFonts w:hint="eastAsia"/>
        </w:rPr>
      </w:pPr>
      <w:r>
        <w:pict>
          <v:rect id="_x0000_i1309" o:spt="1" style="height:3pt;width:0pt;" fillcolor="#A0A0A0" filled="t" stroked="f" coordsize="21600,21600" o:hr="t" o:hrstd="t" o:hralign="center">
            <v:path/>
            <v:fill on="t" focussize="0,0"/>
            <v:stroke on="f"/>
            <v:imagedata o:title=""/>
            <o:lock v:ext="edit"/>
            <w10:wrap type="none"/>
            <w10:anchorlock/>
          </v:rect>
        </w:pict>
      </w:r>
    </w:p>
    <w:p w14:paraId="4976B3D3">
      <w:pPr>
        <w:rPr>
          <w:rFonts w:hint="eastAsia"/>
          <w:b/>
          <w:bCs/>
        </w:rPr>
      </w:pPr>
      <w:r>
        <w:rPr>
          <w:rFonts w:hint="eastAsia"/>
          <w:b/>
          <w:bCs/>
        </w:rPr>
        <w:t>一、电话沟通话术的AI辅助编写</w:t>
      </w:r>
    </w:p>
    <w:p w14:paraId="69DD7081">
      <w:pPr>
        <w:rPr>
          <w:rFonts w:hint="eastAsia"/>
        </w:rPr>
      </w:pPr>
      <w:r>
        <w:rPr>
          <w:rFonts w:hint="eastAsia"/>
        </w:rPr>
        <w:t>电话沟通是商贸岗位上最常见的客户接触方式之一——客户回访、业务推荐、问题解答、投诉处理都离不开电话。</w:t>
      </w:r>
    </w:p>
    <w:p w14:paraId="6F31F04F">
      <w:pPr>
        <w:rPr>
          <w:rFonts w:hint="eastAsia"/>
        </w:rPr>
      </w:pPr>
      <w:r>
        <w:rPr>
          <w:rFonts w:hint="eastAsia"/>
        </w:rPr>
        <w:t>电话沟通跟文字沟通有一个很大的不同：</w:t>
      </w:r>
      <w:r>
        <w:rPr>
          <w:rFonts w:hint="eastAsia"/>
          <w:b/>
          <w:bCs/>
        </w:rPr>
        <w:t>你没有时间去想措辞</w:t>
      </w:r>
      <w:r>
        <w:rPr>
          <w:rFonts w:hint="eastAsia"/>
        </w:rPr>
        <w:t>。微信消息可以打了字再删、想好了再发，电话是实时的，对方问了你就得答，停顿太久会很尴尬。所以电话话术需要提前准备好，烂熟于心。</w:t>
      </w:r>
    </w:p>
    <w:p w14:paraId="69DCF2AB">
      <w:pPr>
        <w:rPr>
          <w:rFonts w:hint="eastAsia"/>
        </w:rPr>
      </w:pPr>
      <w:r>
        <w:rPr>
          <w:rFonts w:hint="eastAsia"/>
        </w:rPr>
        <w:t>一通完整的业务电话通常包含以下几个环节，如图8-2所示。</w:t>
      </w:r>
    </w:p>
    <w:p w14:paraId="5C568095">
      <w:pPr>
        <w:rPr>
          <w:rFonts w:hint="eastAsia"/>
        </w:rPr>
      </w:pPr>
      <w:r>
        <w:rPr>
          <w:rFonts w:hint="eastAsia"/>
        </w:rPr>
        <w:t>开场白自报家门+说明来意（控制在15秒内）主体内容回访/推荐/告知/确认（说重点，别绕弯子）互动应答回答客户的疑问（有问必答，不确定就诚实说）收尾确认确认关键信息+感谢（别忘了确认一遍）结束语礼貌道别（让客户先挂电话）</w:t>
      </w:r>
    </w:p>
    <w:p w14:paraId="7D8FB4A2">
      <w:pPr>
        <w:rPr>
          <w:rFonts w:hint="eastAsia"/>
        </w:rPr>
      </w:pPr>
      <w:r>
        <w:rPr>
          <w:rFonts w:hint="eastAsia"/>
        </w:rPr>
        <w:t>让AI编写电话话术的提示词示例：</w:t>
      </w:r>
    </w:p>
    <w:p w14:paraId="0D11A942">
      <w:r>
        <w:t>你是一名邮政网点的客服人员。请帮我写一份电话回访话术，</w:t>
      </w:r>
    </w:p>
    <w:p w14:paraId="79970CEF">
      <w:r>
        <w:t>用于回访上个月在网点办理过包裹寄递业务的老客户。</w:t>
      </w:r>
    </w:p>
    <w:p w14:paraId="32D8235D"/>
    <w:p w14:paraId="28D1680D">
      <w:r>
        <w:t>回访目的：</w:t>
      </w:r>
    </w:p>
    <w:p w14:paraId="04917638">
      <w:r>
        <w:t>1. 了解客户对上次寄递服务的满意度</w:t>
      </w:r>
    </w:p>
    <w:p w14:paraId="5B70FE5C">
      <w:r>
        <w:t>2. 询问近期是否还有寄递需求</w:t>
      </w:r>
    </w:p>
    <w:p w14:paraId="18DAFC38">
      <w:r>
        <w:t>3. 告知本月有"满50减5"的寄递优惠活动</w:t>
      </w:r>
    </w:p>
    <w:p w14:paraId="240AC04B"/>
    <w:p w14:paraId="4B7FCFD1">
      <w:r>
        <w:t>要求：</w:t>
      </w:r>
    </w:p>
    <w:p w14:paraId="01546536">
      <w:r>
        <w:t>1. 包含完整的流程：开场白→回访提问→活动告知→结束语</w:t>
      </w:r>
    </w:p>
    <w:p w14:paraId="1DBB8BC1">
      <w:r>
        <w:t>2. 开场白要简洁，15秒内说完，快速让客户明白你是谁、打电话干什么</w:t>
      </w:r>
    </w:p>
    <w:p w14:paraId="3EED3B5D">
      <w:r>
        <w:t>3. 回访提问设计3个问题，不要太多，客户会不耐烦</w:t>
      </w:r>
    </w:p>
    <w:p w14:paraId="2E0B325E">
      <w:r>
        <w:t>4. 活动告知要自然，不要像硬推销</w:t>
      </w:r>
    </w:p>
    <w:p w14:paraId="7E981E8E">
      <w:r>
        <w:t>5. 语气亲切自然，像邻居聊天一样，不要太官方</w:t>
      </w:r>
    </w:p>
    <w:p w14:paraId="2CD928B2">
      <w:r>
        <w:t>6. 整体通话时长控制在2~3分钟</w:t>
      </w:r>
    </w:p>
    <w:p w14:paraId="21FAF8ED">
      <w:pPr>
        <w:rPr>
          <w:rFonts w:hint="eastAsia"/>
        </w:rPr>
      </w:pPr>
      <w:r>
        <w:rPr>
          <w:rFonts w:hint="eastAsia"/>
          <w:b/>
          <w:bCs/>
        </w:rPr>
        <w:t>【翻车现场】开场白太长客户直接挂了</w:t>
      </w:r>
    </w:p>
    <w:p w14:paraId="342C61C8">
      <w:pPr>
        <w:rPr>
          <w:rFonts w:hint="eastAsia"/>
        </w:rPr>
      </w:pPr>
      <w:r>
        <w:rPr>
          <w:rFonts w:hint="eastAsia"/>
        </w:rPr>
        <w:t>有学生让AI写了一段电话回访话术，AI生成的开场白是这样的："您好，我是某某公司某某部门的客服专员小王，工号123456，今天给您打电话是为了对您上次在我们公司享受的服务进行一次满意度回访调查……"</w:t>
      </w:r>
    </w:p>
    <w:p w14:paraId="25B00CA6">
      <w:pPr>
        <w:rPr>
          <w:rFonts w:hint="eastAsia"/>
        </w:rPr>
      </w:pPr>
      <w:r>
        <w:rPr>
          <w:rFonts w:hint="eastAsia"/>
        </w:rPr>
        <w:t>这段话还没说完，客户多半已经挂电话了——因为听起来太像推销电话了，而且信息量太大，客户根本没耐心听完。</w:t>
      </w:r>
    </w:p>
    <w:p w14:paraId="6DE211B8">
      <w:pPr>
        <w:rPr>
          <w:rFonts w:hint="eastAsia"/>
        </w:rPr>
      </w:pPr>
      <w:r>
        <w:rPr>
          <w:rFonts w:hint="eastAsia"/>
        </w:rPr>
        <w:t>好的开场白应该像这样："您好，我是邮政网点的小王，上次您在我们这儿寄了一个包裹，想简单问一下您收件那边收到了没有，方便吗？"——三句话，15秒，干净利落。</w:t>
      </w:r>
    </w:p>
    <w:p w14:paraId="14CEC2BF">
      <w:pPr>
        <w:rPr>
          <w:rFonts w:hint="eastAsia"/>
        </w:rPr>
      </w:pPr>
      <w:r>
        <w:pict>
          <v:rect id="_x0000_i1310" o:spt="1" style="height:3pt;width:0pt;" fillcolor="#A0A0A0" filled="t" stroked="f" coordsize="21600,21600" o:hr="t" o:hrstd="t" o:hralign="center">
            <v:path/>
            <v:fill on="t" focussize="0,0"/>
            <v:stroke on="f"/>
            <v:imagedata o:title=""/>
            <o:lock v:ext="edit"/>
            <w10:wrap type="none"/>
            <w10:anchorlock/>
          </v:rect>
        </w:pict>
      </w:r>
    </w:p>
    <w:p w14:paraId="5B11D973">
      <w:pPr>
        <w:rPr>
          <w:rFonts w:hint="eastAsia"/>
          <w:b/>
          <w:bCs/>
        </w:rPr>
      </w:pPr>
      <w:r>
        <w:rPr>
          <w:rFonts w:hint="eastAsia"/>
          <w:b/>
          <w:bCs/>
        </w:rPr>
        <w:t>二、微信和短信沟通话术的AI辅助编写</w:t>
      </w:r>
    </w:p>
    <w:p w14:paraId="56CFF63B">
      <w:pPr>
        <w:rPr>
          <w:rFonts w:hint="eastAsia"/>
        </w:rPr>
      </w:pPr>
      <w:r>
        <w:rPr>
          <w:rFonts w:hint="eastAsia"/>
        </w:rPr>
        <w:t>微信和短信是当前商贸岗位上越来越重要的沟通方式——特别是在邮政网点、银行网点、社区商贸等场景中，很多客户维护工作都通过微信完成。</w:t>
      </w:r>
    </w:p>
    <w:p w14:paraId="03260D07">
      <w:pPr>
        <w:rPr>
          <w:rFonts w:hint="eastAsia"/>
        </w:rPr>
      </w:pPr>
      <w:r>
        <w:rPr>
          <w:rFonts w:hint="eastAsia"/>
        </w:rPr>
        <w:t>微信沟通跟电话沟通的最大区别是：</w:t>
      </w:r>
      <w:r>
        <w:rPr>
          <w:rFonts w:hint="eastAsia"/>
          <w:b/>
          <w:bCs/>
        </w:rPr>
        <w:t>客户可能不会立刻回复你，所以你的信息必须"自带上下文"——即便客户过了几个小时才看到，也能一眼看明白你在说什么、需要他做什么。</w:t>
      </w:r>
    </w:p>
    <w:p w14:paraId="65CE85FB">
      <w:r>
        <w:rPr>
          <w:rFonts w:hint="eastAsia"/>
        </w:rPr>
        <w:t>不同微信沟通场景的话术要点见表8-1。</w:t>
      </w:r>
    </w:p>
    <w:p w14:paraId="288A749B">
      <w:pPr>
        <w:jc w:val="center"/>
        <w:rPr>
          <w:rFonts w:hint="eastAsia"/>
        </w:rPr>
      </w:pPr>
      <w:r>
        <w:t>表8-1 常见微信沟通场景的话术要点</w:t>
      </w:r>
    </w:p>
    <w:tbl>
      <w:tblPr>
        <w:tblStyle w:val="17"/>
        <w:tblW w:w="7296" w:type="dxa"/>
        <w:tblInd w:w="0" w:type="dxa"/>
        <w:tblLayout w:type="autofit"/>
        <w:tblCellMar>
          <w:top w:w="15" w:type="dxa"/>
          <w:left w:w="15" w:type="dxa"/>
          <w:bottom w:w="15" w:type="dxa"/>
          <w:right w:w="15" w:type="dxa"/>
        </w:tblCellMar>
      </w:tblPr>
      <w:tblGrid>
        <w:gridCol w:w="1756"/>
        <w:gridCol w:w="3346"/>
        <w:gridCol w:w="2194"/>
      </w:tblGrid>
      <w:tr w14:paraId="24D8A60D">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EF6D01E">
            <w:pPr>
              <w:rPr>
                <w:rFonts w:hint="eastAsia"/>
                <w:b/>
                <w:bCs/>
              </w:rPr>
            </w:pPr>
            <w:r>
              <w:rPr>
                <w:rFonts w:hint="eastAsia"/>
                <w:b/>
                <w:bCs/>
              </w:rPr>
              <w:t>沟通场景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9AE8E4">
            <w:pPr>
              <w:rPr>
                <w:rFonts w:hint="eastAsia"/>
                <w:b/>
                <w:bCs/>
              </w:rPr>
            </w:pPr>
            <w:r>
              <w:rPr>
                <w:rFonts w:hint="eastAsia"/>
                <w:b/>
                <w:bCs/>
              </w:rPr>
              <w:t>话术要点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E52C12">
            <w:pPr>
              <w:rPr>
                <w:rFonts w:hint="eastAsia"/>
                <w:b/>
                <w:bCs/>
              </w:rPr>
            </w:pPr>
            <w:r>
              <w:rPr>
                <w:rFonts w:hint="eastAsia"/>
                <w:b/>
                <w:bCs/>
              </w:rPr>
              <w:t>常见错误</w:t>
            </w:r>
          </w:p>
        </w:tc>
      </w:tr>
      <w:tr w14:paraId="6967D30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6670FB3">
            <w:pPr>
              <w:rPr>
                <w:rFonts w:hint="eastAsia"/>
              </w:rPr>
            </w:pPr>
            <w:r>
              <w:rPr>
                <w:rFonts w:hint="eastAsia"/>
              </w:rPr>
              <w:t>通知型（活动通知、服务变更等）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D20ABC">
            <w:pPr>
              <w:rPr>
                <w:rFonts w:hint="eastAsia"/>
              </w:rPr>
            </w:pPr>
            <w:r>
              <w:rPr>
                <w:rFonts w:hint="eastAsia"/>
              </w:rPr>
              <w:t>开头说清"是什么事"，关键信息用数字和时间具体化，结尾说清"需要客户做什么"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F2BDCA">
            <w:pPr>
              <w:rPr>
                <w:rFonts w:hint="eastAsia"/>
              </w:rPr>
            </w:pPr>
            <w:r>
              <w:rPr>
                <w:rFonts w:hint="eastAsia"/>
              </w:rPr>
              <w:t>信息太笼统，客户看完不知道跟自己有什么关系</w:t>
            </w:r>
          </w:p>
        </w:tc>
      </w:tr>
      <w:tr w14:paraId="25B6D95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F16F1C1">
            <w:pPr>
              <w:rPr>
                <w:rFonts w:hint="eastAsia"/>
              </w:rPr>
            </w:pPr>
            <w:r>
              <w:rPr>
                <w:rFonts w:hint="eastAsia"/>
              </w:rPr>
              <w:t>回访型（了解使用体验）</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E4566E2">
            <w:pPr>
              <w:rPr>
                <w:rFonts w:hint="eastAsia"/>
              </w:rPr>
            </w:pPr>
            <w:r>
              <w:rPr>
                <w:rFonts w:hint="eastAsia"/>
              </w:rPr>
              <w:t>简短问候→说明回访目的→1~2个简单问题→感谢</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788C9EA">
            <w:pPr>
              <w:rPr>
                <w:rFonts w:hint="eastAsia"/>
              </w:rPr>
            </w:pPr>
            <w:r>
              <w:rPr>
                <w:rFonts w:hint="eastAsia"/>
              </w:rPr>
              <w:t>问题太多像审讯，或者太敷衍像群发</w:t>
            </w:r>
          </w:p>
        </w:tc>
      </w:tr>
      <w:tr w14:paraId="0054EB1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2BDD04D">
            <w:pPr>
              <w:rPr>
                <w:rFonts w:hint="eastAsia"/>
              </w:rPr>
            </w:pPr>
            <w:r>
              <w:rPr>
                <w:rFonts w:hint="eastAsia"/>
              </w:rPr>
              <w:t>推荐型（推荐产品或服务）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ECFC0D">
            <w:pPr>
              <w:rPr>
                <w:rFonts w:hint="eastAsia"/>
              </w:rPr>
            </w:pPr>
            <w:r>
              <w:rPr>
                <w:rFonts w:hint="eastAsia"/>
              </w:rPr>
              <w:t>先说"对你有什么好处"，再说"产品是什么"，不要一上来就扔链接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8E7614">
            <w:pPr>
              <w:rPr>
                <w:rFonts w:hint="eastAsia"/>
              </w:rPr>
            </w:pPr>
            <w:r>
              <w:rPr>
                <w:rFonts w:hint="eastAsia"/>
              </w:rPr>
              <w:t>直接甩广告图+链接，像垃圾信息</w:t>
            </w:r>
          </w:p>
        </w:tc>
      </w:tr>
      <w:tr w14:paraId="7185BA3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CC3ECD">
            <w:pPr>
              <w:rPr>
                <w:rFonts w:hint="eastAsia"/>
              </w:rPr>
            </w:pPr>
            <w:r>
              <w:rPr>
                <w:rFonts w:hint="eastAsia"/>
              </w:rPr>
              <w:t>关怀型（节日问候、生日祝福等）</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A923011">
            <w:pPr>
              <w:rPr>
                <w:rFonts w:hint="eastAsia"/>
              </w:rPr>
            </w:pPr>
            <w:r>
              <w:rPr>
                <w:rFonts w:hint="eastAsia"/>
              </w:rPr>
              <w:t>真诚简短，一两句话足够，不要夹带营销信息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54ACC21">
            <w:pPr>
              <w:rPr>
                <w:rFonts w:hint="eastAsia"/>
              </w:rPr>
            </w:pPr>
            <w:r>
              <w:rPr>
                <w:rFonts w:hint="eastAsia"/>
              </w:rPr>
              <w:t>打着关怀的旗号卖东西，让人反感</w:t>
            </w:r>
          </w:p>
        </w:tc>
      </w:tr>
      <w:tr w14:paraId="1D12F0F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44F073">
            <w:pPr>
              <w:rPr>
                <w:rFonts w:hint="eastAsia"/>
              </w:rPr>
            </w:pPr>
            <w:r>
              <w:rPr>
                <w:rFonts w:hint="eastAsia"/>
              </w:rPr>
              <w:t>催办型（催款、催回复等）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C92EFE">
            <w:pPr>
              <w:rPr>
                <w:rFonts w:hint="eastAsia"/>
              </w:rPr>
            </w:pPr>
            <w:r>
              <w:rPr>
                <w:rFonts w:hint="eastAsia"/>
              </w:rPr>
              <w:t>礼貌但明确，提到具体的金额/日期/事项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1C7720">
            <w:pPr>
              <w:rPr>
                <w:rFonts w:hint="eastAsia"/>
              </w:rPr>
            </w:pPr>
            <w:r>
              <w:rPr>
                <w:rFonts w:hint="eastAsia"/>
              </w:rPr>
              <w:t>太委婉让人看不懂在催什么，或太强硬伤关系</w:t>
            </w:r>
          </w:p>
        </w:tc>
      </w:tr>
    </w:tbl>
    <w:p w14:paraId="7AB26A73">
      <w:r>
        <w:t>请帮我写以下5种场景的微信沟通话术，每种一条，每条100字以内：</w:t>
      </w:r>
    </w:p>
    <w:p w14:paraId="29AAA541"/>
    <w:p w14:paraId="1292829C">
      <w:r>
        <w:t>我的身份：某邮政网点的客户经理</w:t>
      </w:r>
    </w:p>
    <w:p w14:paraId="19A965E7"/>
    <w:p w14:paraId="12B7107C">
      <w:r>
        <w:t>场景1：通知老客户本周六有一场社区便民服务活动（免费称重行李、代收快递打折）</w:t>
      </w:r>
    </w:p>
    <w:p w14:paraId="1400160E">
      <w:r>
        <w:t>场景2：回访上周寄了一个重要包裹的客户，确认收件方是否收到</w:t>
      </w:r>
    </w:p>
    <w:p w14:paraId="625AC29E">
      <w:r>
        <w:t>场景3：向一位经常寄件的小商户推荐网点新推出的月度会员优惠</w:t>
      </w:r>
    </w:p>
    <w:p w14:paraId="4EE915B1">
      <w:r>
        <w:t>场景4：中秋节给VIP客户发一条节日问候</w:t>
      </w:r>
    </w:p>
    <w:p w14:paraId="5EF20F86">
      <w:r>
        <w:t>场景5：礼貌催促一位已经约好来网点办业务但迟迟没来的客户</w:t>
      </w:r>
    </w:p>
    <w:p w14:paraId="074A7AEC"/>
    <w:p w14:paraId="4F5A7125">
      <w:r>
        <w:t>要求：</w:t>
      </w:r>
    </w:p>
    <w:p w14:paraId="5BB3883C">
      <w:r>
        <w:t>1. 语气亲切自然，像跟熟人说话</w:t>
      </w:r>
    </w:p>
    <w:p w14:paraId="117E3FF0">
      <w:r>
        <w:t>2. 每条信息让客户一眼就能看明白要点</w:t>
      </w:r>
    </w:p>
    <w:p w14:paraId="3367A15F">
      <w:r>
        <w:t>3. 场景4不要夹带任何营销内容，纯粹的节日问候</w:t>
      </w:r>
    </w:p>
    <w:p w14:paraId="29A6826B">
      <w:r>
        <w:t>4. 场景5要礼貌但不卑微，不能让客户觉得被催促得很烦</w:t>
      </w:r>
    </w:p>
    <w:p w14:paraId="73E61298">
      <w:pPr>
        <w:rPr>
          <w:rFonts w:hint="eastAsia"/>
        </w:rPr>
      </w:pPr>
      <w:r>
        <w:rPr>
          <w:rFonts w:hint="eastAsia"/>
          <w:b/>
          <w:bCs/>
        </w:rPr>
        <w:t>【想一想】</w:t>
      </w:r>
    </w:p>
    <w:p w14:paraId="5C64353F">
      <w:pPr>
        <w:rPr>
          <w:rFonts w:hint="eastAsia"/>
        </w:rPr>
      </w:pPr>
      <w:r>
        <w:rPr>
          <w:rFonts w:hint="eastAsia"/>
        </w:rPr>
        <w:t>场景4和场景5是最考验分寸感的两个场景。节日问候如果结尾加上"顺便说一下我们中秋有促销活动……"，整条信息的温暖感就消失了，变成了打着问候旗号的推销。催办信息如果写成"您什么时候来？我们等了您好几天了"，客户会觉得被施压。</w:t>
      </w:r>
    </w:p>
    <w:p w14:paraId="0B5B9E9C">
      <w:pPr>
        <w:rPr>
          <w:rFonts w:hint="eastAsia"/>
        </w:rPr>
      </w:pPr>
      <w:r>
        <w:rPr>
          <w:rFonts w:hint="eastAsia"/>
        </w:rPr>
        <w:t>这种分寸感，AI的初稿有时候把握不好——它倾向于"多写一点"，容易在关怀信息里塞营销、在催办信息里加太多客气话反而显得啰嗦。拿到AI的初稿后，</w:t>
      </w:r>
      <w:r>
        <w:rPr>
          <w:rFonts w:hint="eastAsia"/>
          <w:b/>
          <w:bCs/>
        </w:rPr>
        <w:t>用你自己的直觉去判断：如果你是客户，收到这条消息会有什么感受？</w:t>
      </w:r>
    </w:p>
    <w:p w14:paraId="54E08FA7">
      <w:pPr>
        <w:rPr>
          <w:rFonts w:hint="eastAsia"/>
        </w:rPr>
      </w:pPr>
      <w:r>
        <w:pict>
          <v:rect id="_x0000_i1311" o:spt="1" style="height:3pt;width:0pt;" fillcolor="#A0A0A0" filled="t" stroked="f" coordsize="21600,21600" o:hr="t" o:hrstd="t" o:hralign="center">
            <v:path/>
            <v:fill on="t" focussize="0,0"/>
            <v:stroke on="f"/>
            <v:imagedata o:title=""/>
            <o:lock v:ext="edit"/>
            <w10:wrap type="none"/>
            <w10:anchorlock/>
          </v:rect>
        </w:pict>
      </w:r>
    </w:p>
    <w:p w14:paraId="45F3D05C">
      <w:pPr>
        <w:rPr>
          <w:rFonts w:hint="eastAsia"/>
          <w:b/>
          <w:bCs/>
        </w:rPr>
      </w:pPr>
      <w:r>
        <w:rPr>
          <w:rFonts w:hint="eastAsia"/>
          <w:b/>
          <w:bCs/>
        </w:rPr>
        <w:t>三、不同场景的话术模板</w:t>
      </w:r>
    </w:p>
    <w:p w14:paraId="358D3955">
      <w:pPr>
        <w:rPr>
          <w:rFonts w:hint="eastAsia"/>
        </w:rPr>
      </w:pPr>
      <w:r>
        <w:rPr>
          <w:rFonts w:hint="eastAsia"/>
        </w:rPr>
        <w:t>商贸岗位上的客户沟通场景非常多，不可能每次遇到新情况都临时问AI。更实用的做法是：</w:t>
      </w:r>
      <w:r>
        <w:rPr>
          <w:rFonts w:hint="eastAsia"/>
          <w:b/>
          <w:bCs/>
        </w:rPr>
        <w:t>让AI一次性生成一套覆盖常见场景的话术模板合集，存在手机或电脑里，遇到情况随时查阅和修改。</w:t>
      </w:r>
    </w:p>
    <w:p w14:paraId="05DD388A">
      <w:r>
        <w:t>请帮我生成一套客户沟通话术模板集，覆盖以下场景分类。</w:t>
      </w:r>
    </w:p>
    <w:p w14:paraId="12CEC4A0">
      <w:r>
        <w:t>每个场景给出一条标准话术示例。</w:t>
      </w:r>
    </w:p>
    <w:p w14:paraId="2159F456"/>
    <w:p w14:paraId="12FF424A">
      <w:r>
        <w:t>一、首次接触（3条）</w:t>
      </w:r>
    </w:p>
    <w:p w14:paraId="659EC974">
      <w:r>
        <w:t>1.1 新客户初次到店的欢迎话术</w:t>
      </w:r>
    </w:p>
    <w:p w14:paraId="17A3464D">
      <w:r>
        <w:t>1.2 电话联系陌生客户的自我介绍话术</w:t>
      </w:r>
    </w:p>
    <w:p w14:paraId="6DCCC5AC">
      <w:r>
        <w:t>1.3 微信添加新客户后的第一条问候</w:t>
      </w:r>
    </w:p>
    <w:p w14:paraId="63C83F2F"/>
    <w:p w14:paraId="142CD6E7">
      <w:r>
        <w:t>二、业务办理（4条）</w:t>
      </w:r>
    </w:p>
    <w:p w14:paraId="173D13D1">
      <w:r>
        <w:t>2.1 引导客户办理某项业务的推荐话术</w:t>
      </w:r>
    </w:p>
    <w:p w14:paraId="1D2DFFBC">
      <w:r>
        <w:t>2.2 业务办理完成后的确认和提醒话术</w:t>
      </w:r>
    </w:p>
    <w:p w14:paraId="08B89BBA">
      <w:r>
        <w:t>2.3 客户犹豫不决时的促成话术</w:t>
      </w:r>
    </w:p>
    <w:p w14:paraId="2D3AEC8A">
      <w:r>
        <w:t>2.4 客户拒绝时的得体回应话术</w:t>
      </w:r>
    </w:p>
    <w:p w14:paraId="489125ED"/>
    <w:p w14:paraId="0368CCFE">
      <w:r>
        <w:t>三、客户维护（4条）</w:t>
      </w:r>
    </w:p>
    <w:p w14:paraId="668CE238">
      <w:r>
        <w:t>3.1 定期回访的电话话术</w:t>
      </w:r>
    </w:p>
    <w:p w14:paraId="45CF7627">
      <w:r>
        <w:t>3.2 节日问候的微信话术</w:t>
      </w:r>
    </w:p>
    <w:p w14:paraId="42F4A104">
      <w:r>
        <w:t>3.3 活动邀请的短信话术</w:t>
      </w:r>
    </w:p>
    <w:p w14:paraId="3DD1F10B">
      <w:r>
        <w:t>3.4 久未联系客户的重新激活话术</w:t>
      </w:r>
    </w:p>
    <w:p w14:paraId="3A18FDA0"/>
    <w:p w14:paraId="6BC6B9AA">
      <w:r>
        <w:t>四、问题处理（4条）</w:t>
      </w:r>
    </w:p>
    <w:p w14:paraId="41CDA718">
      <w:r>
        <w:t>4.1 回应客户对等候时间的抱怨</w:t>
      </w:r>
    </w:p>
    <w:p w14:paraId="099012C6">
      <w:r>
        <w:t>4.2 回应客户对价格/费用的质疑</w:t>
      </w:r>
    </w:p>
    <w:p w14:paraId="772CDB3E">
      <w:r>
        <w:t>4.3 回应客户对服务态度的不满</w:t>
      </w:r>
    </w:p>
    <w:p w14:paraId="0EE3C4E6">
      <w:r>
        <w:t>4.4 无法满足客户要求时的婉拒话术</w:t>
      </w:r>
    </w:p>
    <w:p w14:paraId="53056A45"/>
    <w:p w14:paraId="11CAB42F">
      <w:r>
        <w:t>五、特殊场景（3条）</w:t>
      </w:r>
    </w:p>
    <w:p w14:paraId="286F1DC2">
      <w:r>
        <w:t>5.1 客户情绪激动时的安抚话术</w:t>
      </w:r>
    </w:p>
    <w:p w14:paraId="49D5552C">
      <w:r>
        <w:t>5.2 遇到无理取闹的客户时的应对话术</w:t>
      </w:r>
    </w:p>
    <w:p w14:paraId="18314D95">
      <w:r>
        <w:t>5.3 客户表示感谢时的回应话术</w:t>
      </w:r>
    </w:p>
    <w:p w14:paraId="367A0361"/>
    <w:p w14:paraId="01E06733">
      <w:r>
        <w:t>每条话术80字以内，语气亲切得体。</w:t>
      </w:r>
    </w:p>
    <w:p w14:paraId="18E3C388">
      <w:pPr>
        <w:rPr>
          <w:rFonts w:hint="eastAsia"/>
        </w:rPr>
      </w:pPr>
      <w:r>
        <w:rPr>
          <w:rFonts w:hint="eastAsia"/>
        </w:rPr>
        <w:t>这套话术模板生成后，需要根据你所在单位的实际情况做调整——比如业务种类、服务政策、称呼习惯等。但框架和基本措辞有了，调整起来比从零写轻松多了。</w:t>
      </w:r>
    </w:p>
    <w:p w14:paraId="74D0EE21">
      <w:pPr>
        <w:rPr>
          <w:rFonts w:hint="eastAsia"/>
        </w:rPr>
      </w:pPr>
      <w:r>
        <w:pict>
          <v:rect id="_x0000_i1312" o:spt="1" style="height:3pt;width:0pt;" fillcolor="#A0A0A0" filled="t" stroked="f" coordsize="21600,21600" o:hr="t" o:hrstd="t" o:hralign="center">
            <v:path/>
            <v:fill on="t" focussize="0,0"/>
            <v:stroke on="f"/>
            <v:imagedata o:title=""/>
            <o:lock v:ext="edit"/>
            <w10:wrap type="none"/>
            <w10:anchorlock/>
          </v:rect>
        </w:pict>
      </w:r>
    </w:p>
    <w:p w14:paraId="0E4C61E6">
      <w:pPr>
        <w:rPr>
          <w:rFonts w:hint="eastAsia"/>
          <w:b/>
          <w:bCs/>
        </w:rPr>
      </w:pPr>
      <w:r>
        <w:rPr>
          <w:rFonts w:hint="eastAsia"/>
          <w:b/>
          <w:bCs/>
        </w:rPr>
        <w:t>四、话术的个性化调整：从模板到实战</w:t>
      </w:r>
    </w:p>
    <w:p w14:paraId="23547C6A">
      <w:r>
        <w:rPr>
          <w:rFonts w:hint="eastAsia"/>
        </w:rPr>
        <w:t>模板是"通用版"，实际沟通时要根据具体的客户情况做调整。客户话术个性化调整的几个维度见表8-2。</w:t>
      </w:r>
    </w:p>
    <w:p w14:paraId="19B8279B">
      <w:pPr>
        <w:jc w:val="center"/>
        <w:rPr>
          <w:rFonts w:hint="eastAsia"/>
        </w:rPr>
      </w:pPr>
      <w:r>
        <w:t>表8-2 话术个性化调整的常见维度</w:t>
      </w:r>
    </w:p>
    <w:tbl>
      <w:tblPr>
        <w:tblStyle w:val="17"/>
        <w:tblW w:w="7296" w:type="dxa"/>
        <w:tblInd w:w="0" w:type="dxa"/>
        <w:tblLayout w:type="autofit"/>
        <w:tblCellMar>
          <w:top w:w="15" w:type="dxa"/>
          <w:left w:w="15" w:type="dxa"/>
          <w:bottom w:w="15" w:type="dxa"/>
          <w:right w:w="15" w:type="dxa"/>
        </w:tblCellMar>
      </w:tblPr>
      <w:tblGrid>
        <w:gridCol w:w="1098"/>
        <w:gridCol w:w="2701"/>
        <w:gridCol w:w="3497"/>
      </w:tblGrid>
      <w:tr w14:paraId="3E002978">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B35A966">
            <w:pPr>
              <w:rPr>
                <w:rFonts w:hint="eastAsia"/>
                <w:b/>
                <w:bCs/>
              </w:rPr>
            </w:pPr>
            <w:r>
              <w:rPr>
                <w:rFonts w:hint="eastAsia"/>
                <w:b/>
                <w:bCs/>
              </w:rPr>
              <w:t>调整维度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4B0A56A">
            <w:pPr>
              <w:rPr>
                <w:rFonts w:hint="eastAsia"/>
                <w:b/>
                <w:bCs/>
              </w:rPr>
            </w:pPr>
            <w:r>
              <w:rPr>
                <w:rFonts w:hint="eastAsia"/>
                <w:b/>
                <w:bCs/>
              </w:rPr>
              <w:t>举例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C6BAFD">
            <w:pPr>
              <w:rPr>
                <w:rFonts w:hint="eastAsia"/>
                <w:b/>
                <w:bCs/>
              </w:rPr>
            </w:pPr>
            <w:r>
              <w:rPr>
                <w:rFonts w:hint="eastAsia"/>
                <w:b/>
                <w:bCs/>
              </w:rPr>
              <w:t>说明</w:t>
            </w:r>
          </w:p>
        </w:tc>
      </w:tr>
      <w:tr w14:paraId="2BC95D5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43A4DB">
            <w:pPr>
              <w:rPr>
                <w:rFonts w:hint="eastAsia"/>
              </w:rPr>
            </w:pPr>
            <w:r>
              <w:rPr>
                <w:rFonts w:hint="eastAsia"/>
              </w:rPr>
              <w:t>客户年龄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182B3D">
            <w:pPr>
              <w:rPr>
                <w:rFonts w:hint="eastAsia"/>
              </w:rPr>
            </w:pPr>
            <w:r>
              <w:rPr>
                <w:rFonts w:hint="eastAsia"/>
              </w:rPr>
              <w:t>对年轻人可以活泼一点，对中老年人要尊重耐心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3FC083">
            <w:pPr>
              <w:rPr>
                <w:rFonts w:hint="eastAsia"/>
              </w:rPr>
            </w:pPr>
            <w:r>
              <w:rPr>
                <w:rFonts w:hint="eastAsia"/>
              </w:rPr>
              <w:t>"亲""宝"这类称呼适合电商客服，不适合银行网点</w:t>
            </w:r>
          </w:p>
        </w:tc>
      </w:tr>
      <w:tr w14:paraId="05E42FA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0FE20C">
            <w:pPr>
              <w:rPr>
                <w:rFonts w:hint="eastAsia"/>
              </w:rPr>
            </w:pPr>
            <w:r>
              <w:rPr>
                <w:rFonts w:hint="eastAsia"/>
              </w:rPr>
              <w:t>客户关系深浅</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5FCCB6">
            <w:pPr>
              <w:rPr>
                <w:rFonts w:hint="eastAsia"/>
              </w:rPr>
            </w:pPr>
            <w:r>
              <w:rPr>
                <w:rFonts w:hint="eastAsia"/>
              </w:rPr>
              <w:t>老客户可以更随意，新客户要更正式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13D409A">
            <w:pPr>
              <w:rPr>
                <w:rFonts w:hint="eastAsia"/>
              </w:rPr>
            </w:pPr>
            <w:r>
              <w:rPr>
                <w:rFonts w:hint="eastAsia"/>
              </w:rPr>
              <w:t>跟合作三年的客户说话和跟第一次见面的客户说话，语气完全不同</w:t>
            </w:r>
          </w:p>
        </w:tc>
      </w:tr>
      <w:tr w14:paraId="595E970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052676">
            <w:pPr>
              <w:rPr>
                <w:rFonts w:hint="eastAsia"/>
              </w:rPr>
            </w:pPr>
            <w:r>
              <w:rPr>
                <w:rFonts w:hint="eastAsia"/>
              </w:rPr>
              <w:t>沟通渠道</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A13BF5">
            <w:pPr>
              <w:rPr>
                <w:rFonts w:hint="eastAsia"/>
              </w:rPr>
            </w:pPr>
            <w:r>
              <w:rPr>
                <w:rFonts w:hint="eastAsia"/>
              </w:rPr>
              <w:t>电话要简短，微信可以稍长，短信要最精炼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85FD99">
            <w:pPr>
              <w:rPr>
                <w:rFonts w:hint="eastAsia"/>
              </w:rPr>
            </w:pPr>
            <w:r>
              <w:rPr>
                <w:rFonts w:hint="eastAsia"/>
              </w:rPr>
              <w:t>电话里说"详情请见我给您发的微信"比在电话里念一大段好</w:t>
            </w:r>
          </w:p>
        </w:tc>
      </w:tr>
      <w:tr w14:paraId="4C2098C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CD47CC0">
            <w:pPr>
              <w:rPr>
                <w:rFonts w:hint="eastAsia"/>
              </w:rPr>
            </w:pPr>
            <w:r>
              <w:rPr>
                <w:rFonts w:hint="eastAsia"/>
              </w:rPr>
              <w:t>客户情绪</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C294BD">
            <w:pPr>
              <w:rPr>
                <w:rFonts w:hint="eastAsia"/>
              </w:rPr>
            </w:pPr>
            <w:r>
              <w:rPr>
                <w:rFonts w:hint="eastAsia"/>
              </w:rPr>
              <w:t>客户高兴时可以顺势推荐，客户生气时先安抚</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D0D8F9">
            <w:pPr>
              <w:rPr>
                <w:rFonts w:hint="eastAsia"/>
              </w:rPr>
            </w:pPr>
            <w:r>
              <w:rPr>
                <w:rFonts w:hint="eastAsia"/>
              </w:rPr>
              <w:t>客户正在抱怨的时候推销产品，只会火上浇油</w:t>
            </w:r>
          </w:p>
        </w:tc>
      </w:tr>
      <w:tr w14:paraId="2DFA8AE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91FFB5">
            <w:pPr>
              <w:rPr>
                <w:rFonts w:hint="eastAsia"/>
              </w:rPr>
            </w:pPr>
            <w:r>
              <w:rPr>
                <w:rFonts w:hint="eastAsia"/>
              </w:rPr>
              <w:t>地域文化</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0B8E6F">
            <w:pPr>
              <w:rPr>
                <w:rFonts w:hint="eastAsia"/>
              </w:rPr>
            </w:pPr>
            <w:r>
              <w:rPr>
                <w:rFonts w:hint="eastAsia"/>
              </w:rPr>
              <w:t>不同地区的客户对称呼和语气的偏好不同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363FD56">
            <w:pPr>
              <w:rPr>
                <w:rFonts w:hint="eastAsia"/>
              </w:rPr>
            </w:pPr>
            <w:r>
              <w:rPr>
                <w:rFonts w:hint="eastAsia"/>
              </w:rPr>
              <w:t>有些地区喜欢"哥""姐"的热情称呼，有些地区偏好更正式的称谓</w:t>
            </w:r>
          </w:p>
        </w:tc>
      </w:tr>
    </w:tbl>
    <w:p w14:paraId="7FAED43E">
      <w:pPr>
        <w:rPr>
          <w:rFonts w:hint="eastAsia"/>
        </w:rPr>
      </w:pPr>
      <w:r>
        <w:rPr>
          <w:rFonts w:hint="eastAsia"/>
        </w:rPr>
        <w:t>可以让AI帮你做个性化调整：</w:t>
      </w:r>
    </w:p>
    <w:p w14:paraId="71114E0C">
      <w:r>
        <w:t>以下是一条标准的回访话术：</w:t>
      </w:r>
    </w:p>
    <w:p w14:paraId="3FEC288E">
      <w:r>
        <w:t>"[标准话术内容]"</w:t>
      </w:r>
    </w:p>
    <w:p w14:paraId="61DCB5B6"/>
    <w:p w14:paraId="6B33F70F">
      <w:r>
        <w:t>请帮我把这条话术分别调整成以下三个版本：</w:t>
      </w:r>
    </w:p>
    <w:p w14:paraId="4399E286">
      <w:r>
        <w:t>1. 面向一位合作了两年的老客户（关系熟络，语气可以更随意）</w:t>
      </w:r>
    </w:p>
    <w:p w14:paraId="01941410">
      <w:r>
        <w:t>2. 面向一位60多岁的退休阿姨（语气要尊重耐心，用词要通俗）</w:t>
      </w:r>
    </w:p>
    <w:p w14:paraId="28D25413">
      <w:r>
        <w:t>3. 面向一位刚接触的企业客户负责人（语气要专业正式）</w:t>
      </w:r>
    </w:p>
    <w:p w14:paraId="27F02177"/>
    <w:p w14:paraId="424098ED">
      <w:r>
        <w:t>三个版本的核心信息保持一致，只调整语气和用词。</w:t>
      </w:r>
    </w:p>
    <w:p w14:paraId="43379141">
      <w:pPr>
        <w:rPr>
          <w:rFonts w:hint="eastAsia"/>
        </w:rPr>
      </w:pPr>
      <w:r>
        <w:rPr>
          <w:rFonts w:hint="eastAsia"/>
          <w:b/>
          <w:bCs/>
        </w:rPr>
        <w:t>【职业素养】话术是工具，真诚是内核</w:t>
      </w:r>
    </w:p>
    <w:p w14:paraId="45CC41FB">
      <w:pPr>
        <w:rPr>
          <w:rFonts w:hint="eastAsia"/>
        </w:rPr>
      </w:pPr>
      <w:r>
        <w:rPr>
          <w:rFonts w:hint="eastAsia"/>
        </w:rPr>
        <w:t>有了标准话术，确实让沟通更高效、更规范了。但千万不要变成一个"念话术的机器"——客户跟你说什么，你都像读模板一样回复，客户很快就会感觉到"你根本没有在听我说话"。</w:t>
      </w:r>
    </w:p>
    <w:p w14:paraId="480C0C14">
      <w:pPr>
        <w:rPr>
          <w:rFonts w:hint="eastAsia"/>
        </w:rPr>
      </w:pPr>
      <w:r>
        <w:rPr>
          <w:rFonts w:hint="eastAsia"/>
        </w:rPr>
        <w:t>话术是帮你"知道该说什么"的工具，但</w:t>
      </w:r>
      <w:r>
        <w:rPr>
          <w:rFonts w:hint="eastAsia"/>
          <w:b/>
          <w:bCs/>
        </w:rPr>
        <w:t>说话的态度、语气和真诚程度</w:t>
      </w:r>
      <w:r>
        <w:rPr>
          <w:rFonts w:hint="eastAsia"/>
        </w:rPr>
        <w:t>是话术无法替代的。同样一句"非常抱歉给您带来了不便"，用心说和敷衍地念出来，客户的感受天差地别。</w:t>
      </w:r>
    </w:p>
    <w:p w14:paraId="11384990">
      <w:pPr>
        <w:rPr>
          <w:rFonts w:hint="eastAsia"/>
        </w:rPr>
      </w:pPr>
      <w:r>
        <w:rPr>
          <w:rFonts w:hint="eastAsia"/>
        </w:rPr>
        <w:t>记住一个原则：</w:t>
      </w:r>
      <w:r>
        <w:rPr>
          <w:rFonts w:hint="eastAsia"/>
          <w:b/>
          <w:bCs/>
        </w:rPr>
        <w:t>先做一个真诚的人，再做一个会说话的人。</w:t>
      </w:r>
    </w:p>
    <w:p w14:paraId="376ADB2D">
      <w:pPr>
        <w:rPr>
          <w:rFonts w:hint="eastAsia"/>
        </w:rPr>
      </w:pPr>
      <w:r>
        <w:pict>
          <v:rect id="_x0000_i1313" o:spt="1" style="height:3pt;width:0pt;" fillcolor="#A0A0A0" filled="t" stroked="f" coordsize="21600,21600" o:hr="t" o:hrstd="t" o:hralign="center">
            <v:path/>
            <v:fill on="t" focussize="0,0"/>
            <v:stroke on="f"/>
            <v:imagedata o:title=""/>
            <o:lock v:ext="edit"/>
            <w10:wrap type="none"/>
            <w10:anchorlock/>
          </v:rect>
        </w:pict>
      </w:r>
    </w:p>
    <w:p w14:paraId="19671A3A">
      <w:pPr>
        <w:rPr>
          <w:rFonts w:hint="eastAsia"/>
        </w:rPr>
      </w:pPr>
      <w:r>
        <w:rPr>
          <w:rFonts w:hint="eastAsia"/>
          <w:b/>
          <w:bCs/>
        </w:rPr>
        <w:t>【任务小结与自测】</w:t>
      </w:r>
    </w:p>
    <w:p w14:paraId="2365E47C">
      <w:pPr>
        <w:rPr>
          <w:rFonts w:hint="eastAsia"/>
        </w:rPr>
      </w:pPr>
      <w:r>
        <w:rPr>
          <w:rFonts w:hint="eastAsia"/>
        </w:rPr>
        <w:t>完成任务一后，检查一下：</w:t>
      </w:r>
    </w:p>
    <w:p w14:paraId="16FB327B">
      <w:pPr>
        <w:numPr>
          <w:ilvl w:val="0"/>
          <w:numId w:val="165"/>
        </w:numPr>
        <w:rPr>
          <w:rFonts w:hint="eastAsia"/>
        </w:rPr>
      </w:pPr>
      <w:r>
        <w:rPr>
          <w:rFonts w:hint="eastAsia"/>
        </w:rPr>
        <w:t>知道一通业务电话的基本流程和各环节的话术要点</w:t>
      </w:r>
    </w:p>
    <w:p w14:paraId="3DCC4C76">
      <w:pPr>
        <w:numPr>
          <w:ilvl w:val="0"/>
          <w:numId w:val="165"/>
        </w:numPr>
        <w:rPr>
          <w:rFonts w:hint="eastAsia"/>
        </w:rPr>
      </w:pPr>
      <w:r>
        <w:rPr>
          <w:rFonts w:hint="eastAsia"/>
        </w:rPr>
        <w:t>能用AI生成微信、短信等不同渠道的沟通话术</w:t>
      </w:r>
    </w:p>
    <w:p w14:paraId="619E120C">
      <w:pPr>
        <w:numPr>
          <w:ilvl w:val="0"/>
          <w:numId w:val="165"/>
        </w:numPr>
        <w:rPr>
          <w:rFonts w:hint="eastAsia"/>
        </w:rPr>
      </w:pPr>
      <w:r>
        <w:rPr>
          <w:rFonts w:hint="eastAsia"/>
        </w:rPr>
        <w:t>能让AI一次性生成覆盖多种场景的话术模板集</w:t>
      </w:r>
    </w:p>
    <w:p w14:paraId="082745A2">
      <w:pPr>
        <w:numPr>
          <w:ilvl w:val="0"/>
          <w:numId w:val="165"/>
        </w:numPr>
        <w:rPr>
          <w:rFonts w:hint="eastAsia"/>
        </w:rPr>
      </w:pPr>
      <w:r>
        <w:rPr>
          <w:rFonts w:hint="eastAsia"/>
        </w:rPr>
        <w:t>理解话术需要根据客户特点做个性化调整</w:t>
      </w:r>
    </w:p>
    <w:p w14:paraId="65A70136">
      <w:pPr>
        <w:numPr>
          <w:ilvl w:val="0"/>
          <w:numId w:val="165"/>
        </w:numPr>
        <w:rPr>
          <w:rFonts w:hint="eastAsia"/>
        </w:rPr>
      </w:pPr>
      <w:r>
        <w:rPr>
          <w:rFonts w:hint="eastAsia"/>
        </w:rPr>
        <w:t>认识到话术是工具，真诚的态度才是沟通的内核</w:t>
      </w:r>
    </w:p>
    <w:p w14:paraId="52E658A5">
      <w:pPr>
        <w:rPr>
          <w:rFonts w:hint="eastAsia"/>
        </w:rPr>
      </w:pPr>
      <w:r>
        <w:pict>
          <v:rect id="_x0000_i1314" o:spt="1" style="height:3pt;width:0pt;" fillcolor="#A0A0A0" filled="t" stroked="f" coordsize="21600,21600" o:hr="t" o:hrstd="t" o:hralign="center">
            <v:path/>
            <v:fill on="t" focussize="0,0"/>
            <v:stroke on="f"/>
            <v:imagedata o:title=""/>
            <o:lock v:ext="edit"/>
            <w10:wrap type="none"/>
            <w10:anchorlock/>
          </v:rect>
        </w:pict>
      </w:r>
    </w:p>
    <w:p w14:paraId="69E39E96">
      <w:pPr>
        <w:rPr>
          <w:rFonts w:hint="eastAsia"/>
          <w:b/>
          <w:bCs/>
        </w:rPr>
      </w:pPr>
      <w:r>
        <w:rPr>
          <w:rFonts w:hint="eastAsia"/>
          <w:b/>
          <w:bCs/>
        </w:rPr>
        <w:t>任务二 用AI处理客户投诉</w:t>
      </w:r>
    </w:p>
    <w:p w14:paraId="5C47C8DE">
      <w:pPr>
        <w:rPr>
          <w:rFonts w:hint="eastAsia"/>
        </w:rPr>
      </w:pPr>
      <w:r>
        <w:rPr>
          <w:rFonts w:hint="eastAsia"/>
          <w:b/>
          <w:bCs/>
        </w:rPr>
        <w:t>【任务描述】</w:t>
      </w:r>
      <w:r>
        <w:rPr>
          <w:rFonts w:hint="eastAsia"/>
        </w:rPr>
        <w:t> 客户投诉是商贸岗位上最让人头疼但也最考验能力的工作。处理得好，不满意的客户可能变成忠实客户；处理得差，一个投诉可能引发连锁反应。AI可以帮你快速理清处理思路、起草回复文书、总结改进建议，但面对情绪激动的客户时需要的同理心和判断力，还得靠你自己。</w:t>
      </w:r>
    </w:p>
    <w:p w14:paraId="48F1C776">
      <w:pPr>
        <w:rPr>
          <w:rFonts w:hint="eastAsia"/>
        </w:rPr>
      </w:pPr>
      <w:r>
        <w:pict>
          <v:rect id="_x0000_i1315" o:spt="1" style="height:3pt;width:0pt;" fillcolor="#A0A0A0" filled="t" stroked="f" coordsize="21600,21600" o:hr="t" o:hrstd="t" o:hralign="center">
            <v:path/>
            <v:fill on="t" focussize="0,0"/>
            <v:stroke on="f"/>
            <v:imagedata o:title=""/>
            <o:lock v:ext="edit"/>
            <w10:wrap type="none"/>
            <w10:anchorlock/>
          </v:rect>
        </w:pict>
      </w:r>
    </w:p>
    <w:p w14:paraId="7E7DD966">
      <w:pPr>
        <w:rPr>
          <w:rFonts w:hint="eastAsia"/>
          <w:b/>
          <w:bCs/>
        </w:rPr>
      </w:pPr>
      <w:r>
        <w:rPr>
          <w:rFonts w:hint="eastAsia"/>
          <w:b/>
          <w:bCs/>
        </w:rPr>
        <w:t>一、告诉AI投诉情况，让它给出处理方案建议</w:t>
      </w:r>
    </w:p>
    <w:p w14:paraId="3D0A0E99">
      <w:pPr>
        <w:rPr>
          <w:rFonts w:hint="eastAsia"/>
        </w:rPr>
      </w:pPr>
      <w:r>
        <w:rPr>
          <w:rFonts w:hint="eastAsia"/>
        </w:rPr>
        <w:t>遇到客户投诉时，第一步不是急着回复客户，而是</w:t>
      </w:r>
      <w:r>
        <w:rPr>
          <w:rFonts w:hint="eastAsia"/>
          <w:b/>
          <w:bCs/>
        </w:rPr>
        <w:t>先理清楚情况、想好处理方案</w:t>
      </w:r>
      <w:r>
        <w:rPr>
          <w:rFonts w:hint="eastAsia"/>
        </w:rPr>
        <w:t>。AI可以帮你做这个"梳理和出主意"的工作。</w:t>
      </w:r>
    </w:p>
    <w:p w14:paraId="45DED6D4">
      <w:r>
        <w:t>一位客户打电话投诉：她上周通过我们的邮政网点寄了一个包裹</w:t>
      </w:r>
    </w:p>
    <w:p w14:paraId="10E4554A">
      <w:r>
        <w:t>（内容是一套茶具，价值约500元）给外地的朋友作为生日礼物。</w:t>
      </w:r>
    </w:p>
    <w:p w14:paraId="22A8BC4B">
      <w:r>
        <w:t>今天收件方反馈收到包裹后发现其中一个茶杯碎了。客户非常生气，</w:t>
      </w:r>
    </w:p>
    <w:p w14:paraId="3E4C5CDE">
      <w:r>
        <w:t>认为是我们网点包装不当造成的，要求全额赔偿。</w:t>
      </w:r>
    </w:p>
    <w:p w14:paraId="12937F67"/>
    <w:p w14:paraId="3F8B4239">
      <w:r>
        <w:t>我们网点的实际情况：</w:t>
      </w:r>
    </w:p>
    <w:p w14:paraId="5C785A33">
      <w:r>
        <w:t>- 客户寄件时选择的是普通包装，没有选择加固包装服务（加固包装需额外付5元）</w:t>
      </w:r>
    </w:p>
    <w:p w14:paraId="10293A09">
      <w:r>
        <w:t>- 寄件时柜员有提醒客户"茶具属于易碎品建议加固包装"，但客户当时拒绝了</w:t>
      </w:r>
    </w:p>
    <w:p w14:paraId="18A42724">
      <w:r>
        <w:t>- 客户没有购买保价服务</w:t>
      </w:r>
    </w:p>
    <w:p w14:paraId="6C7E4892"/>
    <w:p w14:paraId="43B30798">
      <w:r>
        <w:t>请帮我分析这个投诉的情况，给出：</w:t>
      </w:r>
    </w:p>
    <w:p w14:paraId="4637241E">
      <w:r>
        <w:t>1. 责任分析：这种情况下责任主要在谁</w:t>
      </w:r>
    </w:p>
    <w:p w14:paraId="4C715AD4">
      <w:r>
        <w:t>2. 处理方案建议：给出2~3种不同力度的处理方案供选择</w:t>
      </w:r>
    </w:p>
    <w:p w14:paraId="33B65F3E">
      <w:r>
        <w:t>3. 沟通话术：跟客户回电话时应该怎么说</w:t>
      </w:r>
    </w:p>
    <w:p w14:paraId="76709A66">
      <w:r>
        <w:t>4. 注意事项：处理过程中有什么要特别注意的</w:t>
      </w:r>
    </w:p>
    <w:p w14:paraId="58E022D4">
      <w:pPr>
        <w:rPr>
          <w:rFonts w:hint="eastAsia"/>
        </w:rPr>
      </w:pPr>
      <w:r>
        <w:rPr>
          <w:rFonts w:hint="eastAsia"/>
        </w:rPr>
        <w:t>AI通常会给出比较全面的分析和多种方案。但需要注意：</w:t>
      </w:r>
      <w:r>
        <w:rPr>
          <w:rFonts w:hint="eastAsia"/>
          <w:b/>
          <w:bCs/>
        </w:rPr>
        <w:t>AI不了解你们单位的具体赔偿政策和权限范围</w:t>
      </w:r>
      <w:r>
        <w:rPr>
          <w:rFonts w:hint="eastAsia"/>
        </w:rPr>
        <w:t>，它给的方案可能超出你的权限。拿到AI的建议后，必须跟主管确认哪个方案可以执行。</w:t>
      </w:r>
    </w:p>
    <w:p w14:paraId="29A50EE3">
      <w:pPr>
        <w:rPr>
          <w:rFonts w:hint="eastAsia"/>
        </w:rPr>
      </w:pPr>
      <w:r>
        <w:rPr>
          <w:rFonts w:hint="eastAsia"/>
        </w:rPr>
        <w:t>投诉处理的完整流程如图8-3所示。</w:t>
      </w:r>
    </w:p>
    <w:p w14:paraId="3C38D536">
      <w:pPr>
        <w:jc w:val="center"/>
      </w:pPr>
      <w:r>
        <w:drawing>
          <wp:inline distT="0" distB="0" distL="0" distR="0">
            <wp:extent cx="1463675" cy="5711825"/>
            <wp:effectExtent l="0" t="0" r="3175" b="3175"/>
            <wp:docPr id="418313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13384" name="图片 1"/>
                    <pic:cNvPicPr>
                      <a:picLocks noChangeAspect="1"/>
                    </pic:cNvPicPr>
                  </pic:nvPicPr>
                  <pic:blipFill>
                    <a:blip r:embed="rId40"/>
                    <a:stretch>
                      <a:fillRect/>
                    </a:stretch>
                  </pic:blipFill>
                  <pic:spPr>
                    <a:xfrm>
                      <a:off x="0" y="0"/>
                      <a:ext cx="1468363" cy="5729774"/>
                    </a:xfrm>
                    <a:prstGeom prst="rect">
                      <a:avLst/>
                    </a:prstGeom>
                  </pic:spPr>
                </pic:pic>
              </a:graphicData>
            </a:graphic>
          </wp:inline>
        </w:drawing>
      </w:r>
    </w:p>
    <w:p w14:paraId="78559BAF">
      <w:pPr>
        <w:jc w:val="center"/>
        <w:rPr>
          <w:rFonts w:hint="eastAsia"/>
        </w:rPr>
      </w:pPr>
      <w:r>
        <w:t>图8-3 客户投诉处理的完整流程</w:t>
      </w:r>
    </w:p>
    <w:p w14:paraId="6B583BAD">
      <w:pPr>
        <w:rPr>
          <w:rFonts w:hint="eastAsia"/>
        </w:rPr>
      </w:pPr>
      <w:r>
        <w:pict>
          <v:rect id="_x0000_i1316" o:spt="1" style="height:3pt;width:0pt;" fillcolor="#A0A0A0" filled="t" stroked="f" coordsize="21600,21600" o:hr="t" o:hrstd="t" o:hralign="center">
            <v:path/>
            <v:fill on="t" focussize="0,0"/>
            <v:stroke on="f"/>
            <v:imagedata o:title=""/>
            <o:lock v:ext="edit"/>
            <w10:wrap type="none"/>
            <w10:anchorlock/>
          </v:rect>
        </w:pict>
      </w:r>
    </w:p>
    <w:p w14:paraId="32F64B7E">
      <w:pPr>
        <w:rPr>
          <w:rFonts w:hint="eastAsia"/>
          <w:b/>
          <w:bCs/>
        </w:rPr>
      </w:pPr>
      <w:r>
        <w:rPr>
          <w:rFonts w:hint="eastAsia"/>
          <w:b/>
          <w:bCs/>
        </w:rPr>
        <w:t>二、让AI撰写投诉回复信和致歉信</w:t>
      </w:r>
    </w:p>
    <w:p w14:paraId="2DBAED20">
      <w:pPr>
        <w:rPr>
          <w:rFonts w:hint="eastAsia"/>
        </w:rPr>
      </w:pPr>
      <w:r>
        <w:rPr>
          <w:rFonts w:hint="eastAsia"/>
        </w:rPr>
        <w:t>有些投诉需要书面回复——比如客户通过邮件、信件或平台留言提出的正式投诉。这种情况下需要写一封正式的投诉回复信。</w:t>
      </w:r>
    </w:p>
    <w:p w14:paraId="7727C1FC">
      <w:r>
        <w:t>一位客户通过邮件投诉：在我们的门店购买了一台小家电，使用一周后</w:t>
      </w:r>
    </w:p>
    <w:p w14:paraId="4B49C6D3">
      <w:r>
        <w:t>出现故障，联系售后被告知需要寄回厂家维修，来回运费由客户承担。</w:t>
      </w:r>
    </w:p>
    <w:p w14:paraId="685D643E">
      <w:r>
        <w:t>客户认为这不合理，要求门店直接更换新品或全额退款。</w:t>
      </w:r>
    </w:p>
    <w:p w14:paraId="61DB8553"/>
    <w:p w14:paraId="3D96A316">
      <w:r>
        <w:t>经核实：该商品确实在保修期内，属于质量问题。我们已决定为客户</w:t>
      </w:r>
    </w:p>
    <w:p w14:paraId="56FB45FA">
      <w:r>
        <w:t>免费更换一台全新商品，并承担来回运费。</w:t>
      </w:r>
    </w:p>
    <w:p w14:paraId="00B87080"/>
    <w:p w14:paraId="3EC08876">
      <w:r>
        <w:t>请帮我写一封投诉回复邮件，要求：</w:t>
      </w:r>
    </w:p>
    <w:p w14:paraId="7B3FE5EA">
      <w:r>
        <w:t>1. 先对客户的不良体验表示歉意</w:t>
      </w:r>
    </w:p>
    <w:p w14:paraId="5D643F83">
      <w:r>
        <w:t>2. 说明我们的处理方案（免费更换+承担运费）</w:t>
      </w:r>
    </w:p>
    <w:p w14:paraId="69E56804">
      <w:r>
        <w:t>3. 说明具体的操作步骤（客户需要做什么、我们会怎么安排）</w:t>
      </w:r>
    </w:p>
    <w:p w14:paraId="20D46315">
      <w:r>
        <w:t>4. 表达对客户理解和支持的感谢</w:t>
      </w:r>
    </w:p>
    <w:p w14:paraId="0EE9D940">
      <w:r>
        <w:t>5. 留下联系方式方便客户后续咨询</w:t>
      </w:r>
    </w:p>
    <w:p w14:paraId="3C401DB4">
      <w:r>
        <w:t>6. 语气诚恳、有担当、不推诿</w:t>
      </w:r>
    </w:p>
    <w:p w14:paraId="02C057BD">
      <w:r>
        <w:t>7. 300字左右</w:t>
      </w:r>
    </w:p>
    <w:p w14:paraId="27F29CDE">
      <w:pPr>
        <w:rPr>
          <w:rFonts w:hint="eastAsia"/>
        </w:rPr>
      </w:pPr>
      <w:r>
        <w:rPr>
          <w:rFonts w:hint="eastAsia"/>
          <w:b/>
          <w:bCs/>
        </w:rPr>
        <w:t>【知识卡片】致歉信的"三不原则"</w:t>
      </w:r>
    </w:p>
    <w:p w14:paraId="2178B4C3">
      <w:pPr>
        <w:numPr>
          <w:ilvl w:val="0"/>
          <w:numId w:val="166"/>
        </w:numPr>
        <w:rPr>
          <w:rFonts w:hint="eastAsia"/>
        </w:rPr>
      </w:pPr>
      <w:r>
        <w:rPr>
          <w:rFonts w:hint="eastAsia"/>
          <w:b/>
          <w:bCs/>
        </w:rPr>
        <w:t>不推诿</w:t>
      </w:r>
      <w:r>
        <w:rPr>
          <w:rFonts w:hint="eastAsia"/>
        </w:rPr>
        <w:t>——不要说"这是厂家的问题跟我们没关系"。客户是在你这里买的东西，你就是他的第一责任人。</w:t>
      </w:r>
    </w:p>
    <w:p w14:paraId="2EBB6B97">
      <w:pPr>
        <w:numPr>
          <w:ilvl w:val="0"/>
          <w:numId w:val="166"/>
        </w:numPr>
        <w:rPr>
          <w:rFonts w:hint="eastAsia"/>
        </w:rPr>
      </w:pPr>
      <w:r>
        <w:rPr>
          <w:rFonts w:hint="eastAsia"/>
          <w:b/>
          <w:bCs/>
        </w:rPr>
        <w:t>不辩解</w:t>
      </w:r>
      <w:r>
        <w:rPr>
          <w:rFonts w:hint="eastAsia"/>
        </w:rPr>
        <w:t>——不要说"其实这种情况很正常""别的客户都没问题就你有问题"。客户在投诉的时候不想听解释，想听的是"你打算怎么解决"。</w:t>
      </w:r>
    </w:p>
    <w:p w14:paraId="671B5605">
      <w:pPr>
        <w:numPr>
          <w:ilvl w:val="0"/>
          <w:numId w:val="166"/>
        </w:numPr>
        <w:rPr>
          <w:rFonts w:hint="eastAsia"/>
        </w:rPr>
      </w:pPr>
      <w:r>
        <w:rPr>
          <w:rFonts w:hint="eastAsia"/>
          <w:b/>
          <w:bCs/>
        </w:rPr>
        <w:t>不空谈</w:t>
      </w:r>
      <w:r>
        <w:rPr>
          <w:rFonts w:hint="eastAsia"/>
        </w:rPr>
        <w:t>——不要只说"我们非常重视您的反馈"然后什么行动都没有。必须给出具体的处理方案和时间节点。</w:t>
      </w:r>
    </w:p>
    <w:p w14:paraId="1EBFF9AD">
      <w:pPr>
        <w:rPr>
          <w:rFonts w:hint="eastAsia"/>
        </w:rPr>
      </w:pPr>
      <w:r>
        <w:pict>
          <v:rect id="_x0000_i1317" o:spt="1" style="height:3pt;width:0pt;" fillcolor="#A0A0A0" filled="t" stroked="f" coordsize="21600,21600" o:hr="t" o:hrstd="t" o:hralign="center">
            <v:path/>
            <v:fill on="t" focussize="0,0"/>
            <v:stroke on="f"/>
            <v:imagedata o:title=""/>
            <o:lock v:ext="edit"/>
            <w10:wrap type="none"/>
            <w10:anchorlock/>
          </v:rect>
        </w:pict>
      </w:r>
    </w:p>
    <w:p w14:paraId="45DA1EFD">
      <w:pPr>
        <w:rPr>
          <w:rFonts w:hint="eastAsia"/>
          <w:b/>
          <w:bCs/>
        </w:rPr>
      </w:pPr>
      <w:r>
        <w:rPr>
          <w:rFonts w:hint="eastAsia"/>
          <w:b/>
          <w:bCs/>
        </w:rPr>
        <w:t>三、让AI总结投诉原因并提出改进建议</w:t>
      </w:r>
    </w:p>
    <w:p w14:paraId="5BE3B224">
      <w:pPr>
        <w:rPr>
          <w:rFonts w:hint="eastAsia"/>
        </w:rPr>
      </w:pPr>
      <w:r>
        <w:rPr>
          <w:rFonts w:hint="eastAsia"/>
        </w:rPr>
        <w:t>处理完单个投诉之后，更有价值的是</w:t>
      </w:r>
      <w:r>
        <w:rPr>
          <w:rFonts w:hint="eastAsia"/>
          <w:b/>
          <w:bCs/>
        </w:rPr>
        <w:t>从投诉中发现系统性的问题</w:t>
      </w:r>
      <w:r>
        <w:rPr>
          <w:rFonts w:hint="eastAsia"/>
        </w:rPr>
        <w:t>。如果某一类投诉反复出现，说明业务流程中有需要改进的地方。</w:t>
      </w:r>
    </w:p>
    <w:p w14:paraId="4935EDF0">
      <w:r>
        <w:t>以下是我们网点最近一个月收到的12条客户投诉的摘要：</w:t>
      </w:r>
    </w:p>
    <w:p w14:paraId="34F5E861"/>
    <w:p w14:paraId="58E0A30F">
      <w:r>
        <w:t>1. 包裹延误3天，客户催了两次才发出</w:t>
      </w:r>
    </w:p>
    <w:p w14:paraId="3CDC5DC7">
      <w:r>
        <w:t>2. 柜台排队等了40分钟，只有一个窗口在办业务</w:t>
      </w:r>
    </w:p>
    <w:p w14:paraId="6D066146">
      <w:r>
        <w:t>3. 寄件时柜员态度冷淡，没有主动问候</w:t>
      </w:r>
    </w:p>
    <w:p w14:paraId="28CEAD4C">
      <w:r>
        <w:t>4. 包裹包装破损，里面的物品受到挤压</w:t>
      </w:r>
    </w:p>
    <w:p w14:paraId="1BDB019F">
      <w:r>
        <w:t>5. 查询物流信息不准确，显示已签收但实际没收到</w:t>
      </w:r>
    </w:p>
    <w:p w14:paraId="3BD9EF67">
      <w:r>
        <w:t>6. 柜员对资费标准解释不清楚，客户多付了钱后来才发现</w:t>
      </w:r>
    </w:p>
    <w:p w14:paraId="32C21690">
      <w:r>
        <w:t>7. 等候区没有座位，老年客户站着等了很久</w:t>
      </w:r>
    </w:p>
    <w:p w14:paraId="5AE86B7A">
      <w:r>
        <w:t>8. 办理业务时柜员在跟同事聊天</w:t>
      </w:r>
    </w:p>
    <w:p w14:paraId="21700702">
      <w:r>
        <w:t>9. 预约了上门取件但取件员没来</w:t>
      </w:r>
    </w:p>
    <w:p w14:paraId="61C9897A">
      <w:r>
        <w:t>10. 包裹丢失，处理了两周还没有结果</w:t>
      </w:r>
    </w:p>
    <w:p w14:paraId="0BABFE8A">
      <w:r>
        <w:t>11. 柜员推荐了一款理财产品但没有充分说明风险</w:t>
      </w:r>
    </w:p>
    <w:p w14:paraId="6050B937">
      <w:r>
        <w:t>12. 网点电话一直占线打不通</w:t>
      </w:r>
    </w:p>
    <w:p w14:paraId="13DE5EF5"/>
    <w:p w14:paraId="54ED86AA">
      <w:r>
        <w:t>请帮我分析：</w:t>
      </w:r>
    </w:p>
    <w:p w14:paraId="3754014C">
      <w:r>
        <w:t>1. 这12条投诉可以归为哪几大类？每类分别包含哪几条？</w:t>
      </w:r>
    </w:p>
    <w:p w14:paraId="2CC29CC6">
      <w:r>
        <w:t>2. 哪一类投诉出现频率最高？</w:t>
      </w:r>
    </w:p>
    <w:p w14:paraId="41051B71">
      <w:r>
        <w:t>3. 针对每一类投诉，给出1~2条具体的改进建议</w:t>
      </w:r>
    </w:p>
    <w:p w14:paraId="7BFA8AC6">
      <w:r>
        <w:t>4. 有没有哪些投诉反映了比较严重的服务风险（可能导致客户流失或监管问题的）</w:t>
      </w:r>
    </w:p>
    <w:p w14:paraId="55AACE22">
      <w:pPr>
        <w:rPr>
          <w:rFonts w:hint="eastAsia"/>
        </w:rPr>
      </w:pPr>
      <w:r>
        <w:rPr>
          <w:rFonts w:hint="eastAsia"/>
        </w:rPr>
        <w:t>AI会帮你把零散的投诉信息整理成系统性的分析——哪些是服务态度问题、哪些是流程效率问题、哪些是业务能力问题、哪些是硬件设施问题。这份分析结果可以直接用于网点的服务改进会议。</w:t>
      </w:r>
    </w:p>
    <w:p w14:paraId="14B2C01A">
      <w:pPr>
        <w:rPr>
          <w:rFonts w:hint="eastAsia"/>
        </w:rPr>
      </w:pPr>
      <w:r>
        <w:pict>
          <v:rect id="_x0000_i1318" o:spt="1" style="height:3pt;width:0pt;" fillcolor="#A0A0A0" filled="t" stroked="f" coordsize="21600,21600" o:hr="t" o:hrstd="t" o:hralign="center">
            <v:path/>
            <v:fill on="t" focussize="0,0"/>
            <v:stroke on="f"/>
            <v:imagedata o:title=""/>
            <o:lock v:ext="edit"/>
            <w10:wrap type="none"/>
            <w10:anchorlock/>
          </v:rect>
        </w:pict>
      </w:r>
    </w:p>
    <w:p w14:paraId="28805F71">
      <w:pPr>
        <w:rPr>
          <w:rFonts w:hint="eastAsia"/>
          <w:b/>
          <w:bCs/>
        </w:rPr>
      </w:pPr>
      <w:r>
        <w:rPr>
          <w:rFonts w:hint="eastAsia"/>
          <w:b/>
          <w:bCs/>
        </w:rPr>
        <w:t>四、典型投诉场景的处理流程梳理</w:t>
      </w:r>
    </w:p>
    <w:p w14:paraId="5FDA3C27">
      <w:pPr>
        <w:rPr>
          <w:rFonts w:hint="eastAsia"/>
        </w:rPr>
      </w:pPr>
      <w:r>
        <w:rPr>
          <w:rFonts w:hint="eastAsia"/>
        </w:rPr>
        <w:t>除了具体的话术之外，AI还可以帮你梳理不同类型投诉的标准处理流程——遇到什么情况该走什么步骤、找谁审批、在什么时间内回复客户。</w:t>
      </w:r>
    </w:p>
    <w:p w14:paraId="524296A8">
      <w:r>
        <w:t>请帮我梳理以下三种典型投诉场景的标准处理流程，每种用分步骤的</w:t>
      </w:r>
    </w:p>
    <w:p w14:paraId="5F9A99D9">
      <w:r>
        <w:t>流程图形式呈现：</w:t>
      </w:r>
    </w:p>
    <w:p w14:paraId="490D0C79"/>
    <w:p w14:paraId="14A4545A">
      <w:r>
        <w:t>场景1：客户反映包裹延误超过承诺时效</w:t>
      </w:r>
    </w:p>
    <w:p w14:paraId="7F44C4BA">
      <w:r>
        <w:t>场景2：客户反映包裹破损或内容物受损</w:t>
      </w:r>
    </w:p>
    <w:p w14:paraId="0C3C1114">
      <w:r>
        <w:t>场景3：客户反映服务人员态度恶劣</w:t>
      </w:r>
    </w:p>
    <w:p w14:paraId="7767E954"/>
    <w:p w14:paraId="686F3D24">
      <w:r>
        <w:t>每种场景的处理流程应包括：接到投诉后的第一步动作、需要核实的</w:t>
      </w:r>
    </w:p>
    <w:p w14:paraId="0E897136">
      <w:r>
        <w:t>信息、处理方案的决策节点、客户回复的时间要求、后续跟进措施。</w:t>
      </w:r>
    </w:p>
    <w:p w14:paraId="49C8E402">
      <w:pPr>
        <w:rPr>
          <w:rFonts w:hint="eastAsia"/>
        </w:rPr>
      </w:pPr>
      <w:r>
        <w:rPr>
          <w:rFonts w:hint="eastAsia"/>
          <w:b/>
          <w:bCs/>
        </w:rPr>
        <w:t>【实战案例】一条投诉带来的服务升级</w:t>
      </w:r>
    </w:p>
    <w:p w14:paraId="3ADFEDD4">
      <w:pPr>
        <w:rPr>
          <w:rFonts w:hint="eastAsia"/>
        </w:rPr>
      </w:pPr>
      <w:r>
        <w:rPr>
          <w:rFonts w:hint="eastAsia"/>
        </w:rPr>
        <w:t>某邮政网点连续收到三位客户反映"排队等太久"的投诉。实习生小周按AI的建议做了一份投诉分析报告，发现这三条投诉都集中在周一上午——那是网点业务量最大的时段，但当天只安排了两个窗口。</w:t>
      </w:r>
    </w:p>
    <w:p w14:paraId="3BB3B455">
      <w:pPr>
        <w:rPr>
          <w:rFonts w:hint="eastAsia"/>
        </w:rPr>
      </w:pPr>
      <w:r>
        <w:rPr>
          <w:rFonts w:hint="eastAsia"/>
        </w:rPr>
        <w:t>小周把分析结果汇报给网点主任，建议周一上午增开一个窗口，或者在等候区设置一个自助服务引导区，把简单业务（如查询、缴费等）分流出去。主任采纳了第一个建议，从下周一开始增开了一个窗口。</w:t>
      </w:r>
    </w:p>
    <w:p w14:paraId="781A044E">
      <w:pPr>
        <w:rPr>
          <w:rFonts w:hint="eastAsia"/>
        </w:rPr>
      </w:pPr>
      <w:r>
        <w:rPr>
          <w:rFonts w:hint="eastAsia"/>
        </w:rPr>
        <w:t>后来再也没有收到过"排队太久"的投诉。</w:t>
      </w:r>
    </w:p>
    <w:p w14:paraId="192425F7">
      <w:pPr>
        <w:rPr>
          <w:rFonts w:hint="eastAsia"/>
        </w:rPr>
      </w:pPr>
      <w:r>
        <w:rPr>
          <w:rFonts w:hint="eastAsia"/>
        </w:rPr>
        <w:t>这就是"从投诉中发现问题→分析原因→提出改进→落地执行"的完整闭环。投诉不可怕，可怕的是同样的投诉一直出现却没有人去解决。</w:t>
      </w:r>
    </w:p>
    <w:p w14:paraId="1AD13180">
      <w:pPr>
        <w:rPr>
          <w:rFonts w:hint="eastAsia"/>
        </w:rPr>
      </w:pPr>
      <w:r>
        <w:pict>
          <v:rect id="_x0000_i1319" o:spt="1" style="height:3pt;width:0pt;" fillcolor="#A0A0A0" filled="t" stroked="f" coordsize="21600,21600" o:hr="t" o:hrstd="t" o:hralign="center">
            <v:path/>
            <v:fill on="t" focussize="0,0"/>
            <v:stroke on="f"/>
            <v:imagedata o:title=""/>
            <o:lock v:ext="edit"/>
            <w10:wrap type="none"/>
            <w10:anchorlock/>
          </v:rect>
        </w:pict>
      </w:r>
    </w:p>
    <w:p w14:paraId="6664BAE3">
      <w:pPr>
        <w:rPr>
          <w:rFonts w:hint="eastAsia"/>
        </w:rPr>
      </w:pPr>
      <w:r>
        <w:rPr>
          <w:rFonts w:hint="eastAsia"/>
          <w:b/>
          <w:bCs/>
        </w:rPr>
        <w:t>【任务小结与自测】</w:t>
      </w:r>
    </w:p>
    <w:p w14:paraId="416289EE">
      <w:pPr>
        <w:rPr>
          <w:rFonts w:hint="eastAsia"/>
        </w:rPr>
      </w:pPr>
      <w:r>
        <w:rPr>
          <w:rFonts w:hint="eastAsia"/>
        </w:rPr>
        <w:t>完成任务二后，检查一下：</w:t>
      </w:r>
    </w:p>
    <w:p w14:paraId="7C5245C6">
      <w:pPr>
        <w:numPr>
          <w:ilvl w:val="0"/>
          <w:numId w:val="167"/>
        </w:numPr>
        <w:rPr>
          <w:rFonts w:hint="eastAsia"/>
        </w:rPr>
      </w:pPr>
      <w:r>
        <w:rPr>
          <w:rFonts w:hint="eastAsia"/>
        </w:rPr>
        <w:t>知道客户投诉处理的完整流程（倾听→梳理→制定方案→请示→回复→执行→跟进）</w:t>
      </w:r>
    </w:p>
    <w:p w14:paraId="7B4BC6B8">
      <w:pPr>
        <w:numPr>
          <w:ilvl w:val="0"/>
          <w:numId w:val="167"/>
        </w:numPr>
        <w:rPr>
          <w:rFonts w:hint="eastAsia"/>
        </w:rPr>
      </w:pPr>
      <w:r>
        <w:rPr>
          <w:rFonts w:hint="eastAsia"/>
        </w:rPr>
        <w:t>能让AI根据具体投诉情况给出处理方案建议</w:t>
      </w:r>
    </w:p>
    <w:p w14:paraId="2513828C">
      <w:pPr>
        <w:numPr>
          <w:ilvl w:val="0"/>
          <w:numId w:val="167"/>
        </w:numPr>
        <w:rPr>
          <w:rFonts w:hint="eastAsia"/>
        </w:rPr>
      </w:pPr>
      <w:r>
        <w:rPr>
          <w:rFonts w:hint="eastAsia"/>
        </w:rPr>
        <w:t>能让AI撰写正式的投诉回复信和致歉信</w:t>
      </w:r>
    </w:p>
    <w:p w14:paraId="7883F884">
      <w:pPr>
        <w:numPr>
          <w:ilvl w:val="0"/>
          <w:numId w:val="167"/>
        </w:numPr>
        <w:rPr>
          <w:rFonts w:hint="eastAsia"/>
        </w:rPr>
      </w:pPr>
      <w:r>
        <w:rPr>
          <w:rFonts w:hint="eastAsia"/>
        </w:rPr>
        <w:t>能让AI对多条投诉进行归类分析，提炼系统性的改进建议</w:t>
      </w:r>
    </w:p>
    <w:p w14:paraId="79E1E0FA">
      <w:pPr>
        <w:numPr>
          <w:ilvl w:val="0"/>
          <w:numId w:val="167"/>
        </w:numPr>
        <w:rPr>
          <w:rFonts w:hint="eastAsia"/>
        </w:rPr>
      </w:pPr>
      <w:r>
        <w:rPr>
          <w:rFonts w:hint="eastAsia"/>
        </w:rPr>
        <w:t>理解投诉的价值——每条投诉都是改进服务的线索</w:t>
      </w:r>
    </w:p>
    <w:p w14:paraId="4438B8F3">
      <w:pPr>
        <w:rPr>
          <w:rFonts w:hint="eastAsia"/>
        </w:rPr>
      </w:pPr>
      <w:r>
        <w:pict>
          <v:rect id="_x0000_i1320" o:spt="1" style="height:3pt;width:0pt;" fillcolor="#A0A0A0" filled="t" stroked="f" coordsize="21600,21600" o:hr="t" o:hrstd="t" o:hralign="center">
            <v:path/>
            <v:fill on="t" focussize="0,0"/>
            <v:stroke on="f"/>
            <v:imagedata o:title=""/>
            <o:lock v:ext="edit"/>
            <w10:wrap type="none"/>
            <w10:anchorlock/>
          </v:rect>
        </w:pict>
      </w:r>
    </w:p>
    <w:p w14:paraId="4F1C0B08">
      <w:pPr>
        <w:rPr>
          <w:rFonts w:hint="eastAsia"/>
          <w:b/>
          <w:bCs/>
        </w:rPr>
      </w:pPr>
      <w:r>
        <w:rPr>
          <w:rFonts w:hint="eastAsia"/>
          <w:b/>
          <w:bCs/>
        </w:rPr>
        <w:t>任务三 用AI做客户分析</w:t>
      </w:r>
    </w:p>
    <w:p w14:paraId="01E01A10">
      <w:pPr>
        <w:rPr>
          <w:rFonts w:hint="eastAsia"/>
        </w:rPr>
      </w:pPr>
      <w:r>
        <w:rPr>
          <w:rFonts w:hint="eastAsia"/>
          <w:b/>
          <w:bCs/>
        </w:rPr>
        <w:t>【任务描述】</w:t>
      </w:r>
      <w:r>
        <w:rPr>
          <w:rFonts w:hint="eastAsia"/>
        </w:rPr>
        <w:t> 不是所有客户都一样重要、一样活跃。有的客户每个月都来办业务，有的半年没露面了；有的客户业务量大贡献高，有的只是偶尔来一次。把客户分分类、看看谁最有价值、谁可能要流失，然后针对不同群体采取不同的维护策略——这就是客户分析的基本思路。AI可以帮你快速完成这种分析。</w:t>
      </w:r>
    </w:p>
    <w:p w14:paraId="0D54775C">
      <w:pPr>
        <w:rPr>
          <w:rFonts w:hint="eastAsia"/>
        </w:rPr>
      </w:pPr>
      <w:r>
        <w:pict>
          <v:rect id="_x0000_i1321" o:spt="1" style="height:3pt;width:0pt;" fillcolor="#A0A0A0" filled="t" stroked="f" coordsize="21600,21600" o:hr="t" o:hrstd="t" o:hralign="center">
            <v:path/>
            <v:fill on="t" focussize="0,0"/>
            <v:stroke on="f"/>
            <v:imagedata o:title=""/>
            <o:lock v:ext="edit"/>
            <w10:wrap type="none"/>
            <w10:anchorlock/>
          </v:rect>
        </w:pict>
      </w:r>
    </w:p>
    <w:p w14:paraId="7C73C9F4">
      <w:pPr>
        <w:rPr>
          <w:rFonts w:hint="eastAsia"/>
          <w:b/>
          <w:bCs/>
        </w:rPr>
      </w:pPr>
      <w:r>
        <w:rPr>
          <w:rFonts w:hint="eastAsia"/>
          <w:b/>
          <w:bCs/>
        </w:rPr>
        <w:t>一、整理客户信息后让AI辅助客户分类</w:t>
      </w:r>
    </w:p>
    <w:p w14:paraId="01179C0F">
      <w:pPr>
        <w:rPr>
          <w:rFonts w:hint="eastAsia"/>
        </w:rPr>
      </w:pPr>
      <w:r>
        <w:rPr>
          <w:rFonts w:hint="eastAsia"/>
        </w:rPr>
        <w:t>客户分类的前提是有客户信息。在实际工作中，这些信息可能来自业务系统、CRM软件、Excel表格，甚至手写的客户登记本。无论来源如何，在交给AI分析之前需要做两件事：</w:t>
      </w:r>
    </w:p>
    <w:p w14:paraId="01CA8A8C">
      <w:pPr>
        <w:rPr>
          <w:rFonts w:hint="eastAsia"/>
        </w:rPr>
      </w:pPr>
      <w:r>
        <w:rPr>
          <w:rFonts w:hint="eastAsia"/>
          <w:b/>
          <w:bCs/>
        </w:rPr>
        <w:t>第一，整理成结构化的格式。</w:t>
      </w:r>
      <w:r>
        <w:rPr>
          <w:rFonts w:hint="eastAsia"/>
        </w:rPr>
        <w:t> AI需要看到表格化的信息才能做好分析。</w:t>
      </w:r>
    </w:p>
    <w:p w14:paraId="5231DEF2">
      <w:pPr>
        <w:rPr>
          <w:rFonts w:hint="eastAsia"/>
        </w:rPr>
      </w:pPr>
      <w:r>
        <w:rPr>
          <w:rFonts w:hint="eastAsia"/>
          <w:b/>
          <w:bCs/>
        </w:rPr>
        <w:t>第二，做脱敏处理。</w:t>
      </w:r>
      <w:r>
        <w:rPr>
          <w:rFonts w:hint="eastAsia"/>
        </w:rPr>
        <w:t> 这一点在项目四已经反复强调过——客户的真实姓名、手机号、身份证号等个人信息</w:t>
      </w:r>
      <w:r>
        <w:rPr>
          <w:rFonts w:hint="eastAsia"/>
          <w:b/>
          <w:bCs/>
        </w:rPr>
        <w:t>绝对不能直接上传给AI</w:t>
      </w:r>
      <w:r>
        <w:rPr>
          <w:rFonts w:hint="eastAsia"/>
        </w:rPr>
        <w:t>。</w:t>
      </w:r>
    </w:p>
    <w:p w14:paraId="5E42D731">
      <w:pPr>
        <w:rPr>
          <w:rFonts w:hint="eastAsia"/>
        </w:rPr>
      </w:pPr>
      <w:r>
        <w:rPr>
          <w:rFonts w:hint="eastAsia"/>
          <w:b/>
          <w:bCs/>
        </w:rPr>
        <w:t>【职业素养】客户信息就是客户的信任</w:t>
      </w:r>
    </w:p>
    <w:p w14:paraId="45466C42">
      <w:pPr>
        <w:rPr>
          <w:rFonts w:hint="eastAsia"/>
        </w:rPr>
      </w:pPr>
      <w:r>
        <w:rPr>
          <w:rFonts w:hint="eastAsia"/>
        </w:rPr>
        <w:t>当客户把自己的姓名、电话、地址告诉你的时候，他是基于对你和你所在机构的信任。保护这些信息不被泄露，不只是法律义务，更是对这份信任的尊重。</w:t>
      </w:r>
    </w:p>
    <w:p w14:paraId="39B40AAD">
      <w:pPr>
        <w:rPr>
          <w:rFonts w:hint="eastAsia"/>
        </w:rPr>
      </w:pPr>
      <w:r>
        <w:rPr>
          <w:rFonts w:hint="eastAsia"/>
        </w:rPr>
        <w:t>把客户信息随意上传到AI平台，即使你的出发点是"做分析"，也可能造成信息泄露的风险。正确做法是：</w:t>
      </w:r>
      <w:r>
        <w:rPr>
          <w:rFonts w:hint="eastAsia"/>
          <w:b/>
          <w:bCs/>
        </w:rPr>
        <w:t>用编号代替姓名（客户A、客户B），用模糊处理代替手机号（138****1234），删除身份证号等敏感字段</w:t>
      </w:r>
      <w:r>
        <w:rPr>
          <w:rFonts w:hint="eastAsia"/>
        </w:rPr>
        <w:t>，然后再做分析。</w:t>
      </w:r>
    </w:p>
    <w:p w14:paraId="4B0A5B80">
      <w:pPr>
        <w:rPr>
          <w:rFonts w:hint="eastAsia"/>
        </w:rPr>
      </w:pPr>
      <w:r>
        <w:rPr>
          <w:rFonts w:hint="eastAsia"/>
        </w:rPr>
        <w:t>脱敏之后，可以让AI帮你做客户分类：</w:t>
      </w:r>
    </w:p>
    <w:p w14:paraId="6765105E">
      <w:r>
        <w:t>以下是我们网点30位客户的脱敏信息（编号代替真实姓名）。</w:t>
      </w:r>
    </w:p>
    <w:p w14:paraId="2B31E24E">
      <w:r>
        <w:t>信息维度包括：客户编号、最近一次办理业务的时间、近半年业务次数、</w:t>
      </w:r>
    </w:p>
    <w:p w14:paraId="33C3A35A">
      <w:r>
        <w:t>近半年累计消费金额、主要办理的业务类型。</w:t>
      </w:r>
    </w:p>
    <w:p w14:paraId="735E8570"/>
    <w:p w14:paraId="0C322069">
      <w:r>
        <w:t>[粘贴脱敏后的客户数据]</w:t>
      </w:r>
    </w:p>
    <w:p w14:paraId="7A122665"/>
    <w:p w14:paraId="2557F11F">
      <w:r>
        <w:t>请帮我把这30位客户分成以下几类：</w:t>
      </w:r>
    </w:p>
    <w:p w14:paraId="39C9F2A0">
      <w:r>
        <w:t>1. 高价值活跃客户：业务频次高且消费金额大的</w:t>
      </w:r>
    </w:p>
    <w:p w14:paraId="136DBF17">
      <w:r>
        <w:t>2. 高价值沉睡客户：以前消费金额大但近期很少来的</w:t>
      </w:r>
    </w:p>
    <w:p w14:paraId="74489C76">
      <w:r>
        <w:t>3. 一般活跃客户：经常来但单次消费不高的</w:t>
      </w:r>
    </w:p>
    <w:p w14:paraId="20A7432B">
      <w:r>
        <w:t>4. 低活跃客户：很少来且消费金额低的</w:t>
      </w:r>
    </w:p>
    <w:p w14:paraId="4BC89C77"/>
    <w:p w14:paraId="6A2764E2">
      <w:r>
        <w:t>请用表格呈现分类结果，并统计每类客户的人数和占比。</w:t>
      </w:r>
    </w:p>
    <w:p w14:paraId="04562246">
      <w:pPr>
        <w:rPr>
          <w:rFonts w:hint="eastAsia"/>
        </w:rPr>
      </w:pPr>
      <w:r>
        <w:pict>
          <v:rect id="_x0000_i1322" o:spt="1" style="height:3pt;width:0pt;" fillcolor="#A0A0A0" filled="t" stroked="f" coordsize="21600,21600" o:hr="t" o:hrstd="t" o:hralign="center">
            <v:path/>
            <v:fill on="t" focussize="0,0"/>
            <v:stroke on="f"/>
            <v:imagedata o:title=""/>
            <o:lock v:ext="edit"/>
            <w10:wrap type="none"/>
            <w10:anchorlock/>
          </v:rect>
        </w:pict>
      </w:r>
    </w:p>
    <w:p w14:paraId="776D87AE">
      <w:pPr>
        <w:rPr>
          <w:rFonts w:hint="eastAsia"/>
          <w:b/>
          <w:bCs/>
        </w:rPr>
      </w:pPr>
      <w:r>
        <w:rPr>
          <w:rFonts w:hint="eastAsia"/>
          <w:b/>
          <w:bCs/>
        </w:rPr>
        <w:t>二、让AI分析哪些客户最有价值、哪些可能流失</w:t>
      </w:r>
    </w:p>
    <w:p w14:paraId="3FFB1D84">
      <w:pPr>
        <w:rPr>
          <w:rFonts w:hint="eastAsia"/>
        </w:rPr>
      </w:pPr>
      <w:r>
        <w:rPr>
          <w:rFonts w:hint="eastAsia"/>
        </w:rPr>
        <w:t>分类完成后，可以做进一步的分析：</w:t>
      </w:r>
    </w:p>
    <w:p w14:paraId="1FA81BCF">
      <w:r>
        <w:t>根据上面的分类结果，请帮我做以下分析：</w:t>
      </w:r>
    </w:p>
    <w:p w14:paraId="0F3F9949"/>
    <w:p w14:paraId="15E84B21">
      <w:r>
        <w:t>1. 高价值活跃客户的共同特征是什么？（比如都是做什么业务的、</w:t>
      </w:r>
    </w:p>
    <w:p w14:paraId="0B970104">
      <w:r>
        <w:t xml:space="preserve">   消费频率大概是多少）</w:t>
      </w:r>
    </w:p>
    <w:p w14:paraId="3B0EA9A1">
      <w:r>
        <w:t>2. 高价值沉睡客户中，有哪些客户最近3个月没有来过？这些客户</w:t>
      </w:r>
    </w:p>
    <w:p w14:paraId="3C8E61A7">
      <w:r>
        <w:t xml:space="preserve">   可能面临流失风险。</w:t>
      </w:r>
    </w:p>
    <w:p w14:paraId="3D45072E">
      <w:r>
        <w:t>3. 低活跃客户中，有没有近期突然增加消费的"潜力客户"？</w:t>
      </w:r>
    </w:p>
    <w:p w14:paraId="1C313C71">
      <w:r>
        <w:t>4. 从整体来看，我们的客户结构是否健康？高价值客户的占比够不够？</w:t>
      </w:r>
    </w:p>
    <w:p w14:paraId="27E86E87">
      <w:pPr>
        <w:rPr>
          <w:rFonts w:hint="eastAsia"/>
        </w:rPr>
      </w:pPr>
      <w:r>
        <w:rPr>
          <w:rFonts w:hint="eastAsia"/>
        </w:rPr>
        <w:t>AI给出分析后，还可以追问一些运营层面的建议：</w:t>
      </w:r>
    </w:p>
    <w:p w14:paraId="1AE502B8">
      <w:r>
        <w:t>针对以上分析结果，请分别给出以下建议：</w:t>
      </w:r>
    </w:p>
    <w:p w14:paraId="5EA5FFDE">
      <w:r>
        <w:t>1. 对高价值活跃客户：怎么维护好关系、防止流失</w:t>
      </w:r>
    </w:p>
    <w:p w14:paraId="2155DC3D">
      <w:r>
        <w:t>2. 对高价值沉睡客户：怎么重新激活他们</w:t>
      </w:r>
    </w:p>
    <w:p w14:paraId="75EEDBE9">
      <w:r>
        <w:t>3. 对低活跃客户：有没有成本较低的方式提升他们的活跃度</w:t>
      </w:r>
    </w:p>
    <w:p w14:paraId="67776BFC">
      <w:r>
        <w:t>4. 整体建议：我们的客户维护工作应该把重点放在哪里</w:t>
      </w:r>
    </w:p>
    <w:p w14:paraId="6B768394">
      <w:pPr>
        <w:rPr>
          <w:rFonts w:hint="eastAsia"/>
        </w:rPr>
      </w:pPr>
      <w:r>
        <w:pict>
          <v:rect id="_x0000_i1323" o:spt="1" style="height:3pt;width:0pt;" fillcolor="#A0A0A0" filled="t" stroked="f" coordsize="21600,21600" o:hr="t" o:hrstd="t" o:hralign="center">
            <v:path/>
            <v:fill on="t" focussize="0,0"/>
            <v:stroke on="f"/>
            <v:imagedata o:title=""/>
            <o:lock v:ext="edit"/>
            <w10:wrap type="none"/>
            <w10:anchorlock/>
          </v:rect>
        </w:pict>
      </w:r>
    </w:p>
    <w:p w14:paraId="3CA2A739">
      <w:pPr>
        <w:rPr>
          <w:rFonts w:hint="eastAsia"/>
          <w:b/>
          <w:bCs/>
        </w:rPr>
      </w:pPr>
      <w:r>
        <w:rPr>
          <w:rFonts w:hint="eastAsia"/>
          <w:b/>
          <w:bCs/>
        </w:rPr>
        <w:t>三、让AI针对不同客户群体设计维护方案</w:t>
      </w:r>
    </w:p>
    <w:p w14:paraId="46F60342">
      <w:r>
        <w:rPr>
          <w:rFonts w:hint="eastAsia"/>
        </w:rPr>
        <w:t>不同类型的客户需要不同的维护策略。"一刀切"式的群发消息不仅效果差，还容易让客户反感。不同客户群体的维护策略对比见表8-3。</w:t>
      </w:r>
    </w:p>
    <w:p w14:paraId="77301B5B">
      <w:pPr>
        <w:jc w:val="center"/>
        <w:rPr>
          <w:rFonts w:hint="eastAsia"/>
        </w:rPr>
      </w:pPr>
      <w:r>
        <w:t>表8-3 不同客户群体的差异化维护策略</w:t>
      </w:r>
    </w:p>
    <w:tbl>
      <w:tblPr>
        <w:tblStyle w:val="17"/>
        <w:tblW w:w="7296" w:type="dxa"/>
        <w:tblInd w:w="0" w:type="dxa"/>
        <w:tblLayout w:type="autofit"/>
        <w:tblCellMar>
          <w:top w:w="15" w:type="dxa"/>
          <w:left w:w="15" w:type="dxa"/>
          <w:bottom w:w="15" w:type="dxa"/>
          <w:right w:w="15" w:type="dxa"/>
        </w:tblCellMar>
      </w:tblPr>
      <w:tblGrid>
        <w:gridCol w:w="1263"/>
        <w:gridCol w:w="1915"/>
        <w:gridCol w:w="2510"/>
        <w:gridCol w:w="1608"/>
      </w:tblGrid>
      <w:tr w14:paraId="7E384CF4">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E7D4BD">
            <w:pPr>
              <w:rPr>
                <w:rFonts w:hint="eastAsia"/>
                <w:b/>
                <w:bCs/>
              </w:rPr>
            </w:pPr>
            <w:r>
              <w:rPr>
                <w:rFonts w:hint="eastAsia"/>
                <w:b/>
                <w:bCs/>
              </w:rPr>
              <w:t>客户类型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D947BA">
            <w:pPr>
              <w:rPr>
                <w:rFonts w:hint="eastAsia"/>
                <w:b/>
                <w:bCs/>
              </w:rPr>
            </w:pPr>
            <w:r>
              <w:rPr>
                <w:rFonts w:hint="eastAsia"/>
                <w:b/>
                <w:bCs/>
              </w:rPr>
              <w:t>维护目标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A18815">
            <w:pPr>
              <w:rPr>
                <w:rFonts w:hint="eastAsia"/>
                <w:b/>
                <w:bCs/>
              </w:rPr>
            </w:pPr>
            <w:r>
              <w:rPr>
                <w:rFonts w:hint="eastAsia"/>
                <w:b/>
                <w:bCs/>
              </w:rPr>
              <w:t>维护方式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EE5B7B">
            <w:pPr>
              <w:rPr>
                <w:rFonts w:hint="eastAsia"/>
                <w:b/>
                <w:bCs/>
              </w:rPr>
            </w:pPr>
            <w:r>
              <w:rPr>
                <w:rFonts w:hint="eastAsia"/>
                <w:b/>
                <w:bCs/>
              </w:rPr>
              <w:t>沟通频率</w:t>
            </w:r>
          </w:p>
        </w:tc>
      </w:tr>
      <w:tr w14:paraId="3DD8DA8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ED3396">
            <w:pPr>
              <w:rPr>
                <w:rFonts w:hint="eastAsia"/>
              </w:rPr>
            </w:pPr>
            <w:r>
              <w:rPr>
                <w:rFonts w:hint="eastAsia"/>
              </w:rPr>
              <w:t>高价值活跃客户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E0E094">
            <w:pPr>
              <w:rPr>
                <w:rFonts w:hint="eastAsia"/>
              </w:rPr>
            </w:pPr>
            <w:r>
              <w:rPr>
                <w:rFonts w:hint="eastAsia"/>
              </w:rPr>
              <w:t>保持关系、提升满意度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14547F">
            <w:pPr>
              <w:rPr>
                <w:rFonts w:hint="eastAsia"/>
              </w:rPr>
            </w:pPr>
            <w:r>
              <w:rPr>
                <w:rFonts w:hint="eastAsia"/>
              </w:rPr>
              <w:t>专属服务、节日关怀、优先通知新业务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FA77F5">
            <w:pPr>
              <w:rPr>
                <w:rFonts w:hint="eastAsia"/>
              </w:rPr>
            </w:pPr>
            <w:r>
              <w:rPr>
                <w:rFonts w:hint="eastAsia"/>
              </w:rPr>
              <w:t>每月1~2次主动联系</w:t>
            </w:r>
          </w:p>
        </w:tc>
      </w:tr>
      <w:tr w14:paraId="27DE85A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34455CB">
            <w:pPr>
              <w:rPr>
                <w:rFonts w:hint="eastAsia"/>
              </w:rPr>
            </w:pPr>
            <w:r>
              <w:rPr>
                <w:rFonts w:hint="eastAsia"/>
              </w:rPr>
              <w:t>高价值沉睡客户</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F9C240A">
            <w:pPr>
              <w:rPr>
                <w:rFonts w:hint="eastAsia"/>
              </w:rPr>
            </w:pPr>
            <w:r>
              <w:rPr>
                <w:rFonts w:hint="eastAsia"/>
              </w:rPr>
              <w:t>找出不来的原因、重新激活</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41F5E90">
            <w:pPr>
              <w:rPr>
                <w:rFonts w:hint="eastAsia"/>
              </w:rPr>
            </w:pPr>
            <w:r>
              <w:rPr>
                <w:rFonts w:hint="eastAsia"/>
              </w:rPr>
              <w:t>电话回访了解情况、提供专属回归优惠</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27B865E">
            <w:pPr>
              <w:rPr>
                <w:rFonts w:hint="eastAsia"/>
              </w:rPr>
            </w:pPr>
            <w:r>
              <w:rPr>
                <w:rFonts w:hint="eastAsia"/>
              </w:rPr>
              <w:t>尽快联系一次</w:t>
            </w:r>
          </w:p>
        </w:tc>
      </w:tr>
      <w:tr w14:paraId="779D13C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B98E9E">
            <w:pPr>
              <w:rPr>
                <w:rFonts w:hint="eastAsia"/>
              </w:rPr>
            </w:pPr>
            <w:r>
              <w:rPr>
                <w:rFonts w:hint="eastAsia"/>
              </w:rPr>
              <w:t>一般活跃客户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A0F30D">
            <w:pPr>
              <w:rPr>
                <w:rFonts w:hint="eastAsia"/>
              </w:rPr>
            </w:pPr>
            <w:r>
              <w:rPr>
                <w:rFonts w:hint="eastAsia"/>
              </w:rPr>
              <w:t>提升消费金额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9927A4">
            <w:pPr>
              <w:rPr>
                <w:rFonts w:hint="eastAsia"/>
              </w:rPr>
            </w:pPr>
            <w:r>
              <w:rPr>
                <w:rFonts w:hint="eastAsia"/>
              </w:rPr>
              <w:t>推荐合适的新产品/服务、提供升级方案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A92AA53">
            <w:pPr>
              <w:rPr>
                <w:rFonts w:hint="eastAsia"/>
              </w:rPr>
            </w:pPr>
            <w:r>
              <w:rPr>
                <w:rFonts w:hint="eastAsia"/>
              </w:rPr>
              <w:t>适度联系，不过度</w:t>
            </w:r>
          </w:p>
        </w:tc>
      </w:tr>
      <w:tr w14:paraId="035665E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00CD37E">
            <w:pPr>
              <w:rPr>
                <w:rFonts w:hint="eastAsia"/>
              </w:rPr>
            </w:pPr>
            <w:r>
              <w:rPr>
                <w:rFonts w:hint="eastAsia"/>
              </w:rPr>
              <w:t>低活跃客户</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1A8215">
            <w:pPr>
              <w:rPr>
                <w:rFonts w:hint="eastAsia"/>
              </w:rPr>
            </w:pPr>
            <w:r>
              <w:rPr>
                <w:rFonts w:hint="eastAsia"/>
              </w:rPr>
              <w:t>低成本维持基本联系</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EFD3C63">
            <w:pPr>
              <w:rPr>
                <w:rFonts w:hint="eastAsia"/>
              </w:rPr>
            </w:pPr>
            <w:r>
              <w:rPr>
                <w:rFonts w:hint="eastAsia"/>
              </w:rPr>
              <w:t>群发活动通知、节日问候</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029D39">
            <w:pPr>
              <w:rPr>
                <w:rFonts w:hint="eastAsia"/>
              </w:rPr>
            </w:pPr>
            <w:r>
              <w:rPr>
                <w:rFonts w:hint="eastAsia"/>
              </w:rPr>
              <w:t>偶尔联系即可</w:t>
            </w:r>
          </w:p>
        </w:tc>
      </w:tr>
    </w:tbl>
    <w:p w14:paraId="249032B9">
      <w:pPr>
        <w:rPr>
          <w:rFonts w:hint="eastAsia"/>
        </w:rPr>
      </w:pPr>
      <w:r>
        <w:rPr>
          <w:rFonts w:hint="eastAsia"/>
        </w:rPr>
        <w:t>可以让AI根据具体的客户群体特征，设计更细化的维护方案：</w:t>
      </w:r>
    </w:p>
    <w:p w14:paraId="4AF6BAF3">
      <w:r>
        <w:t>以下是我们网点的5位高价值沉睡客户的脱敏信息：</w:t>
      </w:r>
    </w:p>
    <w:p w14:paraId="766ECAA6">
      <w:r>
        <w:t>- 客户A：原来每月来2~3次办寄递业务，最近4个月没来了</w:t>
      </w:r>
    </w:p>
    <w:p w14:paraId="1361425C">
      <w:r>
        <w:t>- 客户B：原来经常来买理财产品，最近半年没有购买记录</w:t>
      </w:r>
    </w:p>
    <w:p w14:paraId="153B873C">
      <w:r>
        <w:t>- 客户C：原来每周来寄快递（做微商的），3个月前开始不来了</w:t>
      </w:r>
    </w:p>
    <w:p w14:paraId="27BFCB09">
      <w:r>
        <w:t>- 客户D：原来月均消费500元以上，最近只来了1次且消费很少</w:t>
      </w:r>
    </w:p>
    <w:p w14:paraId="03DCE1A1">
      <w:r>
        <w:t>- 客户E：去年是VIP客户，今年一次都没来过</w:t>
      </w:r>
    </w:p>
    <w:p w14:paraId="4BC88A4C"/>
    <w:p w14:paraId="676E50E9">
      <w:r>
        <w:t>请帮我针对每位客户设计一段回访话术（电话或微信），</w:t>
      </w:r>
    </w:p>
    <w:p w14:paraId="0E22E98B">
      <w:r>
        <w:t>重点了解他们不来的原因，同时看看有没有机会重新激活。</w:t>
      </w:r>
    </w:p>
    <w:p w14:paraId="6C662660"/>
    <w:p w14:paraId="25DB2983">
      <w:r>
        <w:t>要求：</w:t>
      </w:r>
    </w:p>
    <w:p w14:paraId="63D44B26">
      <w:r>
        <w:t>1. 每位客户的话术要有针对性，不要套用同一个模板</w:t>
      </w:r>
    </w:p>
    <w:p w14:paraId="6253D25C">
      <w:r>
        <w:t>2. 语气要像老朋友关心，不能像推销员催促</w:t>
      </w:r>
    </w:p>
    <w:p w14:paraId="44BA004B">
      <w:r>
        <w:t>3. 每条话术100字以内</w:t>
      </w:r>
    </w:p>
    <w:p w14:paraId="2EAA142A">
      <w:pPr>
        <w:rPr>
          <w:rFonts w:hint="eastAsia"/>
        </w:rPr>
      </w:pPr>
      <w:r>
        <w:rPr>
          <w:rFonts w:hint="eastAsia"/>
          <w:b/>
          <w:bCs/>
        </w:rPr>
        <w:t>【想一想】</w:t>
      </w:r>
    </w:p>
    <w:p w14:paraId="4DD45DB5">
      <w:pPr>
        <w:rPr>
          <w:rFonts w:hint="eastAsia"/>
        </w:rPr>
      </w:pPr>
      <w:r>
        <w:rPr>
          <w:rFonts w:hint="eastAsia"/>
        </w:rPr>
        <w:t>客户C"原来每周来寄快递但3个月前不来了"——可能是什么原因？也许她换了一个更近的快递点，也许她不做微商了，也许她搬家了。每种原因对应的沟通方式都不一样。AI不知道真实原因，你也不知道——所以回访的第一个目的是</w:t>
      </w:r>
      <w:r>
        <w:rPr>
          <w:rFonts w:hint="eastAsia"/>
          <w:b/>
          <w:bCs/>
        </w:rPr>
        <w:t>了解原因</w:t>
      </w:r>
      <w:r>
        <w:rPr>
          <w:rFonts w:hint="eastAsia"/>
        </w:rPr>
        <w:t>，而不是急着推销。</w:t>
      </w:r>
    </w:p>
    <w:p w14:paraId="671BC969">
      <w:pPr>
        <w:rPr>
          <w:rFonts w:hint="eastAsia"/>
        </w:rPr>
      </w:pPr>
      <w:r>
        <w:pict>
          <v:rect id="_x0000_i1324" o:spt="1" style="height:3pt;width:0pt;" fillcolor="#A0A0A0" filled="t" stroked="f" coordsize="21600,21600" o:hr="t" o:hrstd="t" o:hralign="center">
            <v:path/>
            <v:fill on="t" focussize="0,0"/>
            <v:stroke on="f"/>
            <v:imagedata o:title=""/>
            <o:lock v:ext="edit"/>
            <w10:wrap type="none"/>
            <w10:anchorlock/>
          </v:rect>
        </w:pict>
      </w:r>
    </w:p>
    <w:p w14:paraId="300AA720">
      <w:pPr>
        <w:rPr>
          <w:rFonts w:hint="eastAsia"/>
          <w:b/>
          <w:bCs/>
        </w:rPr>
      </w:pPr>
      <w:r>
        <w:rPr>
          <w:rFonts w:hint="eastAsia"/>
          <w:b/>
          <w:bCs/>
        </w:rPr>
        <w:t>四、客户分析中的隐私保护</w:t>
      </w:r>
    </w:p>
    <w:p w14:paraId="23BA3245">
      <w:r>
        <w:rPr>
          <w:rFonts w:hint="eastAsia"/>
        </w:rPr>
        <w:t>在使用AI做客户分析时，信息保护的原则需要再次强调。具体的做法总结见表8-4。</w:t>
      </w:r>
    </w:p>
    <w:p w14:paraId="35F1D4AD">
      <w:pPr>
        <w:jc w:val="center"/>
        <w:rPr>
          <w:rFonts w:hint="eastAsia"/>
        </w:rPr>
      </w:pPr>
      <w:r>
        <w:t>表8-4 客户信息保护的操作规范</w:t>
      </w:r>
    </w:p>
    <w:tbl>
      <w:tblPr>
        <w:tblStyle w:val="17"/>
        <w:tblW w:w="7296" w:type="dxa"/>
        <w:tblInd w:w="0" w:type="dxa"/>
        <w:tblLayout w:type="autofit"/>
        <w:tblCellMar>
          <w:top w:w="15" w:type="dxa"/>
          <w:left w:w="15" w:type="dxa"/>
          <w:bottom w:w="15" w:type="dxa"/>
          <w:right w:w="15" w:type="dxa"/>
        </w:tblCellMar>
      </w:tblPr>
      <w:tblGrid>
        <w:gridCol w:w="1524"/>
        <w:gridCol w:w="2933"/>
        <w:gridCol w:w="2839"/>
      </w:tblGrid>
      <w:tr w14:paraId="44FCD725">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274B05">
            <w:pPr>
              <w:rPr>
                <w:rFonts w:hint="eastAsia"/>
                <w:b/>
                <w:bCs/>
              </w:rPr>
            </w:pPr>
            <w:r>
              <w:rPr>
                <w:rFonts w:hint="eastAsia"/>
                <w:b/>
                <w:bCs/>
              </w:rPr>
              <w:t>场景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75E35F">
            <w:pPr>
              <w:rPr>
                <w:rFonts w:hint="eastAsia"/>
                <w:b/>
                <w:bCs/>
              </w:rPr>
            </w:pPr>
            <w:r>
              <w:rPr>
                <w:rFonts w:hint="eastAsia"/>
                <w:b/>
                <w:bCs/>
              </w:rPr>
              <w:t>正确做法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A08436">
            <w:pPr>
              <w:rPr>
                <w:rFonts w:hint="eastAsia"/>
                <w:b/>
                <w:bCs/>
              </w:rPr>
            </w:pPr>
            <w:r>
              <w:rPr>
                <w:rFonts w:hint="eastAsia"/>
                <w:b/>
                <w:bCs/>
              </w:rPr>
              <w:t>错误做法</w:t>
            </w:r>
          </w:p>
        </w:tc>
      </w:tr>
      <w:tr w14:paraId="223D06B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D683E1">
            <w:pPr>
              <w:rPr>
                <w:rFonts w:hint="eastAsia"/>
              </w:rPr>
            </w:pPr>
            <w:r>
              <w:rPr>
                <w:rFonts w:hint="eastAsia"/>
              </w:rPr>
              <w:t>上传客户数据给AI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A8E159E">
            <w:pPr>
              <w:rPr>
                <w:rFonts w:hint="eastAsia"/>
              </w:rPr>
            </w:pPr>
            <w:r>
              <w:rPr>
                <w:rFonts w:hint="eastAsia"/>
              </w:rPr>
              <w:t>用编号代替真实姓名，删除手机号/身份证号等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E04828">
            <w:pPr>
              <w:rPr>
                <w:rFonts w:hint="eastAsia"/>
              </w:rPr>
            </w:pPr>
            <w:r>
              <w:rPr>
                <w:rFonts w:hint="eastAsia"/>
              </w:rPr>
              <w:t>直接上传含真实姓名和联系方式的原始数据</w:t>
            </w:r>
          </w:p>
        </w:tc>
      </w:tr>
      <w:tr w14:paraId="760F579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A386332">
            <w:pPr>
              <w:rPr>
                <w:rFonts w:hint="eastAsia"/>
              </w:rPr>
            </w:pPr>
            <w:r>
              <w:rPr>
                <w:rFonts w:hint="eastAsia"/>
              </w:rPr>
              <w:t>AI分析结果的保存</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042232D">
            <w:pPr>
              <w:rPr>
                <w:rFonts w:hint="eastAsia"/>
              </w:rPr>
            </w:pPr>
            <w:r>
              <w:rPr>
                <w:rFonts w:hint="eastAsia"/>
              </w:rPr>
              <w:t>存储在本地加密文件中，不随意转发</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44C16B2">
            <w:pPr>
              <w:rPr>
                <w:rFonts w:hint="eastAsia"/>
              </w:rPr>
            </w:pPr>
            <w:r>
              <w:rPr>
                <w:rFonts w:hint="eastAsia"/>
              </w:rPr>
              <w:t>把含有客户信息的AI对话记录截图发到微信群</w:t>
            </w:r>
          </w:p>
        </w:tc>
      </w:tr>
      <w:tr w14:paraId="18741B3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A15660">
            <w:pPr>
              <w:rPr>
                <w:rFonts w:hint="eastAsia"/>
              </w:rPr>
            </w:pPr>
            <w:r>
              <w:rPr>
                <w:rFonts w:hint="eastAsia"/>
              </w:rPr>
              <w:t>与同事讨论客户情况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7B6BE1">
            <w:pPr>
              <w:rPr>
                <w:rFonts w:hint="eastAsia"/>
              </w:rPr>
            </w:pPr>
            <w:r>
              <w:rPr>
                <w:rFonts w:hint="eastAsia"/>
              </w:rPr>
              <w:t>使用编号或模糊称呼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E669C2">
            <w:pPr>
              <w:rPr>
                <w:rFonts w:hint="eastAsia"/>
              </w:rPr>
            </w:pPr>
            <w:r>
              <w:rPr>
                <w:rFonts w:hint="eastAsia"/>
              </w:rPr>
              <w:t>在公共场合大声讨论客户的姓名和个人情况</w:t>
            </w:r>
          </w:p>
        </w:tc>
      </w:tr>
      <w:tr w14:paraId="22E965B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944911A">
            <w:pPr>
              <w:rPr>
                <w:rFonts w:hint="eastAsia"/>
              </w:rPr>
            </w:pPr>
            <w:r>
              <w:rPr>
                <w:rFonts w:hint="eastAsia"/>
              </w:rPr>
              <w:t>分析报告的呈现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67F6BEA">
            <w:pPr>
              <w:rPr>
                <w:rFonts w:hint="eastAsia"/>
              </w:rPr>
            </w:pPr>
            <w:r>
              <w:rPr>
                <w:rFonts w:hint="eastAsia"/>
              </w:rPr>
              <w:t>报告中使用汇总统计数据，不呈现个人明细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15B9ED7">
            <w:pPr>
              <w:rPr>
                <w:rFonts w:hint="eastAsia"/>
              </w:rPr>
            </w:pPr>
            <w:r>
              <w:rPr>
                <w:rFonts w:hint="eastAsia"/>
              </w:rPr>
              <w:t>在报告中附上每个客户的详细个人信息</w:t>
            </w:r>
          </w:p>
        </w:tc>
      </w:tr>
    </w:tbl>
    <w:p w14:paraId="6EF0D002">
      <w:pPr>
        <w:rPr>
          <w:rFonts w:hint="eastAsia"/>
        </w:rPr>
      </w:pPr>
      <w:r>
        <w:pict>
          <v:rect id="_x0000_i1325" o:spt="1" style="height:3pt;width:0pt;" fillcolor="#A0A0A0" filled="t" stroked="f" coordsize="21600,21600" o:hr="t" o:hrstd="t" o:hralign="center">
            <v:path/>
            <v:fill on="t" focussize="0,0"/>
            <v:stroke on="f"/>
            <v:imagedata o:title=""/>
            <o:lock v:ext="edit"/>
            <w10:wrap type="none"/>
            <w10:anchorlock/>
          </v:rect>
        </w:pict>
      </w:r>
    </w:p>
    <w:p w14:paraId="2768E074">
      <w:pPr>
        <w:rPr>
          <w:rFonts w:hint="eastAsia"/>
        </w:rPr>
      </w:pPr>
      <w:r>
        <w:rPr>
          <w:rFonts w:hint="eastAsia"/>
          <w:b/>
          <w:bCs/>
        </w:rPr>
        <w:t>【任务小结与自测】</w:t>
      </w:r>
    </w:p>
    <w:p w14:paraId="7D778233">
      <w:pPr>
        <w:rPr>
          <w:rFonts w:hint="eastAsia"/>
        </w:rPr>
      </w:pPr>
      <w:r>
        <w:rPr>
          <w:rFonts w:hint="eastAsia"/>
        </w:rPr>
        <w:t>完成任务三后，检查一下：</w:t>
      </w:r>
    </w:p>
    <w:p w14:paraId="6CCAEA57">
      <w:pPr>
        <w:numPr>
          <w:ilvl w:val="0"/>
          <w:numId w:val="168"/>
        </w:numPr>
        <w:rPr>
          <w:rFonts w:hint="eastAsia"/>
        </w:rPr>
      </w:pPr>
      <w:r>
        <w:rPr>
          <w:rFonts w:hint="eastAsia"/>
        </w:rPr>
        <w:t>能把脱敏后的客户信息交给AI做分类分析</w:t>
      </w:r>
    </w:p>
    <w:p w14:paraId="3F8D09B6">
      <w:pPr>
        <w:numPr>
          <w:ilvl w:val="0"/>
          <w:numId w:val="168"/>
        </w:numPr>
        <w:rPr>
          <w:rFonts w:hint="eastAsia"/>
        </w:rPr>
      </w:pPr>
      <w:r>
        <w:rPr>
          <w:rFonts w:hint="eastAsia"/>
        </w:rPr>
        <w:t>能让AI识别高价值客户和可能流失的客户</w:t>
      </w:r>
    </w:p>
    <w:p w14:paraId="20BA5992">
      <w:pPr>
        <w:numPr>
          <w:ilvl w:val="0"/>
          <w:numId w:val="168"/>
        </w:numPr>
        <w:rPr>
          <w:rFonts w:hint="eastAsia"/>
        </w:rPr>
      </w:pPr>
      <w:r>
        <w:rPr>
          <w:rFonts w:hint="eastAsia"/>
        </w:rPr>
        <w:t>能让AI针对不同客户群体设计差异化的维护方案和话术</w:t>
      </w:r>
    </w:p>
    <w:p w14:paraId="280AF056">
      <w:pPr>
        <w:numPr>
          <w:ilvl w:val="0"/>
          <w:numId w:val="168"/>
        </w:numPr>
        <w:rPr>
          <w:rFonts w:hint="eastAsia"/>
        </w:rPr>
      </w:pPr>
      <w:r>
        <w:rPr>
          <w:rFonts w:hint="eastAsia"/>
        </w:rPr>
        <w:t>牢记客户信息保护的规范——脱敏、加密、不随意转发</w:t>
      </w:r>
    </w:p>
    <w:p w14:paraId="46B2D2DB">
      <w:pPr>
        <w:rPr>
          <w:rFonts w:hint="eastAsia"/>
        </w:rPr>
      </w:pPr>
      <w:r>
        <w:pict>
          <v:rect id="_x0000_i1326" o:spt="1" style="height:3pt;width:0pt;" fillcolor="#A0A0A0" filled="t" stroked="f" coordsize="21600,21600" o:hr="t" o:hrstd="t" o:hralign="center">
            <v:path/>
            <v:fill on="t" focussize="0,0"/>
            <v:stroke on="f"/>
            <v:imagedata o:title=""/>
            <o:lock v:ext="edit"/>
            <w10:wrap type="none"/>
            <w10:anchorlock/>
          </v:rect>
        </w:pict>
      </w:r>
    </w:p>
    <w:p w14:paraId="554FFD90">
      <w:pPr>
        <w:rPr>
          <w:rFonts w:hint="eastAsia"/>
          <w:b/>
          <w:bCs/>
        </w:rPr>
      </w:pPr>
      <w:r>
        <w:rPr>
          <w:rFonts w:hint="eastAsia"/>
          <w:b/>
          <w:bCs/>
        </w:rPr>
        <w:t>任务四 用AI提升服务质量</w:t>
      </w:r>
    </w:p>
    <w:p w14:paraId="78BF6DA0">
      <w:pPr>
        <w:rPr>
          <w:rFonts w:hint="eastAsia"/>
        </w:rPr>
      </w:pPr>
      <w:r>
        <w:rPr>
          <w:rFonts w:hint="eastAsia"/>
          <w:b/>
          <w:bCs/>
        </w:rPr>
        <w:t>【任务描述】</w:t>
      </w:r>
      <w:r>
        <w:rPr>
          <w:rFonts w:hint="eastAsia"/>
        </w:rPr>
        <w:t> 前面三个任务解决的是"怎么跟客户沟通""怎么处理投诉""怎么分析客户"。这个任务把视角拉高一层——从整体上提升服务质量。AI可以帮你制定服务标准、设计满意度调查、分析调查结果，但真正让服务变好的，始终是人。</w:t>
      </w:r>
    </w:p>
    <w:p w14:paraId="62DD9E0A">
      <w:pPr>
        <w:rPr>
          <w:rFonts w:hint="eastAsia"/>
        </w:rPr>
      </w:pPr>
      <w:r>
        <w:pict>
          <v:rect id="_x0000_i1327" o:spt="1" style="height:3pt;width:0pt;" fillcolor="#A0A0A0" filled="t" stroked="f" coordsize="21600,21600" o:hr="t" o:hrstd="t" o:hralign="center">
            <v:path/>
            <v:fill on="t" focussize="0,0"/>
            <v:stroke on="f"/>
            <v:imagedata o:title=""/>
            <o:lock v:ext="edit"/>
            <w10:wrap type="none"/>
            <w10:anchorlock/>
          </v:rect>
        </w:pict>
      </w:r>
    </w:p>
    <w:p w14:paraId="6B04DCD7">
      <w:pPr>
        <w:rPr>
          <w:rFonts w:hint="eastAsia"/>
          <w:b/>
          <w:bCs/>
        </w:rPr>
      </w:pPr>
      <w:r>
        <w:rPr>
          <w:rFonts w:hint="eastAsia"/>
          <w:b/>
          <w:bCs/>
        </w:rPr>
        <w:t>一、让AI制定服务标准和服务流程</w:t>
      </w:r>
    </w:p>
    <w:p w14:paraId="349923EF">
      <w:pPr>
        <w:rPr>
          <w:rFonts w:hint="eastAsia"/>
        </w:rPr>
      </w:pPr>
      <w:r>
        <w:rPr>
          <w:rFonts w:hint="eastAsia"/>
        </w:rPr>
        <w:t>服务标准就是告诉每一个服务人员：在什么环节、应该做什么、做到什么程度。</w:t>
      </w:r>
    </w:p>
    <w:p w14:paraId="72045D2A">
      <w:r>
        <w:t>请帮我为一家邮政网点制定一份基本的客户服务标准，覆盖以下环节：</w:t>
      </w:r>
    </w:p>
    <w:p w14:paraId="2C771031"/>
    <w:p w14:paraId="6EB4EC0F">
      <w:r>
        <w:t>1. 客户进门时的接待标准（问候、引导）</w:t>
      </w:r>
    </w:p>
    <w:p w14:paraId="2DD0E77F">
      <w:r>
        <w:t>2. 等候区的服务标准（叫号、等候关怀）</w:t>
      </w:r>
    </w:p>
    <w:p w14:paraId="424DCA47">
      <w:r>
        <w:t>3. 柜台办理业务时的服务标准（沟通礼仪、业务办理规范）</w:t>
      </w:r>
    </w:p>
    <w:p w14:paraId="3D55E926">
      <w:r>
        <w:t>4. 业务办理完成后的服务标准（确认、提醒、送别）</w:t>
      </w:r>
    </w:p>
    <w:p w14:paraId="23DE2B1A">
      <w:r>
        <w:t>5. 电话接听的服务标准（接听时限、开场白、结束语）</w:t>
      </w:r>
    </w:p>
    <w:p w14:paraId="1D284530"/>
    <w:p w14:paraId="2CF2F384">
      <w:r>
        <w:t>每个环节列出3~5条具体的标准要求，要求可量化、可检查。</w:t>
      </w:r>
    </w:p>
    <w:p w14:paraId="7F74E7D1">
      <w:r>
        <w:t>比如不要写"态度要好"，要写"客户进门时3秒内主动问候"。</w:t>
      </w:r>
    </w:p>
    <w:p w14:paraId="42EE2719">
      <w:pPr>
        <w:rPr>
          <w:rFonts w:hint="eastAsia"/>
        </w:rPr>
      </w:pPr>
      <w:r>
        <w:rPr>
          <w:rFonts w:hint="eastAsia"/>
        </w:rPr>
        <w:t>"可量化、可检查"是制定服务标准的关键——"态度要好"是空话，谁都会说但谁也说不清什么算好；"客户进门时3秒内主动问候"是具体的行动标准，做没做到一目了然。</w:t>
      </w:r>
    </w:p>
    <w:p w14:paraId="455ED2C2">
      <w:pPr>
        <w:rPr>
          <w:rFonts w:hint="eastAsia"/>
        </w:rPr>
      </w:pPr>
      <w:r>
        <w:pict>
          <v:rect id="_x0000_i1328" o:spt="1" style="height:3pt;width:0pt;" fillcolor="#A0A0A0" filled="t" stroked="f" coordsize="21600,21600" o:hr="t" o:hrstd="t" o:hralign="center">
            <v:path/>
            <v:fill on="t" focussize="0,0"/>
            <v:stroke on="f"/>
            <v:imagedata o:title=""/>
            <o:lock v:ext="edit"/>
            <w10:wrap type="none"/>
            <w10:anchorlock/>
          </v:rect>
        </w:pict>
      </w:r>
    </w:p>
    <w:p w14:paraId="61C82CCC">
      <w:pPr>
        <w:rPr>
          <w:rFonts w:hint="eastAsia"/>
          <w:b/>
          <w:bCs/>
        </w:rPr>
      </w:pPr>
      <w:r>
        <w:rPr>
          <w:rFonts w:hint="eastAsia"/>
          <w:b/>
          <w:bCs/>
        </w:rPr>
        <w:t>二、让AI设计客户满意度调查问卷</w:t>
      </w:r>
    </w:p>
    <w:p w14:paraId="576B8385">
      <w:pPr>
        <w:rPr>
          <w:rFonts w:hint="eastAsia"/>
        </w:rPr>
      </w:pPr>
      <w:r>
        <w:rPr>
          <w:rFonts w:hint="eastAsia"/>
        </w:rPr>
        <w:t>想知道服务做得好不好，最直接的方式是问客户。满意度调查是收集客户真实反馈的重要手段。</w:t>
      </w:r>
    </w:p>
    <w:p w14:paraId="52A1775B">
      <w:r>
        <w:t>请帮我设计一份邮政网点的客户满意度调查问卷。</w:t>
      </w:r>
    </w:p>
    <w:p w14:paraId="176CC96F"/>
    <w:p w14:paraId="437865F7">
      <w:r>
        <w:t>调查对象：在网点办理过业务的客户</w:t>
      </w:r>
    </w:p>
    <w:p w14:paraId="7CEC88DF">
      <w:r>
        <w:t>调查方式：手机扫码填写（需要简短，3分钟内完成）</w:t>
      </w:r>
    </w:p>
    <w:p w14:paraId="194BD28B">
      <w:r>
        <w:t>想了解的信息：</w:t>
      </w:r>
    </w:p>
    <w:p w14:paraId="0CD8D7F8">
      <w:r>
        <w:t>1. 客户对整体服务的满意度</w:t>
      </w:r>
    </w:p>
    <w:p w14:paraId="75E204C8">
      <w:r>
        <w:t>2. 对各个环节的具体评价（等候时间、服务态度、业务能力、环境设施）</w:t>
      </w:r>
    </w:p>
    <w:p w14:paraId="7ADE55A1">
      <w:r>
        <w:t>3. 客户最不满意的一个方面</w:t>
      </w:r>
    </w:p>
    <w:p w14:paraId="3E87EDC3">
      <w:r>
        <w:t>4. 客户的建议和期望</w:t>
      </w:r>
    </w:p>
    <w:p w14:paraId="7FB91772"/>
    <w:p w14:paraId="7AC566CC">
      <w:r>
        <w:t>要求：</w:t>
      </w:r>
    </w:p>
    <w:p w14:paraId="0205A004">
      <w:r>
        <w:t>- 控制在8~10题</w:t>
      </w:r>
    </w:p>
    <w:p w14:paraId="2CD86F54">
      <w:r>
        <w:t>- 以评分题和选择题为主，最后加1道开放性简答题</w:t>
      </w:r>
    </w:p>
    <w:p w14:paraId="0633B400">
      <w:r>
        <w:t>- 评分题用5分制（非常不满意/不满意/一般/满意/非常满意）</w:t>
      </w:r>
    </w:p>
    <w:p w14:paraId="088D1D40">
      <w:r>
        <w:t>- 语言简洁，不要用专业术语</w:t>
      </w:r>
    </w:p>
    <w:p w14:paraId="28A7CB09">
      <w:pPr>
        <w:rPr>
          <w:rFonts w:hint="eastAsia"/>
        </w:rPr>
      </w:pPr>
      <w:r>
        <w:rPr>
          <w:rFonts w:hint="eastAsia"/>
        </w:rPr>
        <w:t>问卷设计好之后，别忘了跟项目五中学到的一样——</w:t>
      </w:r>
      <w:r>
        <w:rPr>
          <w:rFonts w:hint="eastAsia"/>
          <w:b/>
          <w:bCs/>
        </w:rPr>
        <w:t>检查问题有没有歧义、选项有没有遗漏、有没有诱导性提问</w:t>
      </w:r>
      <w:r>
        <w:rPr>
          <w:rFonts w:hint="eastAsia"/>
        </w:rPr>
        <w:t>。</w:t>
      </w:r>
    </w:p>
    <w:p w14:paraId="4824E73E">
      <w:pPr>
        <w:rPr>
          <w:rFonts w:hint="eastAsia"/>
        </w:rPr>
      </w:pPr>
      <w:r>
        <w:pict>
          <v:rect id="_x0000_i1329" o:spt="1" style="height:3pt;width:0pt;" fillcolor="#A0A0A0" filled="t" stroked="f" coordsize="21600,21600" o:hr="t" o:hrstd="t" o:hralign="center">
            <v:path/>
            <v:fill on="t" focussize="0,0"/>
            <v:stroke on="f"/>
            <v:imagedata o:title=""/>
            <o:lock v:ext="edit"/>
            <w10:wrap type="none"/>
            <w10:anchorlock/>
          </v:rect>
        </w:pict>
      </w:r>
    </w:p>
    <w:p w14:paraId="4AC82098">
      <w:pPr>
        <w:rPr>
          <w:rFonts w:hint="eastAsia"/>
          <w:b/>
          <w:bCs/>
        </w:rPr>
      </w:pPr>
      <w:r>
        <w:rPr>
          <w:rFonts w:hint="eastAsia"/>
          <w:b/>
          <w:bCs/>
        </w:rPr>
        <w:t>三、让AI分析满意度调查结果并给出改进建议</w:t>
      </w:r>
    </w:p>
    <w:p w14:paraId="7A9756B5">
      <w:pPr>
        <w:rPr>
          <w:rFonts w:hint="eastAsia"/>
        </w:rPr>
      </w:pPr>
      <w:r>
        <w:rPr>
          <w:rFonts w:hint="eastAsia"/>
        </w:rPr>
        <w:t>问卷回收后，让AI帮你分析结果。</w:t>
      </w:r>
    </w:p>
    <w:p w14:paraId="1AE668C0">
      <w:r>
        <w:t>我们网点的客户满意度调查收回了80份有效问卷。以下是统计结果：</w:t>
      </w:r>
    </w:p>
    <w:p w14:paraId="144D3F21"/>
    <w:p w14:paraId="727BA35C">
      <w:r>
        <w:t>整体满意度评分：</w:t>
      </w:r>
    </w:p>
    <w:p w14:paraId="0C37007A">
      <w:r>
        <w:t>- 非常满意：25人（31.3%）</w:t>
      </w:r>
    </w:p>
    <w:p w14:paraId="351A0C22">
      <w:r>
        <w:t>- 满意：30人（37.5%）</w:t>
      </w:r>
    </w:p>
    <w:p w14:paraId="43503697">
      <w:r>
        <w:t>- 一般：15人（18.8%）</w:t>
      </w:r>
    </w:p>
    <w:p w14:paraId="774B0835">
      <w:r>
        <w:t>- 不满意：8人（10.0%）</w:t>
      </w:r>
    </w:p>
    <w:p w14:paraId="1486D2CA">
      <w:r>
        <w:t>- 非常不满意：2人（2.5%）</w:t>
      </w:r>
    </w:p>
    <w:p w14:paraId="13515AD7"/>
    <w:p w14:paraId="33169A36">
      <w:r>
        <w:t>各项分项评分（5分制，满分5分）：</w:t>
      </w:r>
    </w:p>
    <w:p w14:paraId="0526D4A0">
      <w:r>
        <w:t>- 等候时间：3.2分</w:t>
      </w:r>
    </w:p>
    <w:p w14:paraId="3DB7AAC8">
      <w:r>
        <w:t>- 服务态度：4.1分</w:t>
      </w:r>
    </w:p>
    <w:p w14:paraId="4A1F9E63">
      <w:r>
        <w:t>- 业务办理效率：3.5分</w:t>
      </w:r>
    </w:p>
    <w:p w14:paraId="3A0C0CBD">
      <w:r>
        <w:t>- 环境设施：3.8分</w:t>
      </w:r>
    </w:p>
    <w:p w14:paraId="7B518127">
      <w:r>
        <w:t>- 问题解决能力：3.6分</w:t>
      </w:r>
    </w:p>
    <w:p w14:paraId="00D4B4DA"/>
    <w:p w14:paraId="7B2AB016">
      <w:r>
        <w:t>客户最不满意的方面（单选）：</w:t>
      </w:r>
    </w:p>
    <w:p w14:paraId="2FB2323B">
      <w:r>
        <w:t>- 等候时间太长：32人（40%）</w:t>
      </w:r>
    </w:p>
    <w:p w14:paraId="623DD893">
      <w:r>
        <w:t>- 窗口太少：18人（22.5%）</w:t>
      </w:r>
    </w:p>
    <w:p w14:paraId="79AA62C1">
      <w:r>
        <w:t>- 业务流程复杂：12人（15%）</w:t>
      </w:r>
    </w:p>
    <w:p w14:paraId="189B80C6">
      <w:r>
        <w:t>- 缺少自助服务：10人（12.5%）</w:t>
      </w:r>
    </w:p>
    <w:p w14:paraId="20A7ECBF">
      <w:r>
        <w:t>- 其他：8人（10%）</w:t>
      </w:r>
    </w:p>
    <w:p w14:paraId="6532136E"/>
    <w:p w14:paraId="4D205E11">
      <w:r>
        <w:t>开放性建议（摘录）：</w:t>
      </w:r>
    </w:p>
    <w:p w14:paraId="6DC59CB9">
      <w:r>
        <w:t>- "能不能增加一个自助查件的机器"</w:t>
      </w:r>
    </w:p>
    <w:p w14:paraId="511A4A49">
      <w:r>
        <w:t>- "中午时间窗口全关了，建议错峰开窗口"</w:t>
      </w:r>
    </w:p>
    <w:p w14:paraId="78A0ADB4">
      <w:r>
        <w:t>- "等候区应该加几把椅子，老年人站不住"</w:t>
      </w:r>
    </w:p>
    <w:p w14:paraId="4734D4C4"/>
    <w:p w14:paraId="50D33F24">
      <w:r>
        <w:t>请帮我分析以上调查结果，给出以下内容：</w:t>
      </w:r>
    </w:p>
    <w:p w14:paraId="532A1D0C">
      <w:r>
        <w:t>1. 整体评价：满意度处于什么水平</w:t>
      </w:r>
    </w:p>
    <w:p w14:paraId="11A92E74">
      <w:r>
        <w:t>2. 优势方面：哪些做得好的需要保持</w:t>
      </w:r>
    </w:p>
    <w:p w14:paraId="2267CA7F">
      <w:r>
        <w:t>3. 重点改进项：哪些方面急需改善，按优先级排序</w:t>
      </w:r>
    </w:p>
    <w:p w14:paraId="02D02004">
      <w:r>
        <w:t>4. 具体改进建议：针对每个重点改进项给出可操作的建议</w:t>
      </w:r>
    </w:p>
    <w:p w14:paraId="0568DD93">
      <w:r>
        <w:t>5. 改进建议分为"短期可做"和"中长期规划"两类</w:t>
      </w:r>
    </w:p>
    <w:p w14:paraId="2308F2A6">
      <w:pPr>
        <w:rPr>
          <w:rFonts w:hint="eastAsia"/>
        </w:rPr>
      </w:pPr>
      <w:r>
        <w:pict>
          <v:rect id="_x0000_i1330" o:spt="1" style="height:3pt;width:0pt;" fillcolor="#A0A0A0" filled="t" stroked="f" coordsize="21600,21600" o:hr="t" o:hrstd="t" o:hralign="center">
            <v:path/>
            <v:fill on="t" focussize="0,0"/>
            <v:stroke on="f"/>
            <v:imagedata o:title=""/>
            <o:lock v:ext="edit"/>
            <w10:wrap type="none"/>
            <w10:anchorlock/>
          </v:rect>
        </w:pict>
      </w:r>
    </w:p>
    <w:p w14:paraId="29519527">
      <w:pPr>
        <w:rPr>
          <w:rFonts w:hint="eastAsia"/>
          <w:b/>
          <w:bCs/>
        </w:rPr>
      </w:pPr>
      <w:r>
        <w:rPr>
          <w:rFonts w:hint="eastAsia"/>
          <w:b/>
          <w:bCs/>
        </w:rPr>
        <w:t>四、AI辅助服务与人工温度服务的结合</w:t>
      </w:r>
    </w:p>
    <w:p w14:paraId="39D3AF01">
      <w:pPr>
        <w:rPr>
          <w:rFonts w:hint="eastAsia"/>
        </w:rPr>
      </w:pPr>
      <w:r>
        <w:rPr>
          <w:rFonts w:hint="eastAsia"/>
        </w:rPr>
        <w:t>这是本任务最重要的一个话题——也是贯穿整个项目的核心理念。</w:t>
      </w:r>
    </w:p>
    <w:p w14:paraId="08ED938B">
      <w:pPr>
        <w:rPr>
          <w:rFonts w:hint="eastAsia"/>
        </w:rPr>
      </w:pPr>
      <w:r>
        <w:rPr>
          <w:rFonts w:hint="eastAsia"/>
        </w:rPr>
        <w:t>AI可以帮你写话术、做分析、出方案——这些都是"标准化、可复制"的工作，AI做得又快又好。但客户服务中有一些东西是AI无论如何做不到的，如图8-4所示。</w:t>
      </w:r>
    </w:p>
    <w:p w14:paraId="1D41F2F2">
      <w:r>
        <w:drawing>
          <wp:inline distT="0" distB="0" distL="0" distR="0">
            <wp:extent cx="5274310" cy="1196975"/>
            <wp:effectExtent l="0" t="0" r="2540" b="3175"/>
            <wp:docPr id="1870352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52784" name="图片 1"/>
                    <pic:cNvPicPr>
                      <a:picLocks noChangeAspect="1"/>
                    </pic:cNvPicPr>
                  </pic:nvPicPr>
                  <pic:blipFill>
                    <a:blip r:embed="rId41"/>
                    <a:stretch>
                      <a:fillRect/>
                    </a:stretch>
                  </pic:blipFill>
                  <pic:spPr>
                    <a:xfrm>
                      <a:off x="0" y="0"/>
                      <a:ext cx="5274310" cy="1196975"/>
                    </a:xfrm>
                    <a:prstGeom prst="rect">
                      <a:avLst/>
                    </a:prstGeom>
                  </pic:spPr>
                </pic:pic>
              </a:graphicData>
            </a:graphic>
          </wp:inline>
        </w:drawing>
      </w:r>
    </w:p>
    <w:p w14:paraId="22C7AE9B">
      <w:pPr>
        <w:jc w:val="center"/>
        <w:rPr>
          <w:rFonts w:hint="eastAsia"/>
        </w:rPr>
      </w:pPr>
      <w:r>
        <w:rPr>
          <w:rFonts w:hint="eastAsia"/>
        </w:rPr>
        <w:t>图8-4 客户服务中AI和人各自不可替代的价值</w:t>
      </w:r>
    </w:p>
    <w:p w14:paraId="0611F147">
      <w:pPr>
        <w:rPr>
          <w:rFonts w:hint="eastAsia"/>
        </w:rPr>
      </w:pPr>
      <w:r>
        <w:rPr>
          <w:rFonts w:hint="eastAsia"/>
          <w:b/>
          <w:bCs/>
        </w:rPr>
        <w:t>【实战案例】一杯水的温度</w:t>
      </w:r>
    </w:p>
    <w:p w14:paraId="7961EF94">
      <w:pPr>
        <w:rPr>
          <w:rFonts w:hint="eastAsia"/>
        </w:rPr>
      </w:pPr>
      <w:r>
        <w:rPr>
          <w:rFonts w:hint="eastAsia"/>
        </w:rPr>
        <w:t>某邮政网点有一位七十多岁的大爷，每周都来寄一个包裹给外地的女儿。有一天下着大雨，大爷浑身湿漉漉地走进网点。</w:t>
      </w:r>
    </w:p>
    <w:p w14:paraId="3D310936">
      <w:pPr>
        <w:rPr>
          <w:rFonts w:hint="eastAsia"/>
        </w:rPr>
      </w:pPr>
      <w:r>
        <w:rPr>
          <w:rFonts w:hint="eastAsia"/>
        </w:rPr>
        <w:t>按照标准话术，柜员应该说"您好，请问办理什么业务？"——这句话没有任何问题，规范、专业、礼貌。</w:t>
      </w:r>
    </w:p>
    <w:p w14:paraId="1D3B2D9E">
      <w:pPr>
        <w:rPr>
          <w:rFonts w:hint="eastAsia"/>
        </w:rPr>
      </w:pPr>
      <w:r>
        <w:rPr>
          <w:rFonts w:hint="eastAsia"/>
        </w:rPr>
        <w:t>但那天值班的柜员小吴多做了一件事：她先给大爷倒了一杯热水递过去，说"大爷先暖暖，外面雨真大，您慢慢来，不着急。"</w:t>
      </w:r>
    </w:p>
    <w:p w14:paraId="0251C771">
      <w:pPr>
        <w:rPr>
          <w:rFonts w:hint="eastAsia"/>
        </w:rPr>
      </w:pPr>
      <w:r>
        <w:rPr>
          <w:rFonts w:hint="eastAsia"/>
        </w:rPr>
        <w:t>大爷接过水的时候明显愣了一下，然后笑着说"你们这里服务真好。"</w:t>
      </w:r>
    </w:p>
    <w:p w14:paraId="165CE0A4">
      <w:pPr>
        <w:rPr>
          <w:rFonts w:hint="eastAsia"/>
        </w:rPr>
      </w:pPr>
      <w:r>
        <w:rPr>
          <w:rFonts w:hint="eastAsia"/>
        </w:rPr>
        <w:t>这杯水不在任何标准话术和服务流程里，AI也不会建议你这么做。但就是这种</w:t>
      </w:r>
      <w:r>
        <w:rPr>
          <w:rFonts w:hint="eastAsia"/>
          <w:b/>
          <w:bCs/>
        </w:rPr>
        <w:t>超出标准的、发自内心的善意</w:t>
      </w:r>
      <w:r>
        <w:rPr>
          <w:rFonts w:hint="eastAsia"/>
        </w:rPr>
        <w:t>，让一次普通的业务办理变成了一次有温度的人际互动。</w:t>
      </w:r>
    </w:p>
    <w:p w14:paraId="0422BBF7">
      <w:pPr>
        <w:rPr>
          <w:rFonts w:hint="eastAsia"/>
        </w:rPr>
      </w:pPr>
      <w:r>
        <w:rPr>
          <w:rFonts w:hint="eastAsia"/>
          <w:b/>
          <w:bCs/>
        </w:rPr>
        <w:t>标准化服务保证了"不出错"，有温度的服务创造了"被记住"。两者结合，才是真正好的服务。</w:t>
      </w:r>
    </w:p>
    <w:p w14:paraId="4391A8AE">
      <w:pPr>
        <w:rPr>
          <w:rFonts w:hint="eastAsia"/>
        </w:rPr>
      </w:pPr>
      <w:r>
        <w:pict>
          <v:rect id="_x0000_i1331" o:spt="1" style="height:3pt;width:0pt;" fillcolor="#A0A0A0" filled="t" stroked="f" coordsize="21600,21600" o:hr="t" o:hrstd="t" o:hralign="center">
            <v:path/>
            <v:fill on="t" focussize="0,0"/>
            <v:stroke on="f"/>
            <v:imagedata o:title=""/>
            <o:lock v:ext="edit"/>
            <w10:wrap type="none"/>
            <w10:anchorlock/>
          </v:rect>
        </w:pict>
      </w:r>
    </w:p>
    <w:p w14:paraId="4600ECA8">
      <w:pPr>
        <w:rPr>
          <w:rFonts w:hint="eastAsia"/>
        </w:rPr>
      </w:pPr>
      <w:r>
        <w:rPr>
          <w:rFonts w:hint="eastAsia"/>
          <w:b/>
          <w:bCs/>
        </w:rPr>
        <w:t>【任务小结与自测】</w:t>
      </w:r>
    </w:p>
    <w:p w14:paraId="2C83D3E1">
      <w:pPr>
        <w:rPr>
          <w:rFonts w:hint="eastAsia"/>
        </w:rPr>
      </w:pPr>
      <w:r>
        <w:rPr>
          <w:rFonts w:hint="eastAsia"/>
        </w:rPr>
        <w:t>完成任务四后，检查一下：</w:t>
      </w:r>
    </w:p>
    <w:p w14:paraId="58643953">
      <w:pPr>
        <w:numPr>
          <w:ilvl w:val="0"/>
          <w:numId w:val="169"/>
        </w:numPr>
        <w:rPr>
          <w:rFonts w:hint="eastAsia"/>
        </w:rPr>
      </w:pPr>
      <w:r>
        <w:rPr>
          <w:rFonts w:hint="eastAsia"/>
        </w:rPr>
        <w:t>能让AI制定可量化、可检查的服务标准</w:t>
      </w:r>
    </w:p>
    <w:p w14:paraId="17F81626">
      <w:pPr>
        <w:numPr>
          <w:ilvl w:val="0"/>
          <w:numId w:val="169"/>
        </w:numPr>
        <w:rPr>
          <w:rFonts w:hint="eastAsia"/>
        </w:rPr>
      </w:pPr>
      <w:r>
        <w:rPr>
          <w:rFonts w:hint="eastAsia"/>
        </w:rPr>
        <w:t>能让AI设计客户满意度调查问卷</w:t>
      </w:r>
    </w:p>
    <w:p w14:paraId="23765FFC">
      <w:pPr>
        <w:numPr>
          <w:ilvl w:val="0"/>
          <w:numId w:val="169"/>
        </w:numPr>
        <w:rPr>
          <w:rFonts w:hint="eastAsia"/>
        </w:rPr>
      </w:pPr>
      <w:r>
        <w:rPr>
          <w:rFonts w:hint="eastAsia"/>
        </w:rPr>
        <w:t>能让AI分析满意度调查结果并按优先级给出改进建议</w:t>
      </w:r>
    </w:p>
    <w:p w14:paraId="0F4D1886">
      <w:pPr>
        <w:numPr>
          <w:ilvl w:val="0"/>
          <w:numId w:val="169"/>
        </w:numPr>
        <w:rPr>
          <w:rFonts w:hint="eastAsia"/>
        </w:rPr>
      </w:pPr>
      <w:r>
        <w:rPr>
          <w:rFonts w:hint="eastAsia"/>
        </w:rPr>
        <w:t>深刻理解"AI负责标准化，人负责温度"的服务理念</w:t>
      </w:r>
    </w:p>
    <w:p w14:paraId="1BB27538">
      <w:pPr>
        <w:rPr>
          <w:rFonts w:hint="eastAsia"/>
        </w:rPr>
      </w:pPr>
      <w:r>
        <w:pict>
          <v:rect id="_x0000_i1332" o:spt="1" style="height:3pt;width:0pt;" fillcolor="#A0A0A0" filled="t" stroked="f" coordsize="21600,21600" o:hr="t" o:hrstd="t" o:hralign="center">
            <v:path/>
            <v:fill on="t" focussize="0,0"/>
            <v:stroke on="f"/>
            <v:imagedata o:title=""/>
            <o:lock v:ext="edit"/>
            <w10:wrap type="none"/>
            <w10:anchorlock/>
          </v:rect>
        </w:pict>
      </w:r>
    </w:p>
    <w:p w14:paraId="2847A316">
      <w:pPr>
        <w:rPr>
          <w:rFonts w:hint="eastAsia"/>
          <w:b/>
          <w:bCs/>
        </w:rPr>
      </w:pPr>
      <w:r>
        <w:rPr>
          <w:rFonts w:hint="eastAsia"/>
          <w:b/>
          <w:bCs/>
        </w:rPr>
        <w:t>综合实训 用AI为某商贸网点编写一套完整的"客户服务话术手册"</w:t>
      </w:r>
    </w:p>
    <w:p w14:paraId="5F48503E">
      <w:pPr>
        <w:rPr>
          <w:rFonts w:hint="eastAsia"/>
        </w:rPr>
      </w:pPr>
      <w:r>
        <w:rPr>
          <w:rFonts w:hint="eastAsia"/>
          <w:b/>
          <w:bCs/>
        </w:rPr>
        <w:t>【实训目标】</w:t>
      </w:r>
    </w:p>
    <w:tbl>
      <w:tblPr>
        <w:tblStyle w:val="17"/>
        <w:tblW w:w="6792" w:type="dxa"/>
        <w:tblInd w:w="0" w:type="dxa"/>
        <w:tblLayout w:type="autofit"/>
        <w:tblCellMar>
          <w:top w:w="15" w:type="dxa"/>
          <w:left w:w="15" w:type="dxa"/>
          <w:bottom w:w="15" w:type="dxa"/>
          <w:right w:w="15" w:type="dxa"/>
        </w:tblCellMar>
      </w:tblPr>
      <w:tblGrid>
        <w:gridCol w:w="1083"/>
        <w:gridCol w:w="5709"/>
      </w:tblGrid>
      <w:tr w14:paraId="1097D1C6">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3B3EC6">
            <w:pPr>
              <w:rPr>
                <w:rFonts w:hint="eastAsia"/>
                <w:b/>
                <w:bCs/>
              </w:rPr>
            </w:pPr>
            <w:r>
              <w:rPr>
                <w:b/>
                <w:bCs/>
              </w:rPr>
              <w:t>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E4337C">
            <w:pPr>
              <w:rPr>
                <w:b/>
                <w:bCs/>
              </w:rPr>
            </w:pPr>
            <w:r>
              <w:rPr>
                <w:b/>
                <w:bCs/>
              </w:rPr>
              <w:t>要求</w:t>
            </w:r>
          </w:p>
        </w:tc>
      </w:tr>
      <w:tr w14:paraId="79A85F4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575579">
            <w: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76D3CE">
            <w:r>
              <w:t>综合运用话术编写、投诉处理、客户分析和服务标准制定的全套方法</w:t>
            </w:r>
          </w:p>
        </w:tc>
      </w:tr>
      <w:tr w14:paraId="285290D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B5CE22A">
            <w: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5D5354">
            <w:r>
              <w:t>能够独立完成一套覆盖主要服务场景的客户服务话术手册</w:t>
            </w:r>
          </w:p>
        </w:tc>
      </w:tr>
      <w:tr w14:paraId="0B1B06B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8B3AFC">
            <w: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6295D6">
            <w:r>
              <w:t>在话术编写中体现"真诚服务"的理念，在处理方案中体现"换位思考"的意识</w:t>
            </w:r>
          </w:p>
        </w:tc>
      </w:tr>
    </w:tbl>
    <w:p w14:paraId="26DE62E5">
      <w:r>
        <w:pict>
          <v:rect id="_x0000_i1333" o:spt="1" style="height:3pt;width:0pt;" fillcolor="#A0A0A0" filled="t" stroked="f" coordsize="21600,21600" o:hr="t" o:hrstd="t" o:hralign="center">
            <v:path/>
            <v:fill on="t" focussize="0,0"/>
            <v:stroke on="f"/>
            <v:imagedata o:title=""/>
            <o:lock v:ext="edit"/>
            <w10:wrap type="none"/>
            <w10:anchorlock/>
          </v:rect>
        </w:pict>
      </w:r>
    </w:p>
    <w:p w14:paraId="3C84A3B0">
      <w:pPr>
        <w:rPr>
          <w:rFonts w:hint="eastAsia"/>
          <w:b/>
          <w:bCs/>
        </w:rPr>
      </w:pPr>
      <w:r>
        <w:rPr>
          <w:rFonts w:hint="eastAsia"/>
          <w:b/>
          <w:bCs/>
        </w:rPr>
        <w:t>实训背景</w:t>
      </w:r>
    </w:p>
    <w:p w14:paraId="47886F21">
      <w:pPr>
        <w:rPr>
          <w:rFonts w:hint="eastAsia"/>
        </w:rPr>
      </w:pPr>
      <w:r>
        <w:rPr>
          <w:rFonts w:hint="eastAsia"/>
        </w:rPr>
        <w:t>假设你在某邮政基层网点实习（或某商贸企业的线下门店实习），网点主任让你编写一套客户服务话术手册，供网点全体服务人员使用。</w:t>
      </w:r>
    </w:p>
    <w:p w14:paraId="581C16CF">
      <w:pPr>
        <w:rPr>
          <w:rFonts w:hint="eastAsia"/>
        </w:rPr>
      </w:pPr>
      <w:r>
        <w:rPr>
          <w:rFonts w:hint="eastAsia"/>
          <w:b/>
          <w:bCs/>
        </w:rPr>
        <w:t>网点基本信息（可根据实际实习单位调整，以下为模拟信息）：</w:t>
      </w:r>
    </w:p>
    <w:tbl>
      <w:tblPr>
        <w:tblStyle w:val="17"/>
        <w:tblW w:w="7296" w:type="dxa"/>
        <w:tblInd w:w="0" w:type="dxa"/>
        <w:tblLayout w:type="autofit"/>
        <w:tblCellMar>
          <w:top w:w="15" w:type="dxa"/>
          <w:left w:w="15" w:type="dxa"/>
          <w:bottom w:w="15" w:type="dxa"/>
          <w:right w:w="15" w:type="dxa"/>
        </w:tblCellMar>
      </w:tblPr>
      <w:tblGrid>
        <w:gridCol w:w="1109"/>
        <w:gridCol w:w="6187"/>
      </w:tblGrid>
      <w:tr w14:paraId="7EA5F00B">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A3EA86">
            <w:pPr>
              <w:rPr>
                <w:rFonts w:hint="eastAsia"/>
                <w:b/>
                <w:bCs/>
              </w:rPr>
            </w:pPr>
            <w:r>
              <w:rPr>
                <w:rFonts w:hint="eastAsia"/>
                <w:b/>
                <w:bCs/>
              </w:rPr>
              <w:t>信息项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690306">
            <w:pPr>
              <w:rPr>
                <w:rFonts w:hint="eastAsia"/>
                <w:b/>
                <w:bCs/>
              </w:rPr>
            </w:pPr>
            <w:r>
              <w:rPr>
                <w:rFonts w:hint="eastAsia"/>
                <w:b/>
                <w:bCs/>
              </w:rPr>
              <w:t>内容</w:t>
            </w:r>
          </w:p>
        </w:tc>
      </w:tr>
      <w:tr w14:paraId="2215FA6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EF6C14B">
            <w:pPr>
              <w:rPr>
                <w:rFonts w:hint="eastAsia"/>
              </w:rPr>
            </w:pPr>
            <w:r>
              <w:rPr>
                <w:rFonts w:hint="eastAsia"/>
              </w:rPr>
              <w:t>网点名称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623849">
            <w:pPr>
              <w:rPr>
                <w:rFonts w:hint="eastAsia"/>
              </w:rPr>
            </w:pPr>
            <w:r>
              <w:rPr>
                <w:rFonts w:hint="eastAsia"/>
              </w:rPr>
              <w:t>某市某路邮政网点</w:t>
            </w:r>
          </w:p>
        </w:tc>
      </w:tr>
      <w:tr w14:paraId="0F64CB5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034DA06">
            <w:pPr>
              <w:rPr>
                <w:rFonts w:hint="eastAsia"/>
              </w:rPr>
            </w:pPr>
            <w:r>
              <w:rPr>
                <w:rFonts w:hint="eastAsia"/>
              </w:rPr>
              <w:t>主要业务</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69CFB62">
            <w:pPr>
              <w:rPr>
                <w:rFonts w:hint="eastAsia"/>
              </w:rPr>
            </w:pPr>
            <w:r>
              <w:rPr>
                <w:rFonts w:hint="eastAsia"/>
              </w:rPr>
              <w:t>包裹收寄、邮政速递、代收代缴、集邮产品销售、简单理财咨询</w:t>
            </w:r>
          </w:p>
        </w:tc>
      </w:tr>
      <w:tr w14:paraId="637F10E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D8F822">
            <w:pPr>
              <w:rPr>
                <w:rFonts w:hint="eastAsia"/>
              </w:rPr>
            </w:pPr>
            <w:r>
              <w:rPr>
                <w:rFonts w:hint="eastAsia"/>
              </w:rPr>
              <w:t>服务对象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6B4070C">
            <w:pPr>
              <w:rPr>
                <w:rFonts w:hint="eastAsia"/>
              </w:rPr>
            </w:pPr>
            <w:r>
              <w:rPr>
                <w:rFonts w:hint="eastAsia"/>
              </w:rPr>
              <w:t>周边社区居民（以中老年人和家庭为主）、附近写字楼上班族</w:t>
            </w:r>
          </w:p>
        </w:tc>
      </w:tr>
      <w:tr w14:paraId="09A7023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CB85AF1">
            <w:pPr>
              <w:rPr>
                <w:rFonts w:hint="eastAsia"/>
              </w:rPr>
            </w:pPr>
            <w:r>
              <w:rPr>
                <w:rFonts w:hint="eastAsia"/>
              </w:rPr>
              <w:t>服务人员</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858E0A">
            <w:pPr>
              <w:rPr>
                <w:rFonts w:hint="eastAsia"/>
              </w:rPr>
            </w:pPr>
            <w:r>
              <w:rPr>
                <w:rFonts w:hint="eastAsia"/>
              </w:rPr>
              <w:t>正式员工5人、实习生2人</w:t>
            </w:r>
          </w:p>
        </w:tc>
      </w:tr>
      <w:tr w14:paraId="36C7C3A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0C664C">
            <w:pPr>
              <w:rPr>
                <w:rFonts w:hint="eastAsia"/>
              </w:rPr>
            </w:pPr>
            <w:r>
              <w:rPr>
                <w:rFonts w:hint="eastAsia"/>
              </w:rPr>
              <w:t>营业时间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1BD508B">
            <w:pPr>
              <w:rPr>
                <w:rFonts w:hint="eastAsia"/>
              </w:rPr>
            </w:pPr>
            <w:r>
              <w:rPr>
                <w:rFonts w:hint="eastAsia"/>
              </w:rPr>
              <w:t>周一至周六 8:30~17:30</w:t>
            </w:r>
          </w:p>
        </w:tc>
      </w:tr>
      <w:tr w14:paraId="47D361A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8A9D1BC">
            <w:pPr>
              <w:rPr>
                <w:rFonts w:hint="eastAsia"/>
              </w:rPr>
            </w:pPr>
            <w:r>
              <w:rPr>
                <w:rFonts w:hint="eastAsia"/>
              </w:rPr>
              <w:t>现有问题</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5DFDAA3">
            <w:pPr>
              <w:rPr>
                <w:rFonts w:hint="eastAsia"/>
              </w:rPr>
            </w:pPr>
            <w:r>
              <w:rPr>
                <w:rFonts w:hint="eastAsia"/>
              </w:rPr>
              <w:t>近期客户投诉集中在：排队等候久、部分柜员服务不够热情、电话经常占线</w:t>
            </w:r>
          </w:p>
        </w:tc>
      </w:tr>
    </w:tbl>
    <w:p w14:paraId="1357081C">
      <w:pPr>
        <w:rPr>
          <w:rFonts w:hint="eastAsia"/>
        </w:rPr>
      </w:pPr>
      <w:r>
        <w:pict>
          <v:rect id="_x0000_i1334" o:spt="1" style="height:3pt;width:0pt;" fillcolor="#A0A0A0" filled="t" stroked="f" coordsize="21600,21600" o:hr="t" o:hrstd="t" o:hralign="center">
            <v:path/>
            <v:fill on="t" focussize="0,0"/>
            <v:stroke on="f"/>
            <v:imagedata o:title=""/>
            <o:lock v:ext="edit"/>
            <w10:wrap type="none"/>
            <w10:anchorlock/>
          </v:rect>
        </w:pict>
      </w:r>
    </w:p>
    <w:p w14:paraId="0CDEE0FC">
      <w:pPr>
        <w:rPr>
          <w:rFonts w:hint="eastAsia"/>
          <w:b/>
          <w:bCs/>
        </w:rPr>
      </w:pPr>
      <w:r>
        <w:rPr>
          <w:rFonts w:hint="eastAsia"/>
          <w:b/>
          <w:bCs/>
        </w:rPr>
        <w:t>实训步骤</w:t>
      </w:r>
    </w:p>
    <w:p w14:paraId="5D69C99C">
      <w:pPr>
        <w:rPr>
          <w:rFonts w:hint="eastAsia"/>
        </w:rPr>
      </w:pPr>
      <w:r>
        <w:rPr>
          <w:rFonts w:hint="eastAsia"/>
          <w:b/>
          <w:bCs/>
        </w:rPr>
        <w:t>第一步：确定话术手册的框架（约10分钟）</w:t>
      </w:r>
    </w:p>
    <w:p w14:paraId="3E684A00">
      <w:pPr>
        <w:rPr>
          <w:rFonts w:hint="eastAsia"/>
        </w:rPr>
      </w:pPr>
      <w:r>
        <w:rPr>
          <w:rFonts w:hint="eastAsia"/>
        </w:rPr>
        <w:t>让AI帮你设计话术手册的目录框架。</w:t>
      </w:r>
    </w:p>
    <w:p w14:paraId="41EBC428">
      <w:r>
        <w:t>我要为一家邮政网点编写一套客户服务话术手册，供全体服务人员使用。</w:t>
      </w:r>
    </w:p>
    <w:p w14:paraId="0CD10A6D">
      <w:r>
        <w:t>网点的主要业务包括：包裹收寄、邮政速递、代收代缴、集邮产品销售。</w:t>
      </w:r>
    </w:p>
    <w:p w14:paraId="4A89AD8C">
      <w:r>
        <w:t>服务对象主要是社区居民和附近上班族。</w:t>
      </w:r>
    </w:p>
    <w:p w14:paraId="1ED3A54F"/>
    <w:p w14:paraId="38798C2F">
      <w:r>
        <w:t>请帮我设计一份话术手册的目录框架，应覆盖以下场景分类：</w:t>
      </w:r>
    </w:p>
    <w:p w14:paraId="2A03C1AA">
      <w:r>
        <w:t>1. 日常接待话术</w:t>
      </w:r>
    </w:p>
    <w:p w14:paraId="6D296162">
      <w:r>
        <w:t>2. 各类业务办理话术</w:t>
      </w:r>
    </w:p>
    <w:p w14:paraId="6789E981">
      <w:r>
        <w:t>3. 电话接听话术</w:t>
      </w:r>
    </w:p>
    <w:p w14:paraId="30CFF246">
      <w:r>
        <w:t>4. 客户投诉处理话术</w:t>
      </w:r>
    </w:p>
    <w:p w14:paraId="348E3D4C">
      <w:r>
        <w:t>5. 特殊情况应对话术</w:t>
      </w:r>
    </w:p>
    <w:p w14:paraId="4FD26C98"/>
    <w:p w14:paraId="569CD0D8">
      <w:r>
        <w:t>每个分类下应该包含哪些具体场景，请列出来。</w:t>
      </w:r>
    </w:p>
    <w:p w14:paraId="5904CF33">
      <w:pPr>
        <w:rPr>
          <w:rFonts w:hint="eastAsia"/>
        </w:rPr>
      </w:pPr>
      <w:r>
        <w:rPr>
          <w:rFonts w:hint="eastAsia"/>
          <w:b/>
          <w:bCs/>
        </w:rPr>
        <w:t>第二步：逐板块生成话术（约40分钟）</w:t>
      </w:r>
    </w:p>
    <w:p w14:paraId="288DC47A">
      <w:pPr>
        <w:rPr>
          <w:rFonts w:hint="eastAsia"/>
        </w:rPr>
      </w:pPr>
      <w:r>
        <w:rPr>
          <w:rFonts w:hint="eastAsia"/>
        </w:rPr>
        <w:t>确认框架后，按板块逐项让AI生成具体话术。每个板块写完后检查话术是否符合网点的实际情况。</w:t>
      </w:r>
    </w:p>
    <w:p w14:paraId="61B733D7">
      <w:pPr>
        <w:rPr>
          <w:rFonts w:hint="eastAsia"/>
        </w:rPr>
      </w:pPr>
      <w:r>
        <w:rPr>
          <w:rFonts w:hint="eastAsia"/>
        </w:rPr>
        <w:t>重点注意以下几个板块的特殊要求：</w:t>
      </w:r>
    </w:p>
    <w:p w14:paraId="4C4CAFCC">
      <w:pPr>
        <w:numPr>
          <w:ilvl w:val="0"/>
          <w:numId w:val="170"/>
        </w:numPr>
        <w:rPr>
          <w:rFonts w:hint="eastAsia"/>
        </w:rPr>
      </w:pPr>
      <w:r>
        <w:rPr>
          <w:rFonts w:hint="eastAsia"/>
          <w:b/>
          <w:bCs/>
        </w:rPr>
        <w:t>理财产品咨询话术</w:t>
      </w:r>
      <w:r>
        <w:rPr>
          <w:rFonts w:hint="eastAsia"/>
        </w:rPr>
        <w:t>：必须包含风险提示，不能承诺保本保收益</w:t>
      </w:r>
    </w:p>
    <w:p w14:paraId="35010624">
      <w:pPr>
        <w:numPr>
          <w:ilvl w:val="0"/>
          <w:numId w:val="170"/>
        </w:numPr>
        <w:rPr>
          <w:rFonts w:hint="eastAsia"/>
        </w:rPr>
      </w:pPr>
      <w:r>
        <w:rPr>
          <w:rFonts w:hint="eastAsia"/>
          <w:b/>
          <w:bCs/>
        </w:rPr>
        <w:t>投诉处理话术</w:t>
      </w:r>
      <w:r>
        <w:rPr>
          <w:rFonts w:hint="eastAsia"/>
        </w:rPr>
        <w:t>：必须体现"先安抚后解决"的原则</w:t>
      </w:r>
    </w:p>
    <w:p w14:paraId="0355758A">
      <w:pPr>
        <w:numPr>
          <w:ilvl w:val="0"/>
          <w:numId w:val="170"/>
        </w:numPr>
        <w:rPr>
          <w:rFonts w:hint="eastAsia"/>
        </w:rPr>
      </w:pPr>
      <w:r>
        <w:rPr>
          <w:rFonts w:hint="eastAsia"/>
          <w:b/>
          <w:bCs/>
        </w:rPr>
        <w:t>特殊情况话术</w:t>
      </w:r>
      <w:r>
        <w:rPr>
          <w:rFonts w:hint="eastAsia"/>
        </w:rPr>
        <w:t>：包括客户情绪激动、残障人士服务、老年客户沟通等场景</w:t>
      </w:r>
    </w:p>
    <w:p w14:paraId="008AD62D">
      <w:r>
        <w:t>现在请帮我写"投诉处理话术"板块的内容。包含以下5个场景：</w:t>
      </w:r>
    </w:p>
    <w:p w14:paraId="694721CF"/>
    <w:p w14:paraId="68E8FB82">
      <w:r>
        <w:t>1. 客户反映等候时间太长</w:t>
      </w:r>
    </w:p>
    <w:p w14:paraId="4D059274">
      <w:r>
        <w:t>2. 客户反映包裹出了问题（延误/破损/丢失）</w:t>
      </w:r>
    </w:p>
    <w:p w14:paraId="69D03904">
      <w:r>
        <w:t>3. 客户对收费标准有异议</w:t>
      </w:r>
    </w:p>
    <w:p w14:paraId="7428363A">
      <w:r>
        <w:t>4. 客户反映服务人员态度不好</w:t>
      </w:r>
    </w:p>
    <w:p w14:paraId="45B53EDD">
      <w:r>
        <w:t>5. 客户的要求超出网点能提供的服务范围</w:t>
      </w:r>
    </w:p>
    <w:p w14:paraId="55397E6C"/>
    <w:p w14:paraId="19B3E2C8">
      <w:r>
        <w:t>每个场景包含：</w:t>
      </w:r>
    </w:p>
    <w:p w14:paraId="250FDB90">
      <w:r>
        <w:t>- 场景描述（一句话说明是什么情况）</w:t>
      </w:r>
    </w:p>
    <w:p w14:paraId="6C66F309">
      <w:r>
        <w:t>- 标准回复话术（100字以内）</w:t>
      </w:r>
    </w:p>
    <w:p w14:paraId="4486844D">
      <w:r>
        <w:t>- 处理要点提示（应该做什么/不应该做什么）</w:t>
      </w:r>
    </w:p>
    <w:p w14:paraId="778E4454"/>
    <w:p w14:paraId="27E039DC">
      <w:r>
        <w:t>话术语气要诚恳、专业、有担当。</w:t>
      </w:r>
    </w:p>
    <w:p w14:paraId="601883C3">
      <w:pPr>
        <w:rPr>
          <w:rFonts w:hint="eastAsia"/>
        </w:rPr>
      </w:pPr>
      <w:r>
        <w:rPr>
          <w:rFonts w:hint="eastAsia"/>
          <w:b/>
          <w:bCs/>
        </w:rPr>
        <w:t>第三步：添加"服务红线"板块（约15分钟）</w:t>
      </w:r>
    </w:p>
    <w:p w14:paraId="2783BDB0">
      <w:pPr>
        <w:rPr>
          <w:rFonts w:hint="eastAsia"/>
        </w:rPr>
      </w:pPr>
      <w:r>
        <w:rPr>
          <w:rFonts w:hint="eastAsia"/>
        </w:rPr>
        <w:t>话术手册中需要包含一个"服务红线"板块——列出服务过程中</w:t>
      </w:r>
      <w:r>
        <w:rPr>
          <w:rFonts w:hint="eastAsia"/>
          <w:b/>
          <w:bCs/>
        </w:rPr>
        <w:t>绝对不能说的话和不能做的事</w:t>
      </w:r>
      <w:r>
        <w:rPr>
          <w:rFonts w:hint="eastAsia"/>
        </w:rPr>
        <w:t>。</w:t>
      </w:r>
    </w:p>
    <w:p w14:paraId="0410C75B">
      <w:r>
        <w:t>请帮我列出在邮政网点客户服务中应该严格避免的言行，作为话术</w:t>
      </w:r>
    </w:p>
    <w:p w14:paraId="12BCAD4D">
      <w:r>
        <w:t>手册中的"服务红线"板块。</w:t>
      </w:r>
    </w:p>
    <w:p w14:paraId="6B512223"/>
    <w:p w14:paraId="22977747">
      <w:r>
        <w:t>包括但不限于：</w:t>
      </w:r>
    </w:p>
    <w:p w14:paraId="27C79B43">
      <w:r>
        <w:t>1. 不能对客户说的话（至少列出8条，如"不知道""这不归我管"等）</w:t>
      </w:r>
    </w:p>
    <w:p w14:paraId="2F9C2338">
      <w:r>
        <w:t>2. 不能做的行为（至少列出5条，如在客户面前聊私事等）</w:t>
      </w:r>
    </w:p>
    <w:p w14:paraId="13FFF8EF">
      <w:r>
        <w:t>3. 涉及理财产品时的合规红线（不能承诺什么、必须说明什么）</w:t>
      </w:r>
    </w:p>
    <w:p w14:paraId="5DFD9747">
      <w:r>
        <w:t>4. 涉及客户信息的保护红线</w:t>
      </w:r>
    </w:p>
    <w:p w14:paraId="64A1704F"/>
    <w:p w14:paraId="205E67A9">
      <w:r>
        <w:t>每条红线附上一句简要说明，解释为什么不能这样做。</w:t>
      </w:r>
    </w:p>
    <w:p w14:paraId="60BB7384">
      <w:pPr>
        <w:rPr>
          <w:rFonts w:hint="eastAsia"/>
        </w:rPr>
      </w:pPr>
      <w:r>
        <w:rPr>
          <w:rFonts w:hint="eastAsia"/>
          <w:b/>
          <w:bCs/>
        </w:rPr>
        <w:t>第四步：设计一份简短的满意度调查卡（约10分钟）</w:t>
      </w:r>
    </w:p>
    <w:p w14:paraId="124B86D7">
      <w:pPr>
        <w:rPr>
          <w:rFonts w:hint="eastAsia"/>
        </w:rPr>
      </w:pPr>
      <w:r>
        <w:rPr>
          <w:rFonts w:hint="eastAsia"/>
        </w:rPr>
        <w:t>让AI设计一张可以放在柜台上的简短满意度调查卡（纸质版，客户办完业务后花30秒就能填完的那种）。</w:t>
      </w:r>
    </w:p>
    <w:p w14:paraId="7680B18E">
      <w:r>
        <w:t>请设计一张简短的客户满意度调查卡，放在邮政网点柜台上，</w:t>
      </w:r>
    </w:p>
    <w:p w14:paraId="4228916B">
      <w:r>
        <w:t>客户办完业务后自愿填写。</w:t>
      </w:r>
    </w:p>
    <w:p w14:paraId="295F8107"/>
    <w:p w14:paraId="4FE5A423">
      <w:r>
        <w:t>要求：</w:t>
      </w:r>
    </w:p>
    <w:p w14:paraId="37D6AE34">
      <w:r>
        <w:t>- 最多5个问题</w:t>
      </w:r>
    </w:p>
    <w:p w14:paraId="41E5D26A">
      <w:r>
        <w:t>- 前4个用笑脸/平脸/哭脸三级评分（满意/一般/不满意）</w:t>
      </w:r>
    </w:p>
    <w:p w14:paraId="28C5F7F6">
      <w:r>
        <w:t>- 最后1个是开放性建议（一行填写空间）</w:t>
      </w:r>
    </w:p>
    <w:p w14:paraId="4DC66ED5">
      <w:r>
        <w:t>- 语言极简，一目了然</w:t>
      </w:r>
    </w:p>
    <w:p w14:paraId="5096D2BF">
      <w:pPr>
        <w:rPr>
          <w:rFonts w:hint="eastAsia"/>
        </w:rPr>
      </w:pPr>
      <w:r>
        <w:rPr>
          <w:rFonts w:hint="eastAsia"/>
          <w:b/>
          <w:bCs/>
        </w:rPr>
        <w:t>第五步：人工审核和定稿（约15分钟）</w:t>
      </w:r>
    </w:p>
    <w:p w14:paraId="451FBC68">
      <w:pPr>
        <w:rPr>
          <w:rFonts w:hint="eastAsia"/>
        </w:rPr>
      </w:pPr>
      <w:r>
        <w:rPr>
          <w:rFonts w:hint="eastAsia"/>
        </w:rPr>
        <w:t>通读整份话术手册，重点检查：</w:t>
      </w:r>
    </w:p>
    <w:p w14:paraId="6D8BC582">
      <w:pPr>
        <w:numPr>
          <w:ilvl w:val="0"/>
          <w:numId w:val="171"/>
        </w:numPr>
        <w:rPr>
          <w:rFonts w:hint="eastAsia"/>
        </w:rPr>
      </w:pPr>
      <w:r>
        <w:rPr>
          <w:rFonts w:hint="eastAsia"/>
        </w:rPr>
        <w:t>所有话术是否符合网点的实际业务和政策</w:t>
      </w:r>
    </w:p>
    <w:p w14:paraId="2625035D">
      <w:pPr>
        <w:numPr>
          <w:ilvl w:val="0"/>
          <w:numId w:val="171"/>
        </w:numPr>
        <w:rPr>
          <w:rFonts w:hint="eastAsia"/>
        </w:rPr>
      </w:pPr>
      <w:r>
        <w:rPr>
          <w:rFonts w:hint="eastAsia"/>
        </w:rPr>
        <w:t>理财相关话术有没有合规风险</w:t>
      </w:r>
    </w:p>
    <w:p w14:paraId="74FED96E">
      <w:pPr>
        <w:numPr>
          <w:ilvl w:val="0"/>
          <w:numId w:val="171"/>
        </w:numPr>
        <w:rPr>
          <w:rFonts w:hint="eastAsia"/>
        </w:rPr>
      </w:pPr>
      <w:r>
        <w:rPr>
          <w:rFonts w:hint="eastAsia"/>
        </w:rPr>
        <w:t>投诉处理方案是否合理可行</w:t>
      </w:r>
    </w:p>
    <w:p w14:paraId="6FE83836">
      <w:pPr>
        <w:numPr>
          <w:ilvl w:val="0"/>
          <w:numId w:val="171"/>
        </w:numPr>
        <w:rPr>
          <w:rFonts w:hint="eastAsia"/>
        </w:rPr>
      </w:pPr>
      <w:r>
        <w:rPr>
          <w:rFonts w:hint="eastAsia"/>
        </w:rPr>
        <w:t>有没有跟实际服务场景脱节的话术</w:t>
      </w:r>
    </w:p>
    <w:p w14:paraId="3AC15525">
      <w:pPr>
        <w:rPr>
          <w:rFonts w:hint="eastAsia"/>
        </w:rPr>
      </w:pPr>
      <w:r>
        <w:pict>
          <v:rect id="_x0000_i1335" o:spt="1" style="height:3pt;width:0pt;" fillcolor="#A0A0A0" filled="t" stroked="f" coordsize="21600,21600" o:hr="t" o:hrstd="t" o:hralign="center">
            <v:path/>
            <v:fill on="t" focussize="0,0"/>
            <v:stroke on="f"/>
            <v:imagedata o:title=""/>
            <o:lock v:ext="edit"/>
            <w10:wrap type="none"/>
            <w10:anchorlock/>
          </v:rect>
        </w:pict>
      </w:r>
    </w:p>
    <w:p w14:paraId="25EC4B14">
      <w:pPr>
        <w:rPr>
          <w:rFonts w:hint="eastAsia"/>
          <w:b/>
          <w:bCs/>
        </w:rPr>
      </w:pPr>
      <w:r>
        <w:rPr>
          <w:rFonts w:hint="eastAsia"/>
          <w:b/>
          <w:bCs/>
        </w:rPr>
        <w:t>实训成果提交</w:t>
      </w:r>
    </w:p>
    <w:p w14:paraId="7509018C">
      <w:pPr>
        <w:rPr>
          <w:rFonts w:hint="eastAsia"/>
        </w:rPr>
      </w:pPr>
      <w:r>
        <w:rPr>
          <w:rFonts w:hint="eastAsia"/>
        </w:rPr>
        <w:t>请提交以下材料：</w:t>
      </w:r>
    </w:p>
    <w:p w14:paraId="758D5C68">
      <w:pPr>
        <w:numPr>
          <w:ilvl w:val="0"/>
          <w:numId w:val="172"/>
        </w:numPr>
        <w:rPr>
          <w:rFonts w:hint="eastAsia"/>
        </w:rPr>
      </w:pPr>
      <w:r>
        <w:rPr>
          <w:rFonts w:hint="eastAsia"/>
        </w:rPr>
        <w:t>话术手册的目录框架</w:t>
      </w:r>
    </w:p>
    <w:p w14:paraId="4B1EE80F">
      <w:pPr>
        <w:numPr>
          <w:ilvl w:val="0"/>
          <w:numId w:val="172"/>
        </w:numPr>
        <w:rPr>
          <w:rFonts w:hint="eastAsia"/>
        </w:rPr>
      </w:pPr>
      <w:r>
        <w:rPr>
          <w:rFonts w:hint="eastAsia"/>
        </w:rPr>
        <w:t>完整的客户服务话术手册定稿（Word文档，经过人工审核修改）</w:t>
      </w:r>
    </w:p>
    <w:p w14:paraId="7BB95F09">
      <w:pPr>
        <w:numPr>
          <w:ilvl w:val="0"/>
          <w:numId w:val="172"/>
        </w:numPr>
        <w:rPr>
          <w:rFonts w:hint="eastAsia"/>
        </w:rPr>
      </w:pPr>
      <w:r>
        <w:rPr>
          <w:rFonts w:hint="eastAsia"/>
        </w:rPr>
        <w:t>"服务红线"板块内容</w:t>
      </w:r>
    </w:p>
    <w:p w14:paraId="117FE970">
      <w:pPr>
        <w:numPr>
          <w:ilvl w:val="0"/>
          <w:numId w:val="172"/>
        </w:numPr>
        <w:rPr>
          <w:rFonts w:hint="eastAsia"/>
        </w:rPr>
      </w:pPr>
      <w:r>
        <w:rPr>
          <w:rFonts w:hint="eastAsia"/>
        </w:rPr>
        <w:t>满意度调查卡设计</w:t>
      </w:r>
    </w:p>
    <w:p w14:paraId="732B2941">
      <w:pPr>
        <w:numPr>
          <w:ilvl w:val="0"/>
          <w:numId w:val="172"/>
        </w:numPr>
        <w:rPr>
          <w:rFonts w:hint="eastAsia"/>
        </w:rPr>
      </w:pPr>
      <w:r>
        <w:rPr>
          <w:rFonts w:hint="eastAsia"/>
        </w:rPr>
        <w:t>一段100字左右的实训反思：在编写话术手册的过程中，你觉得哪些话术AI写得好可以直接用？哪些话术你做了较大修改？修改的原因是什么？</w:t>
      </w:r>
    </w:p>
    <w:p w14:paraId="59DA8BF6">
      <w:pPr>
        <w:rPr>
          <w:rFonts w:hint="eastAsia"/>
        </w:rPr>
      </w:pPr>
      <w:r>
        <w:pict>
          <v:rect id="_x0000_i1336" o:spt="1" style="height:3pt;width:0pt;" fillcolor="#A0A0A0" filled="t" stroked="f" coordsize="21600,21600" o:hr="t" o:hrstd="t" o:hralign="center">
            <v:path/>
            <v:fill on="t" focussize="0,0"/>
            <v:stroke on="f"/>
            <v:imagedata o:title=""/>
            <o:lock v:ext="edit"/>
            <w10:wrap type="none"/>
            <w10:anchorlock/>
          </v:rect>
        </w:pict>
      </w:r>
    </w:p>
    <w:p w14:paraId="30384531">
      <w:pPr>
        <w:rPr>
          <w:rFonts w:hint="eastAsia"/>
          <w:b/>
          <w:bCs/>
        </w:rPr>
      </w:pPr>
      <w:r>
        <w:rPr>
          <w:rFonts w:hint="eastAsia"/>
          <w:b/>
          <w:bCs/>
        </w:rPr>
        <w:t>评价标准</w:t>
      </w:r>
    </w:p>
    <w:p w14:paraId="79C3470F">
      <w:r>
        <w:rPr>
          <w:rFonts w:hint="eastAsia"/>
        </w:rPr>
        <w:t>评价标准见表8-5。</w:t>
      </w:r>
    </w:p>
    <w:p w14:paraId="6780885C">
      <w:pPr>
        <w:jc w:val="center"/>
        <w:rPr>
          <w:rFonts w:hint="eastAsia"/>
        </w:rPr>
      </w:pPr>
      <w:r>
        <w:t>表8-5 综合实训评价标准</w:t>
      </w:r>
    </w:p>
    <w:tbl>
      <w:tblPr>
        <w:tblStyle w:val="17"/>
        <w:tblW w:w="7296" w:type="dxa"/>
        <w:tblInd w:w="0" w:type="dxa"/>
        <w:tblLayout w:type="autofit"/>
        <w:tblCellMar>
          <w:top w:w="15" w:type="dxa"/>
          <w:left w:w="15" w:type="dxa"/>
          <w:bottom w:w="15" w:type="dxa"/>
          <w:right w:w="15" w:type="dxa"/>
        </w:tblCellMar>
      </w:tblPr>
      <w:tblGrid>
        <w:gridCol w:w="771"/>
        <w:gridCol w:w="2140"/>
        <w:gridCol w:w="1537"/>
        <w:gridCol w:w="1656"/>
        <w:gridCol w:w="1192"/>
      </w:tblGrid>
      <w:tr w14:paraId="69A6EABE">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89F79E">
            <w:pPr>
              <w:rPr>
                <w:rFonts w:hint="eastAsia"/>
                <w:b/>
                <w:bCs/>
              </w:rPr>
            </w:pPr>
            <w:r>
              <w:rPr>
                <w:rFonts w:hint="eastAsia"/>
                <w:b/>
                <w:bCs/>
              </w:rPr>
              <w:t>评价项目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ED5B43">
            <w:pPr>
              <w:rPr>
                <w:rFonts w:hint="eastAsia"/>
                <w:b/>
                <w:bCs/>
              </w:rPr>
            </w:pPr>
            <w:r>
              <w:rPr>
                <w:rFonts w:hint="eastAsia"/>
                <w:b/>
                <w:bCs/>
              </w:rPr>
              <w:t>优秀（90~100）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D304A4">
            <w:pPr>
              <w:rPr>
                <w:rFonts w:hint="eastAsia"/>
                <w:b/>
                <w:bCs/>
              </w:rPr>
            </w:pPr>
            <w:r>
              <w:rPr>
                <w:rFonts w:hint="eastAsia"/>
                <w:b/>
                <w:bCs/>
              </w:rPr>
              <w:t>良好（75~89）</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65BF41">
            <w:pPr>
              <w:rPr>
                <w:rFonts w:hint="eastAsia"/>
                <w:b/>
                <w:bCs/>
              </w:rPr>
            </w:pPr>
            <w:r>
              <w:rPr>
                <w:rFonts w:hint="eastAsia"/>
                <w:b/>
                <w:bCs/>
              </w:rPr>
              <w:t>合格（60~74）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66D285">
            <w:pPr>
              <w:rPr>
                <w:rFonts w:hint="eastAsia"/>
                <w:b/>
                <w:bCs/>
              </w:rPr>
            </w:pPr>
            <w:r>
              <w:rPr>
                <w:rFonts w:hint="eastAsia"/>
                <w:b/>
                <w:bCs/>
              </w:rPr>
              <w:t>不合格（60以下）</w:t>
            </w:r>
          </w:p>
        </w:tc>
      </w:tr>
      <w:tr w14:paraId="260C5CC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3885E3B">
            <w:pPr>
              <w:rPr>
                <w:rFonts w:hint="eastAsia"/>
              </w:rPr>
            </w:pPr>
            <w:r>
              <w:rPr>
                <w:rFonts w:hint="eastAsia"/>
              </w:rPr>
              <w:t>框架设计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193C3CA">
            <w:pPr>
              <w:rPr>
                <w:rFonts w:hint="eastAsia"/>
              </w:rPr>
            </w:pPr>
            <w:r>
              <w:rPr>
                <w:rFonts w:hint="eastAsia"/>
              </w:rPr>
              <w:t>场景覆盖全面，分类合理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CB0BB9">
            <w:pPr>
              <w:rPr>
                <w:rFonts w:hint="eastAsia"/>
              </w:rPr>
            </w:pPr>
            <w:r>
              <w:rPr>
                <w:rFonts w:hint="eastAsia"/>
              </w:rPr>
              <w:t>基本完整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8DB544">
            <w:pPr>
              <w:rPr>
                <w:rFonts w:hint="eastAsia"/>
              </w:rPr>
            </w:pPr>
            <w:r>
              <w:rPr>
                <w:rFonts w:hint="eastAsia"/>
              </w:rPr>
              <w:t>遗漏重要场景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6FAB53">
            <w:pPr>
              <w:rPr>
                <w:rFonts w:hint="eastAsia"/>
              </w:rPr>
            </w:pPr>
            <w:r>
              <w:rPr>
                <w:rFonts w:hint="eastAsia"/>
              </w:rPr>
              <w:t>未完成</w:t>
            </w:r>
          </w:p>
        </w:tc>
      </w:tr>
      <w:tr w14:paraId="7C5DB9C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3501F07">
            <w:pPr>
              <w:rPr>
                <w:rFonts w:hint="eastAsia"/>
              </w:rPr>
            </w:pPr>
            <w:r>
              <w:rPr>
                <w:rFonts w:hint="eastAsia"/>
              </w:rPr>
              <w:t>话术质量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3C3161F">
            <w:pPr>
              <w:rPr>
                <w:rFonts w:hint="eastAsia"/>
              </w:rPr>
            </w:pPr>
            <w:r>
              <w:rPr>
                <w:rFonts w:hint="eastAsia"/>
              </w:rPr>
              <w:t>语气得体、信息准确、有针对性</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34A783">
            <w:pPr>
              <w:rPr>
                <w:rFonts w:hint="eastAsia"/>
              </w:rPr>
            </w:pPr>
            <w:r>
              <w:rPr>
                <w:rFonts w:hint="eastAsia"/>
              </w:rPr>
              <w:t>基本可用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50B16FE">
            <w:pPr>
              <w:rPr>
                <w:rFonts w:hint="eastAsia"/>
              </w:rPr>
            </w:pPr>
            <w:r>
              <w:rPr>
                <w:rFonts w:hint="eastAsia"/>
              </w:rPr>
              <w:t>套话多、缺乏针对性</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7DF645">
            <w:pPr>
              <w:rPr>
                <w:rFonts w:hint="eastAsia"/>
              </w:rPr>
            </w:pPr>
            <w:r>
              <w:rPr>
                <w:rFonts w:hint="eastAsia"/>
              </w:rPr>
              <w:t>未完成</w:t>
            </w:r>
          </w:p>
        </w:tc>
      </w:tr>
      <w:tr w14:paraId="44FEEF8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AC620E">
            <w:pPr>
              <w:rPr>
                <w:rFonts w:hint="eastAsia"/>
              </w:rPr>
            </w:pPr>
            <w:r>
              <w:rPr>
                <w:rFonts w:hint="eastAsia"/>
              </w:rPr>
              <w:t>服务红线</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3A8270">
            <w:pPr>
              <w:rPr>
                <w:rFonts w:hint="eastAsia"/>
              </w:rPr>
            </w:pPr>
            <w:r>
              <w:rPr>
                <w:rFonts w:hint="eastAsia"/>
              </w:rPr>
              <w:t>列举全面，说明清楚</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1AAC3E0">
            <w:pPr>
              <w:rPr>
                <w:rFonts w:hint="eastAsia"/>
              </w:rPr>
            </w:pPr>
            <w:r>
              <w:rPr>
                <w:rFonts w:hint="eastAsia"/>
              </w:rPr>
              <w:t>基本完整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294344">
            <w:pPr>
              <w:rPr>
                <w:rFonts w:hint="eastAsia"/>
              </w:rPr>
            </w:pPr>
            <w:r>
              <w:rPr>
                <w:rFonts w:hint="eastAsia"/>
              </w:rPr>
              <w:t>遗漏重要红线</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D0647D8">
            <w:pPr>
              <w:rPr>
                <w:rFonts w:hint="eastAsia"/>
              </w:rPr>
            </w:pPr>
            <w:r>
              <w:rPr>
                <w:rFonts w:hint="eastAsia"/>
              </w:rPr>
              <w:t>未完成</w:t>
            </w:r>
          </w:p>
        </w:tc>
      </w:tr>
      <w:tr w14:paraId="18861E5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337E184">
            <w:pPr>
              <w:rPr>
                <w:rFonts w:hint="eastAsia"/>
              </w:rPr>
            </w:pPr>
            <w:r>
              <w:rPr>
                <w:rFonts w:hint="eastAsia"/>
              </w:rPr>
              <w:t>投诉处理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D345C5">
            <w:pPr>
              <w:rPr>
                <w:rFonts w:hint="eastAsia"/>
              </w:rPr>
            </w:pPr>
            <w:r>
              <w:rPr>
                <w:rFonts w:hint="eastAsia"/>
              </w:rPr>
              <w:t>方案合理，体现同理心</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1284E9D">
            <w:pPr>
              <w:rPr>
                <w:rFonts w:hint="eastAsia"/>
              </w:rPr>
            </w:pPr>
            <w:r>
              <w:rPr>
                <w:rFonts w:hint="eastAsia"/>
              </w:rPr>
              <w:t>基本合理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25CC8C9">
            <w:pPr>
              <w:rPr>
                <w:rFonts w:hint="eastAsia"/>
              </w:rPr>
            </w:pPr>
            <w:r>
              <w:rPr>
                <w:rFonts w:hint="eastAsia"/>
              </w:rPr>
              <w:t>处理方式生硬</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C8F824A">
            <w:pPr>
              <w:rPr>
                <w:rFonts w:hint="eastAsia"/>
              </w:rPr>
            </w:pPr>
            <w:r>
              <w:rPr>
                <w:rFonts w:hint="eastAsia"/>
              </w:rPr>
              <w:t>未完成</w:t>
            </w:r>
          </w:p>
        </w:tc>
      </w:tr>
      <w:tr w14:paraId="5D60AAD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478237">
            <w:pPr>
              <w:rPr>
                <w:rFonts w:hint="eastAsia"/>
              </w:rPr>
            </w:pPr>
            <w:r>
              <w:rPr>
                <w:rFonts w:hint="eastAsia"/>
              </w:rPr>
              <w:t>合规意识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5B6D2C">
            <w:pPr>
              <w:rPr>
                <w:rFonts w:hint="eastAsia"/>
              </w:rPr>
            </w:pPr>
            <w:r>
              <w:rPr>
                <w:rFonts w:hint="eastAsia"/>
              </w:rPr>
              <w:t>理财话术合规，信息保护到位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77E7C1">
            <w:pPr>
              <w:rPr>
                <w:rFonts w:hint="eastAsia"/>
              </w:rPr>
            </w:pPr>
            <w:r>
              <w:rPr>
                <w:rFonts w:hint="eastAsia"/>
              </w:rPr>
              <w:t>基本合规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02CED9">
            <w:pPr>
              <w:rPr>
                <w:rFonts w:hint="eastAsia"/>
              </w:rPr>
            </w:pPr>
            <w:r>
              <w:rPr>
                <w:rFonts w:hint="eastAsia"/>
              </w:rPr>
              <w:t>存在合规隐患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1C63EB5">
            <w:pPr>
              <w:rPr>
                <w:rFonts w:hint="eastAsia"/>
              </w:rPr>
            </w:pPr>
            <w:r>
              <w:rPr>
                <w:rFonts w:hint="eastAsia"/>
              </w:rPr>
              <w:t>未完成</w:t>
            </w:r>
          </w:p>
        </w:tc>
      </w:tr>
      <w:tr w14:paraId="05A8173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0865145">
            <w:pPr>
              <w:rPr>
                <w:rFonts w:hint="eastAsia"/>
              </w:rPr>
            </w:pPr>
            <w:r>
              <w:rPr>
                <w:rFonts w:hint="eastAsia"/>
              </w:rPr>
              <w:t>人工修改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E89E22">
            <w:pPr>
              <w:rPr>
                <w:rFonts w:hint="eastAsia"/>
              </w:rPr>
            </w:pPr>
            <w:r>
              <w:rPr>
                <w:rFonts w:hint="eastAsia"/>
              </w:rPr>
              <w:t>有明显的个性化调整和实际情况适配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6073E91">
            <w:pPr>
              <w:rPr>
                <w:rFonts w:hint="eastAsia"/>
              </w:rPr>
            </w:pPr>
            <w:r>
              <w:rPr>
                <w:rFonts w:hint="eastAsia"/>
              </w:rPr>
              <w:t>做了一些修改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F80DB4">
            <w:pPr>
              <w:rPr>
                <w:rFonts w:hint="eastAsia"/>
              </w:rPr>
            </w:pPr>
            <w:r>
              <w:rPr>
                <w:rFonts w:hint="eastAsia"/>
              </w:rPr>
              <w:t>基本照搬AI</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D3281BE">
            <w:pPr>
              <w:rPr>
                <w:rFonts w:hint="eastAsia"/>
              </w:rPr>
            </w:pPr>
            <w:r>
              <w:rPr>
                <w:rFonts w:hint="eastAsia"/>
              </w:rPr>
              <w:t>未修改</w:t>
            </w:r>
          </w:p>
        </w:tc>
      </w:tr>
    </w:tbl>
    <w:p w14:paraId="1C8F4D82">
      <w:pPr>
        <w:rPr>
          <w:rFonts w:hint="eastAsia"/>
        </w:rPr>
      </w:pPr>
      <w:r>
        <w:pict>
          <v:rect id="_x0000_i1337" o:spt="1" style="height:3pt;width:0pt;" fillcolor="#A0A0A0" filled="t" stroked="f" coordsize="21600,21600" o:hr="t" o:hrstd="t" o:hralign="center">
            <v:path/>
            <v:fill on="t" focussize="0,0"/>
            <v:stroke on="f"/>
            <v:imagedata o:title=""/>
            <o:lock v:ext="edit"/>
            <w10:wrap type="none"/>
            <w10:anchorlock/>
          </v:rect>
        </w:pict>
      </w:r>
    </w:p>
    <w:p w14:paraId="409D345E">
      <w:pPr>
        <w:rPr>
          <w:rFonts w:hint="eastAsia"/>
        </w:rPr>
      </w:pPr>
      <w:r>
        <w:rPr>
          <w:rFonts w:hint="eastAsia"/>
          <w:b/>
          <w:bCs/>
        </w:rPr>
        <w:t>【配套资源】</w:t>
      </w:r>
    </w:p>
    <w:p w14:paraId="69EEC034">
      <w:pPr>
        <w:rPr>
          <w:rFonts w:hint="eastAsia"/>
        </w:rPr>
      </w:pPr>
      <w:r>
        <w:rPr>
          <w:rFonts w:hint="eastAsia"/>
        </w:rPr>
        <w:t>本项目配套资源请扫描教材封底二维码获取：</w:t>
      </w:r>
    </w:p>
    <w:p w14:paraId="075084BA">
      <w:pPr>
        <w:numPr>
          <w:ilvl w:val="0"/>
          <w:numId w:val="173"/>
        </w:numPr>
        <w:rPr>
          <w:rFonts w:hint="eastAsia"/>
        </w:rPr>
      </w:pPr>
      <w:r>
        <w:rPr>
          <w:rFonts w:ascii="Segoe UI Emoji" w:hAnsi="Segoe UI Emoji" w:cs="Segoe UI Emoji"/>
        </w:rPr>
        <w:t>📂</w:t>
      </w:r>
      <w:r>
        <w:rPr>
          <w:rFonts w:hint="eastAsia"/>
        </w:rPr>
        <w:t xml:space="preserve"> 实训素材：模拟网点信息和投诉案例数据</w:t>
      </w:r>
    </w:p>
    <w:p w14:paraId="37009462">
      <w:pPr>
        <w:numPr>
          <w:ilvl w:val="0"/>
          <w:numId w:val="173"/>
        </w:numPr>
        <w:rPr>
          <w:rFonts w:hint="eastAsia"/>
        </w:rPr>
      </w:pPr>
      <w:r>
        <w:rPr>
          <w:rFonts w:ascii="Segoe UI Emoji" w:hAnsi="Segoe UI Emoji" w:cs="Segoe UI Emoji"/>
        </w:rPr>
        <w:t>📋</w:t>
      </w:r>
      <w:r>
        <w:rPr>
          <w:rFonts w:hint="eastAsia"/>
        </w:rPr>
        <w:t xml:space="preserve"> 提示词模板集：项目八各场景提示词参考模板（PDF）</w:t>
      </w:r>
    </w:p>
    <w:p w14:paraId="2C495203">
      <w:pPr>
        <w:numPr>
          <w:ilvl w:val="0"/>
          <w:numId w:val="173"/>
        </w:numPr>
        <w:rPr>
          <w:rFonts w:hint="eastAsia"/>
        </w:rPr>
      </w:pPr>
      <w:r>
        <w:rPr>
          <w:rFonts w:ascii="Segoe UI Emoji" w:hAnsi="Segoe UI Emoji" w:cs="Segoe UI Emoji"/>
        </w:rPr>
        <w:t>📋</w:t>
      </w:r>
      <w:r>
        <w:rPr>
          <w:rFonts w:hint="eastAsia"/>
        </w:rPr>
        <w:t xml:space="preserve"> 话术手册参考模板：框架文档</w:t>
      </w:r>
    </w:p>
    <w:p w14:paraId="13DC11D6">
      <w:pPr>
        <w:numPr>
          <w:ilvl w:val="0"/>
          <w:numId w:val="173"/>
        </w:numPr>
        <w:rPr>
          <w:rFonts w:hint="eastAsia"/>
        </w:rPr>
      </w:pPr>
      <w:r>
        <w:rPr>
          <w:rFonts w:ascii="Segoe UI Emoji" w:hAnsi="Segoe UI Emoji" w:cs="Segoe UI Emoji"/>
        </w:rPr>
        <w:t>🎬</w:t>
      </w:r>
      <w:r>
        <w:rPr>
          <w:rFonts w:hint="eastAsia"/>
        </w:rPr>
        <w:t xml:space="preserve"> 操作演示视频：用AI编写投诉处理话术的全流程录屏（约7分钟）</w:t>
      </w:r>
    </w:p>
    <w:p w14:paraId="7CA502EC">
      <w:pPr>
        <w:numPr>
          <w:ilvl w:val="0"/>
          <w:numId w:val="173"/>
        </w:numPr>
        <w:rPr>
          <w:rFonts w:hint="eastAsia"/>
        </w:rPr>
      </w:pPr>
      <w:r>
        <w:rPr>
          <w:rFonts w:ascii="Segoe UI Emoji" w:hAnsi="Segoe UI Emoji" w:cs="Segoe UI Emoji"/>
        </w:rPr>
        <w:t>📝</w:t>
      </w:r>
      <w:r>
        <w:rPr>
          <w:rFonts w:hint="eastAsia"/>
        </w:rPr>
        <w:t xml:space="preserve"> 活页实训任务单：项目八综合实训任务书（可打印）</w:t>
      </w:r>
    </w:p>
    <w:p w14:paraId="616E232D">
      <w:pPr>
        <w:rPr>
          <w:rFonts w:hint="eastAsia"/>
        </w:rPr>
      </w:pPr>
      <w:r>
        <w:pict>
          <v:rect id="_x0000_i1338" o:spt="1" style="height:3pt;width:0pt;" fillcolor="#A0A0A0" filled="t" stroked="f" coordsize="21600,21600" o:hr="t" o:hrstd="t" o:hralign="center">
            <v:path/>
            <v:fill on="t" focussize="0,0"/>
            <v:stroke on="f"/>
            <v:imagedata o:title=""/>
            <o:lock v:ext="edit"/>
            <w10:wrap type="none"/>
            <w10:anchorlock/>
          </v:rect>
        </w:pict>
      </w:r>
    </w:p>
    <w:p w14:paraId="59485089">
      <w:pPr>
        <w:rPr>
          <w:rFonts w:hint="eastAsia"/>
          <w:b/>
          <w:bCs/>
        </w:rPr>
      </w:pPr>
      <w:r>
        <w:rPr>
          <w:rFonts w:hint="eastAsia"/>
          <w:b/>
          <w:bCs/>
        </w:rPr>
        <w:t>项目总结</w:t>
      </w:r>
    </w:p>
    <w:p w14:paraId="464673C8">
      <w:pPr>
        <w:rPr>
          <w:rFonts w:hint="eastAsia"/>
        </w:rPr>
      </w:pPr>
      <w:r>
        <w:rPr>
          <w:rFonts w:hint="eastAsia"/>
        </w:rPr>
        <w:t>回顾一下这个项目学到了什么。</w:t>
      </w:r>
    </w:p>
    <w:p w14:paraId="17D49B99">
      <w:pPr>
        <w:rPr>
          <w:rFonts w:hint="eastAsia"/>
        </w:rPr>
      </w:pPr>
      <w:r>
        <w:rPr>
          <w:rFonts w:hint="eastAsia"/>
          <w:b/>
          <w:bCs/>
        </w:rPr>
        <w:t>第一，客户沟通话术可以提前准备。</w:t>
      </w:r>
      <w:r>
        <w:rPr>
          <w:rFonts w:hint="eastAsia"/>
        </w:rPr>
        <w:t> 电话、微信、面对面——每种渠道都有自己的特点，每种场景都有"该说什么、不该说什么"的讲究。AI可以帮你批量生成覆盖各种场景的话术模板，让你遇到情况时心里有底。但话术只是"知道该说什么"，说话时的态度和真诚程度是AI替代不了的。</w:t>
      </w:r>
    </w:p>
    <w:p w14:paraId="5261EB30">
      <w:pPr>
        <w:rPr>
          <w:rFonts w:hint="eastAsia"/>
        </w:rPr>
      </w:pPr>
      <w:r>
        <w:rPr>
          <w:rFonts w:hint="eastAsia"/>
          <w:b/>
          <w:bCs/>
        </w:rPr>
        <w:t>第二，投诉处理有流程有方法。</w:t>
      </w:r>
      <w:r>
        <w:rPr>
          <w:rFonts w:hint="eastAsia"/>
        </w:rPr>
        <w:t> 接到投诉不要慌——倾听→梳理→制定方案→请示→回复→执行→跟进，一步一步来。AI可以帮你梳理情况、出处理方案、写回复信、做投诉归类分析。但面对情绪激动的客户时需要的同理心和临场判断力，还得靠你自己。更重要的是：</w:t>
      </w:r>
      <w:r>
        <w:rPr>
          <w:rFonts w:hint="eastAsia"/>
          <w:b/>
          <w:bCs/>
        </w:rPr>
        <w:t>从投诉中发现系统性问题并推动改进</w:t>
      </w:r>
      <w:r>
        <w:rPr>
          <w:rFonts w:hint="eastAsia"/>
        </w:rPr>
        <w:t>——这才是投诉的最大价值。</w:t>
      </w:r>
    </w:p>
    <w:p w14:paraId="11886988">
      <w:pPr>
        <w:rPr>
          <w:rFonts w:hint="eastAsia"/>
        </w:rPr>
      </w:pPr>
      <w:r>
        <w:rPr>
          <w:rFonts w:hint="eastAsia"/>
          <w:b/>
          <w:bCs/>
        </w:rPr>
        <w:t>第三，客户分析帮你"看清楚谁是谁"。</w:t>
      </w:r>
      <w:r>
        <w:rPr>
          <w:rFonts w:hint="eastAsia"/>
        </w:rPr>
        <w:t> 不是所有客户都一样，分清楚谁是高价值客户、谁可能要流失、谁是潜力客户，才能有针对性地分配精力和资源。AI可以帮你做分类、做分析、设计维护方案，但客户数据必须脱敏之后才能交给AI处理——保护客户信息是不可逾越的底线。</w:t>
      </w:r>
    </w:p>
    <w:p w14:paraId="394538C2">
      <w:pPr>
        <w:rPr>
          <w:rFonts w:hint="eastAsia"/>
        </w:rPr>
      </w:pPr>
      <w:r>
        <w:rPr>
          <w:rFonts w:hint="eastAsia"/>
          <w:b/>
          <w:bCs/>
        </w:rPr>
        <w:t>第四，服务质量提升是一个持续的过程。</w:t>
      </w:r>
      <w:r>
        <w:rPr>
          <w:rFonts w:hint="eastAsia"/>
        </w:rPr>
        <w:t> 制定服务标准、做满意度调查、分析调查结果、落实改进措施——这是一个闭环。AI可以帮你完成其中的每一个环节，但真正让服务变好的，是人的用心。</w:t>
      </w:r>
    </w:p>
    <w:p w14:paraId="2F9F46B7">
      <w:pPr>
        <w:rPr>
          <w:rFonts w:hint="eastAsia"/>
        </w:rPr>
      </w:pPr>
      <w:r>
        <w:rPr>
          <w:rFonts w:hint="eastAsia"/>
          <w:b/>
          <w:bCs/>
        </w:rPr>
        <w:t>第五，也是最重要的一点：AI让服务更高效，但人让服务有温度。</w:t>
      </w:r>
      <w:r>
        <w:rPr>
          <w:rFonts w:hint="eastAsia"/>
        </w:rPr>
        <w:t> 一套标准话术保证了服务"不出错"，但一句超出标准的暖心话、一杯主动递过去的热水、一个真诚的微笑，这些才是让客户真正记住你的东西。好的服务从来不是靠技术赢的，是靠人心赢的。</w:t>
      </w:r>
    </w:p>
    <w:p w14:paraId="0C68A4F6">
      <w:pPr>
        <w:rPr>
          <w:rFonts w:hint="eastAsia"/>
        </w:rPr>
      </w:pPr>
      <w:r>
        <w:pict>
          <v:rect id="_x0000_i1339" o:spt="1" style="height:3pt;width:0pt;" fillcolor="#A0A0A0" filled="t" stroked="f" coordsize="21600,21600" o:hr="t" o:hrstd="t" o:hralign="center">
            <v:path/>
            <v:fill on="t" focussize="0,0"/>
            <v:stroke on="f"/>
            <v:imagedata o:title=""/>
            <o:lock v:ext="edit"/>
            <w10:wrap type="none"/>
            <w10:anchorlock/>
          </v:rect>
        </w:pict>
      </w:r>
    </w:p>
    <w:p w14:paraId="258D39FA">
      <w:pPr>
        <w:rPr>
          <w:rFonts w:hint="eastAsia"/>
        </w:rPr>
      </w:pPr>
      <w:r>
        <w:rPr>
          <w:rFonts w:hint="eastAsia"/>
        </w:rPr>
        <w:t>本项目的知识关联总结如图8-5所示。</w:t>
      </w:r>
    </w:p>
    <w:p w14:paraId="35F5DFAC">
      <w:r>
        <w:drawing>
          <wp:inline distT="0" distB="0" distL="0" distR="0">
            <wp:extent cx="5274310" cy="2760980"/>
            <wp:effectExtent l="0" t="0" r="2540" b="1270"/>
            <wp:docPr id="206499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9726" name="图片 1"/>
                    <pic:cNvPicPr>
                      <a:picLocks noChangeAspect="1"/>
                    </pic:cNvPicPr>
                  </pic:nvPicPr>
                  <pic:blipFill>
                    <a:blip r:embed="rId42"/>
                    <a:stretch>
                      <a:fillRect/>
                    </a:stretch>
                  </pic:blipFill>
                  <pic:spPr>
                    <a:xfrm>
                      <a:off x="0" y="0"/>
                      <a:ext cx="5274310" cy="2760980"/>
                    </a:xfrm>
                    <a:prstGeom prst="rect">
                      <a:avLst/>
                    </a:prstGeom>
                  </pic:spPr>
                </pic:pic>
              </a:graphicData>
            </a:graphic>
          </wp:inline>
        </w:drawing>
      </w:r>
    </w:p>
    <w:p w14:paraId="7DCDD5A9">
      <w:pPr>
        <w:jc w:val="center"/>
        <w:rPr>
          <w:rFonts w:hint="eastAsia"/>
        </w:rPr>
      </w:pPr>
      <w:r>
        <w:rPr>
          <w:rFonts w:hint="eastAsia"/>
        </w:rPr>
        <w:t>图8-5 项目八知识关联图</w:t>
      </w:r>
    </w:p>
    <w:p w14:paraId="349297A3">
      <w:pPr>
        <w:rPr>
          <w:rFonts w:hint="eastAsia"/>
        </w:rPr>
      </w:pPr>
      <w:r>
        <w:pict>
          <v:rect id="_x0000_i1340" o:spt="1" style="height:3pt;width:0pt;" fillcolor="#A0A0A0" filled="t" stroked="f" coordsize="21600,21600" o:hr="t" o:hrstd="t" o:hralign="center">
            <v:path/>
            <v:fill on="t" focussize="0,0"/>
            <v:stroke on="f"/>
            <v:imagedata o:title=""/>
            <o:lock v:ext="edit"/>
            <w10:wrap type="none"/>
            <w10:anchorlock/>
          </v:rect>
        </w:pict>
      </w:r>
    </w:p>
    <w:p w14:paraId="76D00CFF">
      <w:pPr>
        <w:rPr>
          <w:rFonts w:hint="eastAsia"/>
          <w:b/>
          <w:bCs/>
        </w:rPr>
      </w:pPr>
      <w:r>
        <w:rPr>
          <w:rFonts w:hint="eastAsia"/>
          <w:b/>
          <w:bCs/>
        </w:rPr>
        <w:t>项目考核</w:t>
      </w:r>
    </w:p>
    <w:p w14:paraId="268F891A">
      <w:pPr>
        <w:rPr>
          <w:rFonts w:hint="eastAsia"/>
        </w:rPr>
      </w:pPr>
      <w:r>
        <w:rPr>
          <w:rFonts w:hint="eastAsia"/>
          <w:b/>
          <w:bCs/>
        </w:rPr>
        <w:t>一、判断题（对的打√，错的打×）</w:t>
      </w:r>
    </w:p>
    <w:p w14:paraId="6B8B64AA">
      <w:pPr>
        <w:numPr>
          <w:ilvl w:val="0"/>
          <w:numId w:val="174"/>
        </w:numPr>
        <w:rPr>
          <w:rFonts w:hint="eastAsia"/>
        </w:rPr>
      </w:pPr>
      <w:r>
        <w:rPr>
          <w:rFonts w:hint="eastAsia"/>
        </w:rPr>
        <w:t>电话沟通的开场白应该尽量详细，把所有信息一次性说完。（　）</w:t>
      </w:r>
    </w:p>
    <w:p w14:paraId="5DA1ACC4">
      <w:pPr>
        <w:numPr>
          <w:ilvl w:val="0"/>
          <w:numId w:val="174"/>
        </w:numPr>
        <w:rPr>
          <w:rFonts w:hint="eastAsia"/>
        </w:rPr>
      </w:pPr>
      <w:r>
        <w:rPr>
          <w:rFonts w:hint="eastAsia"/>
        </w:rPr>
        <w:t>客户投诉时应该先安抚情绪再提出解决方案，而不是一上来就解释原因。（　）</w:t>
      </w:r>
    </w:p>
    <w:p w14:paraId="1E6DC155">
      <w:pPr>
        <w:numPr>
          <w:ilvl w:val="0"/>
          <w:numId w:val="174"/>
        </w:numPr>
        <w:rPr>
          <w:rFonts w:hint="eastAsia"/>
        </w:rPr>
      </w:pPr>
      <w:r>
        <w:rPr>
          <w:rFonts w:hint="eastAsia"/>
        </w:rPr>
        <w:t>节日问候微信的结尾顺便推荐一下产品是常见且合适的做法。（　）</w:t>
      </w:r>
    </w:p>
    <w:p w14:paraId="739EA375">
      <w:pPr>
        <w:numPr>
          <w:ilvl w:val="0"/>
          <w:numId w:val="174"/>
        </w:numPr>
        <w:rPr>
          <w:rFonts w:hint="eastAsia"/>
        </w:rPr>
      </w:pPr>
      <w:r>
        <w:rPr>
          <w:rFonts w:hint="eastAsia"/>
        </w:rPr>
        <w:t>把客户的真实手机号和身份证号上传给AI做分析是没有问题的。（　）</w:t>
      </w:r>
    </w:p>
    <w:p w14:paraId="27F1A795">
      <w:pPr>
        <w:numPr>
          <w:ilvl w:val="0"/>
          <w:numId w:val="174"/>
        </w:numPr>
        <w:rPr>
          <w:rFonts w:hint="eastAsia"/>
        </w:rPr>
      </w:pPr>
      <w:r>
        <w:rPr>
          <w:rFonts w:hint="eastAsia"/>
        </w:rPr>
        <w:t>"态度要好"是一条好的服务标准。（　）</w:t>
      </w:r>
    </w:p>
    <w:p w14:paraId="7CB6BE24">
      <w:pPr>
        <w:numPr>
          <w:ilvl w:val="0"/>
          <w:numId w:val="174"/>
        </w:numPr>
        <w:rPr>
          <w:rFonts w:hint="eastAsia"/>
        </w:rPr>
      </w:pPr>
      <w:r>
        <w:rPr>
          <w:rFonts w:hint="eastAsia"/>
        </w:rPr>
        <w:t>投诉的价值在于它能帮你发现服务流程中的系统性问题。（　）</w:t>
      </w:r>
    </w:p>
    <w:p w14:paraId="09A96211">
      <w:pPr>
        <w:numPr>
          <w:ilvl w:val="0"/>
          <w:numId w:val="174"/>
        </w:numPr>
        <w:rPr>
          <w:rFonts w:hint="eastAsia"/>
        </w:rPr>
      </w:pPr>
      <w:r>
        <w:rPr>
          <w:rFonts w:hint="eastAsia"/>
        </w:rPr>
        <w:t>所有客户都应该用同一套维护方案，不需要区分对待。（　）</w:t>
      </w:r>
    </w:p>
    <w:p w14:paraId="4223EABC">
      <w:pPr>
        <w:numPr>
          <w:ilvl w:val="0"/>
          <w:numId w:val="174"/>
        </w:numPr>
        <w:rPr>
          <w:rFonts w:hint="eastAsia"/>
        </w:rPr>
      </w:pPr>
      <w:r>
        <w:rPr>
          <w:rFonts w:hint="eastAsia"/>
        </w:rPr>
        <w:t>AI写的客服话术可以直接使用，不需要根据实际情况做调整。（　）</w:t>
      </w:r>
    </w:p>
    <w:p w14:paraId="76F10FDA">
      <w:pPr>
        <w:rPr>
          <w:rFonts w:hint="eastAsia"/>
        </w:rPr>
      </w:pPr>
      <w:r>
        <w:rPr>
          <w:rFonts w:hint="eastAsia"/>
          <w:b/>
          <w:bCs/>
        </w:rPr>
        <w:t>二、选择题</w:t>
      </w:r>
    </w:p>
    <w:p w14:paraId="18FA0B12">
      <w:pPr>
        <w:numPr>
          <w:ilvl w:val="0"/>
          <w:numId w:val="175"/>
        </w:numPr>
        <w:rPr>
          <w:rFonts w:hint="eastAsia"/>
        </w:rPr>
      </w:pPr>
      <w:r>
        <w:rPr>
          <w:rFonts w:hint="eastAsia"/>
        </w:rPr>
        <w:t>以下哪种电话开场白</w:t>
      </w:r>
      <w:r>
        <w:rPr>
          <w:rFonts w:hint="eastAsia"/>
          <w:b/>
          <w:bCs/>
        </w:rPr>
        <w:t>最恰当</w:t>
      </w:r>
      <w:r>
        <w:rPr>
          <w:rFonts w:hint="eastAsia"/>
        </w:rPr>
        <w:t>？（　）</w:t>
      </w:r>
    </w:p>
    <w:p w14:paraId="4B87622B">
      <w:pPr>
        <w:rPr>
          <w:rFonts w:hint="eastAsia"/>
        </w:rPr>
      </w:pPr>
      <w:r>
        <w:rPr>
          <w:rFonts w:hint="eastAsia"/>
        </w:rPr>
        <w:t>A. "喂，是张先生吗？我是某某公司的，今天给您打电话是关于……"（然后说了一分钟）</w:t>
      </w:r>
    </w:p>
    <w:p w14:paraId="23CDE10B">
      <w:pPr>
        <w:rPr>
          <w:rFonts w:hint="eastAsia"/>
        </w:rPr>
      </w:pPr>
      <w:r>
        <w:rPr>
          <w:rFonts w:hint="eastAsia"/>
        </w:rPr>
        <w:t>B. "您好张先生，我是邮政网点的小王，上次您寄的那个包裹收到了吗？方便聊两句吗？"</w:t>
      </w:r>
    </w:p>
    <w:p w14:paraId="2C3F192C">
      <w:pPr>
        <w:rPr>
          <w:rFonts w:hint="eastAsia"/>
        </w:rPr>
      </w:pPr>
      <w:r>
        <w:rPr>
          <w:rFonts w:hint="eastAsia"/>
        </w:rPr>
        <w:t>C. "张先生您好！恭喜您被选中参加我们的回馈活动！"</w:t>
      </w:r>
    </w:p>
    <w:p w14:paraId="0BB56CFA">
      <w:pPr>
        <w:rPr>
          <w:rFonts w:hint="eastAsia"/>
        </w:rPr>
      </w:pPr>
      <w:r>
        <w:rPr>
          <w:rFonts w:hint="eastAsia"/>
        </w:rPr>
        <w:t>D. "你好，我是做电话调查的，占用您几分钟时间……"</w:t>
      </w:r>
    </w:p>
    <w:p w14:paraId="4A226AF1">
      <w:pPr>
        <w:numPr>
          <w:ilvl w:val="0"/>
          <w:numId w:val="175"/>
        </w:numPr>
        <w:rPr>
          <w:rFonts w:hint="eastAsia"/>
        </w:rPr>
      </w:pPr>
      <w:r>
        <w:rPr>
          <w:rFonts w:hint="eastAsia"/>
        </w:rPr>
        <w:t>面对客户投诉"你们服务态度太差了"，以下回应</w:t>
      </w:r>
      <w:r>
        <w:rPr>
          <w:rFonts w:hint="eastAsia"/>
          <w:b/>
          <w:bCs/>
        </w:rPr>
        <w:t>最合适</w:t>
      </w:r>
      <w:r>
        <w:rPr>
          <w:rFonts w:hint="eastAsia"/>
        </w:rPr>
        <w:t>的是（　）。</w:t>
      </w:r>
    </w:p>
    <w:p w14:paraId="256D7B44">
      <w:pPr>
        <w:rPr>
          <w:rFonts w:hint="eastAsia"/>
        </w:rPr>
      </w:pPr>
      <w:r>
        <w:rPr>
          <w:rFonts w:hint="eastAsia"/>
        </w:rPr>
        <w:t>A. "我们的服务一直很好，您是第一个这么说的"</w:t>
      </w:r>
    </w:p>
    <w:p w14:paraId="741E9FC4">
      <w:pPr>
        <w:rPr>
          <w:rFonts w:hint="eastAsia"/>
        </w:rPr>
      </w:pPr>
      <w:r>
        <w:rPr>
          <w:rFonts w:hint="eastAsia"/>
        </w:rPr>
        <w:t>B. "非常抱歉给您带来了不好的体验，能具体说一下是什么情况吗？我来帮您解决"</w:t>
      </w:r>
    </w:p>
    <w:p w14:paraId="55E407A8">
      <w:pPr>
        <w:rPr>
          <w:rFonts w:hint="eastAsia"/>
        </w:rPr>
      </w:pPr>
      <w:r>
        <w:rPr>
          <w:rFonts w:hint="eastAsia"/>
        </w:rPr>
        <w:t>C. "这不归我管，您去找我们领导"</w:t>
      </w:r>
    </w:p>
    <w:p w14:paraId="28068FC6">
      <w:pPr>
        <w:rPr>
          <w:rFonts w:hint="eastAsia"/>
        </w:rPr>
      </w:pPr>
      <w:r>
        <w:rPr>
          <w:rFonts w:hint="eastAsia"/>
        </w:rPr>
        <w:t>D. "您先消消气，但我觉得可能是有误会"</w:t>
      </w:r>
    </w:p>
    <w:p w14:paraId="1EC66D4F">
      <w:pPr>
        <w:numPr>
          <w:ilvl w:val="0"/>
          <w:numId w:val="175"/>
        </w:numPr>
        <w:rPr>
          <w:rFonts w:hint="eastAsia"/>
        </w:rPr>
      </w:pPr>
      <w:r>
        <w:rPr>
          <w:rFonts w:hint="eastAsia"/>
        </w:rPr>
        <w:t>对"高价值沉睡客户"最合适的维护策略是（　）。</w:t>
      </w:r>
    </w:p>
    <w:p w14:paraId="3D5C2307">
      <w:pPr>
        <w:rPr>
          <w:rFonts w:hint="eastAsia"/>
        </w:rPr>
      </w:pPr>
      <w:r>
        <w:rPr>
          <w:rFonts w:hint="eastAsia"/>
        </w:rPr>
        <w:t>A. 直接放弃，把精力放在新客户上</w:t>
      </w:r>
    </w:p>
    <w:p w14:paraId="12B88748">
      <w:pPr>
        <w:rPr>
          <w:rFonts w:hint="eastAsia"/>
        </w:rPr>
      </w:pPr>
      <w:r>
        <w:rPr>
          <w:rFonts w:hint="eastAsia"/>
        </w:rPr>
        <w:t>B. 群发一条促销短信</w:t>
      </w:r>
    </w:p>
    <w:p w14:paraId="4C2A906D">
      <w:pPr>
        <w:rPr>
          <w:rFonts w:hint="eastAsia"/>
        </w:rPr>
      </w:pPr>
      <w:r>
        <w:rPr>
          <w:rFonts w:hint="eastAsia"/>
        </w:rPr>
        <w:t>C. 电话回访了解不来的原因，提供专属回归优惠</w:t>
      </w:r>
    </w:p>
    <w:p w14:paraId="17F37314">
      <w:pPr>
        <w:rPr>
          <w:rFonts w:hint="eastAsia"/>
        </w:rPr>
      </w:pPr>
      <w:r>
        <w:rPr>
          <w:rFonts w:hint="eastAsia"/>
        </w:rPr>
        <w:t>D. 假装没发现他们不来了</w:t>
      </w:r>
    </w:p>
    <w:p w14:paraId="719272B2">
      <w:pPr>
        <w:numPr>
          <w:ilvl w:val="0"/>
          <w:numId w:val="175"/>
        </w:numPr>
        <w:rPr>
          <w:rFonts w:hint="eastAsia"/>
        </w:rPr>
      </w:pPr>
      <w:r>
        <w:rPr>
          <w:rFonts w:hint="eastAsia"/>
        </w:rPr>
        <w:t>以下哪种做法</w:t>
      </w:r>
      <w:r>
        <w:rPr>
          <w:rFonts w:hint="eastAsia"/>
          <w:b/>
          <w:bCs/>
        </w:rPr>
        <w:t>符合</w:t>
      </w:r>
      <w:r>
        <w:rPr>
          <w:rFonts w:hint="eastAsia"/>
        </w:rPr>
        <w:t>客户信息保护规范？（　）</w:t>
      </w:r>
    </w:p>
    <w:p w14:paraId="1A470BDB">
      <w:pPr>
        <w:rPr>
          <w:rFonts w:hint="eastAsia"/>
        </w:rPr>
      </w:pPr>
      <w:r>
        <w:rPr>
          <w:rFonts w:hint="eastAsia"/>
        </w:rPr>
        <w:t>A. 把完整的客户名单直接上传给AI做分析</w:t>
      </w:r>
    </w:p>
    <w:p w14:paraId="329E8755">
      <w:pPr>
        <w:rPr>
          <w:rFonts w:hint="eastAsia"/>
        </w:rPr>
      </w:pPr>
      <w:r>
        <w:rPr>
          <w:rFonts w:hint="eastAsia"/>
        </w:rPr>
        <w:t>B. 用"客户A""客户B"的编号替代真实姓名后再上传</w:t>
      </w:r>
    </w:p>
    <w:p w14:paraId="06BA9941">
      <w:pPr>
        <w:rPr>
          <w:rFonts w:hint="eastAsia"/>
        </w:rPr>
      </w:pPr>
      <w:r>
        <w:rPr>
          <w:rFonts w:hint="eastAsia"/>
        </w:rPr>
        <w:t>C. 把客户信息发到部门微信群里让大家一起分析</w:t>
      </w:r>
    </w:p>
    <w:p w14:paraId="3F961021">
      <w:pPr>
        <w:rPr>
          <w:rFonts w:hint="eastAsia"/>
        </w:rPr>
      </w:pPr>
      <w:r>
        <w:rPr>
          <w:rFonts w:hint="eastAsia"/>
        </w:rPr>
        <w:t>D. 在报告中附上每位客户的手机号方便联系</w:t>
      </w:r>
    </w:p>
    <w:p w14:paraId="7AF5A0B2">
      <w:pPr>
        <w:numPr>
          <w:ilvl w:val="0"/>
          <w:numId w:val="175"/>
        </w:numPr>
        <w:rPr>
          <w:rFonts w:hint="eastAsia"/>
        </w:rPr>
      </w:pPr>
      <w:r>
        <w:rPr>
          <w:rFonts w:hint="eastAsia"/>
        </w:rPr>
        <w:t>关于AI和人在客户服务中的关系，以下说法</w:t>
      </w:r>
      <w:r>
        <w:rPr>
          <w:rFonts w:hint="eastAsia"/>
          <w:b/>
          <w:bCs/>
        </w:rPr>
        <w:t>最准确</w:t>
      </w:r>
      <w:r>
        <w:rPr>
          <w:rFonts w:hint="eastAsia"/>
        </w:rPr>
        <w:t>的是（　）。</w:t>
      </w:r>
    </w:p>
    <w:p w14:paraId="3C22BD48">
      <w:pPr>
        <w:rPr>
          <w:rFonts w:hint="eastAsia"/>
        </w:rPr>
      </w:pPr>
      <w:r>
        <w:rPr>
          <w:rFonts w:hint="eastAsia"/>
        </w:rPr>
        <w:t>A. AI可以完全替代人工客服</w:t>
      </w:r>
    </w:p>
    <w:p w14:paraId="1BC44D4C">
      <w:pPr>
        <w:rPr>
          <w:rFonts w:hint="eastAsia"/>
        </w:rPr>
      </w:pPr>
      <w:r>
        <w:rPr>
          <w:rFonts w:hint="eastAsia"/>
        </w:rPr>
        <w:t>B. AI负责标准化提效，人负责个性化和温度，两者结合才是好的服务</w:t>
      </w:r>
    </w:p>
    <w:p w14:paraId="54D623CA">
      <w:pPr>
        <w:rPr>
          <w:rFonts w:hint="eastAsia"/>
        </w:rPr>
      </w:pPr>
      <w:r>
        <w:rPr>
          <w:rFonts w:hint="eastAsia"/>
        </w:rPr>
        <w:t>C. 人工服务比AI好，AI没有任何价值</w:t>
      </w:r>
    </w:p>
    <w:p w14:paraId="3627EBA7">
      <w:pPr>
        <w:rPr>
          <w:rFonts w:hint="eastAsia"/>
        </w:rPr>
      </w:pPr>
      <w:r>
        <w:rPr>
          <w:rFonts w:hint="eastAsia"/>
        </w:rPr>
        <w:t>D. 有了AI话术，服务人员不需要真心对待客户了</w:t>
      </w:r>
    </w:p>
    <w:p w14:paraId="34883565">
      <w:pPr>
        <w:rPr>
          <w:rFonts w:hint="eastAsia"/>
        </w:rPr>
      </w:pPr>
      <w:r>
        <w:rPr>
          <w:rFonts w:hint="eastAsia"/>
          <w:b/>
          <w:bCs/>
        </w:rPr>
        <w:t>三、操作题</w:t>
      </w:r>
    </w:p>
    <w:p w14:paraId="6875215B">
      <w:pPr>
        <w:numPr>
          <w:ilvl w:val="0"/>
          <w:numId w:val="176"/>
        </w:numPr>
        <w:rPr>
          <w:rFonts w:hint="eastAsia"/>
        </w:rPr>
      </w:pPr>
      <w:r>
        <w:rPr>
          <w:rFonts w:hint="eastAsia"/>
        </w:rPr>
        <w:t>请让AI为以下场景生成一条客服话术（微信版），截图保存：</w:t>
      </w:r>
    </w:p>
    <w:p w14:paraId="708D8CB4">
      <w:pPr>
        <w:rPr>
          <w:rFonts w:hint="eastAsia"/>
        </w:rPr>
      </w:pPr>
      <w:r>
        <w:rPr>
          <w:rFonts w:hint="eastAsia"/>
        </w:rPr>
        <w:t>场景：你是某商贸门店的客户经理，一位老客户已经两个月没来消费了。你想发一条微信了解情况，语气要像老朋友关心，不能像催促，100字以内。</w:t>
      </w:r>
    </w:p>
    <w:p w14:paraId="015BBDC5">
      <w:pPr>
        <w:numPr>
          <w:ilvl w:val="0"/>
          <w:numId w:val="176"/>
        </w:numPr>
        <w:rPr>
          <w:rFonts w:hint="eastAsia"/>
        </w:rPr>
      </w:pPr>
      <w:r>
        <w:rPr>
          <w:rFonts w:hint="eastAsia"/>
        </w:rPr>
        <w:t>请让AI针对以下投诉情况给出处理方案建议和回复话术，截图保存：</w:t>
      </w:r>
    </w:p>
    <w:p w14:paraId="378BE318">
      <w:pPr>
        <w:rPr>
          <w:rFonts w:hint="eastAsia"/>
        </w:rPr>
      </w:pPr>
      <w:r>
        <w:rPr>
          <w:rFonts w:hint="eastAsia"/>
        </w:rPr>
        <w:t>投诉内容：客户在门店购买了一箱牛奶，到家后发现其中两盒已过保质期。客户非常生气，发微信要求退款并赔偿。</w:t>
      </w:r>
    </w:p>
    <w:p w14:paraId="0C93CFDD">
      <w:pPr>
        <w:numPr>
          <w:ilvl w:val="0"/>
          <w:numId w:val="176"/>
        </w:numPr>
        <w:rPr>
          <w:rFonts w:hint="eastAsia"/>
        </w:rPr>
      </w:pPr>
      <w:r>
        <w:rPr>
          <w:rFonts w:hint="eastAsia"/>
        </w:rPr>
        <w:t>请让AI设计一份包含5个问题的客户满意度调查卡（适合放在柜台上的纸质版），截图保存。</w:t>
      </w:r>
    </w:p>
    <w:p w14:paraId="1D99FC72">
      <w:pPr>
        <w:rPr>
          <w:rFonts w:hint="eastAsia"/>
        </w:rPr>
      </w:pPr>
      <w:r>
        <w:rPr>
          <w:rFonts w:hint="eastAsia"/>
          <w:b/>
          <w:bCs/>
        </w:rPr>
        <w:t>四、思考题</w:t>
      </w:r>
    </w:p>
    <w:p w14:paraId="37766CDE">
      <w:pPr>
        <w:numPr>
          <w:ilvl w:val="0"/>
          <w:numId w:val="177"/>
        </w:numPr>
        <w:rPr>
          <w:rFonts w:hint="eastAsia"/>
        </w:rPr>
      </w:pPr>
      <w:r>
        <w:rPr>
          <w:rFonts w:hint="eastAsia"/>
        </w:rPr>
        <w:t>项目结尾讲了一个"一杯水的温度"的案例——柜员小吴在下雨天给大爷递了一杯热水。这个行为不在任何标准话术和服务流程里。请你想一想：在你的实习岗位或日常生活中，有没有遇到过类似的"超出标准的善意"？它给你带来了什么感受？你觉得这种"有温度的服务"是怎么培养出来的？</w:t>
      </w:r>
    </w:p>
    <w:p w14:paraId="553B571D">
      <w:pPr>
        <w:numPr>
          <w:ilvl w:val="0"/>
          <w:numId w:val="177"/>
        </w:numPr>
        <w:rPr>
          <w:rFonts w:hint="eastAsia"/>
        </w:rPr>
      </w:pPr>
      <w:r>
        <w:rPr>
          <w:rFonts w:hint="eastAsia"/>
        </w:rPr>
        <w:t>有人说"标准化的话术会让服务变得机械、缺乏人情味"。你同意吗？结合本项目的学习，谈谈你觉得"标准化"和"个性化"在客户服务中应该怎样平衡。</w:t>
      </w:r>
    </w:p>
    <w:p w14:paraId="6089E4E6">
      <w:pPr>
        <w:rPr>
          <w:rFonts w:hint="eastAsia"/>
        </w:rPr>
      </w:pPr>
      <w:r>
        <w:pict>
          <v:rect id="_x0000_i1341" o:spt="1" style="height:3pt;width:0pt;" fillcolor="#A0A0A0" filled="t" stroked="f" coordsize="21600,21600" o:hr="t" o:hrstd="t" o:hralign="center">
            <v:path/>
            <v:fill on="t" focussize="0,0"/>
            <v:stroke on="f"/>
            <v:imagedata o:title=""/>
            <o:lock v:ext="edit"/>
            <w10:wrap type="none"/>
            <w10:anchorlock/>
          </v:rect>
        </w:pict>
      </w:r>
    </w:p>
    <w:p w14:paraId="251F44F1">
      <w:pPr>
        <w:rPr>
          <w:rFonts w:hint="eastAsia"/>
        </w:rPr>
      </w:pPr>
      <w:r>
        <w:rPr>
          <w:rFonts w:hint="eastAsia"/>
          <w:b/>
          <w:bCs/>
        </w:rPr>
        <w:t>参考答案提示</w:t>
      </w:r>
    </w:p>
    <w:p w14:paraId="3BA48EEB">
      <w:pPr>
        <w:rPr>
          <w:rFonts w:hint="eastAsia"/>
        </w:rPr>
      </w:pPr>
      <w:r>
        <w:rPr>
          <w:rFonts w:hint="eastAsia"/>
        </w:rPr>
        <w:t>判断题：1.× 2.√ 3.× 4.× 5.× 6.√ 7.× 8.×</w:t>
      </w:r>
    </w:p>
    <w:p w14:paraId="330B9E25">
      <w:pPr>
        <w:rPr>
          <w:rFonts w:hint="eastAsia"/>
        </w:rPr>
      </w:pPr>
      <w:r>
        <w:rPr>
          <w:rFonts w:hint="eastAsia"/>
        </w:rPr>
        <w:t>选择题：1.B 2.B 3.C 4.B 5.B</w:t>
      </w:r>
    </w:p>
    <w:p w14:paraId="5FBEC3F0">
      <w:pPr>
        <w:rPr>
          <w:rFonts w:hint="eastAsia"/>
        </w:rPr>
      </w:pPr>
      <w:r>
        <w:pict>
          <v:rect id="_x0000_i1342" o:spt="1" style="height:3pt;width:0pt;" fillcolor="#A0A0A0" filled="t" stroked="f" coordsize="21600,21600" o:hr="t" o:hrstd="t" o:hralign="center">
            <v:path/>
            <v:fill on="t" focussize="0,0"/>
            <v:stroke on="f"/>
            <v:imagedata o:title=""/>
            <o:lock v:ext="edit"/>
            <w10:wrap type="none"/>
            <w10:anchorlock/>
          </v:rect>
        </w:pict>
      </w:r>
    </w:p>
    <w:p w14:paraId="346FA781">
      <w:pPr>
        <w:rPr>
          <w:rFonts w:hint="eastAsia"/>
        </w:rPr>
      </w:pPr>
      <w:r>
        <w:rPr>
          <w:rFonts w:hint="eastAsia"/>
          <w:b/>
          <w:bCs/>
        </w:rPr>
        <w:t>【课后拓展】</w:t>
      </w:r>
    </w:p>
    <w:p w14:paraId="3A79C71F">
      <w:pPr>
        <w:numPr>
          <w:ilvl w:val="0"/>
          <w:numId w:val="178"/>
        </w:numPr>
        <w:rPr>
          <w:rFonts w:hint="eastAsia"/>
        </w:rPr>
      </w:pPr>
      <w:r>
        <w:rPr>
          <w:rFonts w:hint="eastAsia"/>
        </w:rPr>
        <w:t>如果你正在实习，尝试观察你所在网点/门店的服务流程——从客户进门到离开，经历了哪些环节？每个环节的服务人员说了什么话、做了什么动作？把你观察到的记录下来，然后让AI帮你评估：哪些环节做得好？哪些环节可以改进？</w:t>
      </w:r>
    </w:p>
    <w:p w14:paraId="6CD8C022">
      <w:pPr>
        <w:numPr>
          <w:ilvl w:val="0"/>
          <w:numId w:val="178"/>
        </w:numPr>
        <w:rPr>
          <w:rFonts w:hint="eastAsia"/>
        </w:rPr>
      </w:pPr>
      <w:r>
        <w:rPr>
          <w:rFonts w:hint="eastAsia"/>
        </w:rPr>
        <w:t>跟同学做一个角色扮演练习：一个人扮演投诉的客户（可以选一个本项目中出现的投诉场景），另一个人扮演客服人员，用AI准备的话术来应对。然后互换角色。完成后讨论：话术好用吗？有没有话术覆盖不到的情况？你是怎么临场应对的？</w:t>
      </w:r>
    </w:p>
    <w:p w14:paraId="524FCA51">
      <w:pPr>
        <w:numPr>
          <w:ilvl w:val="0"/>
          <w:numId w:val="178"/>
        </w:numPr>
        <w:rPr>
          <w:rFonts w:hint="eastAsia"/>
        </w:rPr>
      </w:pPr>
      <w:r>
        <w:rPr>
          <w:rFonts w:hint="eastAsia"/>
        </w:rPr>
        <w:t>去一家你经常消费的门店（咖啡店、超市、理发店……任何服务场所），以"观察者"的视角观察他们的服务流程和话术。记录下你觉得做得好的地方和做得差的地方，然后用AI帮你整理成一份简短的"服务观察笔记"。</w:t>
      </w:r>
    </w:p>
    <w:p w14:paraId="5A1169E7">
      <w:pPr>
        <w:rPr>
          <w:rFonts w:hint="eastAsia"/>
        </w:rPr>
      </w:pPr>
      <w:r>
        <w:pict>
          <v:rect id="_x0000_i1343" o:spt="1" style="height:3pt;width:0pt;" fillcolor="#A0A0A0" filled="t" stroked="f" coordsize="21600,21600" o:hr="t" o:hrstd="t" o:hralign="center">
            <v:path/>
            <v:fill on="t" focussize="0,0"/>
            <v:stroke on="f"/>
            <v:imagedata o:title=""/>
            <o:lock v:ext="edit"/>
            <w10:wrap type="none"/>
            <w10:anchorlock/>
          </v:rect>
        </w:pict>
      </w:r>
    </w:p>
    <w:p w14:paraId="17E2151F">
      <w:pPr>
        <w:widowControl/>
        <w:jc w:val="left"/>
        <w:rPr>
          <w:rFonts w:hint="eastAsia"/>
        </w:rPr>
      </w:pPr>
      <w:r>
        <w:rPr>
          <w:rFonts w:hint="eastAsia"/>
        </w:rPr>
        <w:br w:type="page"/>
      </w:r>
    </w:p>
    <w:p w14:paraId="203FB533">
      <w:pPr>
        <w:widowControl/>
        <w:jc w:val="left"/>
        <w:rPr>
          <w:b/>
          <w:bCs/>
        </w:rPr>
      </w:pPr>
      <w:r>
        <w:rPr>
          <w:rFonts w:hint="eastAsia"/>
          <w:b/>
          <w:bCs/>
        </w:rPr>
        <w:t>项目九 用AI辅助财务数据理解与经营分析</w:t>
      </w:r>
    </w:p>
    <w:p w14:paraId="47171DB9">
      <w:pPr>
        <w:widowControl/>
        <w:jc w:val="left"/>
        <w:rPr>
          <w:rFonts w:hint="eastAsia"/>
        </w:rPr>
      </w:pPr>
      <w:r>
        <w:rPr>
          <w:rFonts w:hint="eastAsia"/>
        </w:rPr>
        <w:pict>
          <v:rect id="_x0000_i1344" o:spt="1" style="height:3pt;width:0pt;" fillcolor="#A0A0A0" filled="t" stroked="f" coordsize="21600,21600" o:hr="t" o:hrstd="t" o:hralign="center">
            <v:path/>
            <v:fill on="t" focussize="0,0"/>
            <v:stroke on="f"/>
            <v:imagedata o:title=""/>
            <o:lock v:ext="edit"/>
            <w10:wrap type="none"/>
            <w10:anchorlock/>
          </v:rect>
        </w:pict>
      </w:r>
    </w:p>
    <w:p w14:paraId="5CDC24E3">
      <w:pPr>
        <w:widowControl/>
        <w:jc w:val="left"/>
        <w:rPr>
          <w:rFonts w:hint="eastAsia"/>
          <w:b/>
          <w:bCs/>
        </w:rPr>
      </w:pPr>
      <w:r>
        <w:rPr>
          <w:rFonts w:hint="eastAsia"/>
          <w:b/>
          <w:bCs/>
        </w:rPr>
        <w:t>【场景导入】</w:t>
      </w:r>
    </w:p>
    <w:p w14:paraId="047FFAC6">
      <w:pPr>
        <w:widowControl/>
        <w:jc w:val="left"/>
        <w:rPr>
          <w:rFonts w:hint="eastAsia"/>
        </w:rPr>
      </w:pPr>
      <w:r>
        <w:rPr>
          <w:rFonts w:hint="eastAsia"/>
        </w:rPr>
        <w:t>市场营销专业的学生小顾在一家叫"汇丰源"的区域性食品贸易公司实习，被分到了市场部。</w:t>
      </w:r>
    </w:p>
    <w:p w14:paraId="3CC43D65">
      <w:pPr>
        <w:widowControl/>
        <w:jc w:val="left"/>
        <w:rPr>
          <w:rFonts w:hint="eastAsia"/>
        </w:rPr>
      </w:pPr>
      <w:r>
        <w:rPr>
          <w:rFonts w:hint="eastAsia"/>
        </w:rPr>
        <w:t>实习第三周，部门开月度经营分析会。市场部经理在大屏幕上打开了一份财务报表——资产负债表、利润表、现金流量表，三张密密麻麻的表格。经理一边翻一边说："上个月毛利率又跌了两个百分点，应收账款周转天数从45天拉到了58天，经营性现金流也变负了。大家说说，这个月市场推广费还能不能按原预算花？"</w:t>
      </w:r>
    </w:p>
    <w:p w14:paraId="4F741FC3">
      <w:pPr>
        <w:widowControl/>
        <w:jc w:val="left"/>
        <w:rPr>
          <w:rFonts w:hint="eastAsia"/>
        </w:rPr>
      </w:pPr>
      <w:r>
        <w:rPr>
          <w:rFonts w:hint="eastAsia"/>
        </w:rPr>
        <w:t>小顾听得一头雾水。</w:t>
      </w:r>
    </w:p>
    <w:p w14:paraId="34F34E0A">
      <w:pPr>
        <w:widowControl/>
        <w:jc w:val="left"/>
        <w:rPr>
          <w:rFonts w:hint="eastAsia"/>
        </w:rPr>
      </w:pPr>
      <w:r>
        <w:rPr>
          <w:rFonts w:hint="eastAsia"/>
        </w:rPr>
        <w:t>"毛利率""应收账款周转天数""经营性现金流"——这些词他在《基础会计》课上好像学过，但当时就没太搞懂，现在更是完全想不起来是什么意思了。他偷偷瞄了一眼旁边的同事，发现销售部的小张也是一脸茫然。</w:t>
      </w:r>
    </w:p>
    <w:p w14:paraId="75059312">
      <w:pPr>
        <w:widowControl/>
        <w:jc w:val="left"/>
        <w:rPr>
          <w:rFonts w:hint="eastAsia"/>
        </w:rPr>
      </w:pPr>
      <w:r>
        <w:rPr>
          <w:rFonts w:hint="eastAsia"/>
        </w:rPr>
        <w:t>会后小顾有点沮丧：自己学的是市场营销，看不懂财务报表好像也正常？但经理刚才那番话明明是在说"公司赚的钱变少了、客户欠的钱变多了、现金流出了问题"——这些跟市场部的预算直接相关。如果连这些基本的财务信号都读不懂，怎么参与部门的经营讨论？</w:t>
      </w:r>
    </w:p>
    <w:p w14:paraId="71E817A4">
      <w:pPr>
        <w:widowControl/>
        <w:jc w:val="left"/>
        <w:rPr>
          <w:rFonts w:hint="eastAsia"/>
        </w:rPr>
      </w:pPr>
      <w:r>
        <w:rPr>
          <w:rFonts w:hint="eastAsia"/>
        </w:rPr>
        <w:t>晚上回到宿舍，小顾打开DeepSeek，把会上拍的那张利润表照片发了过去，然后打了一句话：</w:t>
      </w:r>
    </w:p>
    <w:p w14:paraId="6FDFE364">
      <w:pPr>
        <w:widowControl/>
        <w:jc w:val="left"/>
        <w:rPr>
          <w:rFonts w:hint="eastAsia"/>
        </w:rPr>
      </w:pPr>
      <w:r>
        <w:rPr>
          <w:rFonts w:hint="eastAsia"/>
          <w:i/>
          <w:iCs/>
        </w:rPr>
        <w:t>"这是一份公司的利润表，请用最通俗的话帮我解释一下这张表在说什么。特别是毛利率下降、应收账款周转天数增加这些问题分别意味着什么。"</w:t>
      </w:r>
    </w:p>
    <w:p w14:paraId="7B23540F">
      <w:pPr>
        <w:widowControl/>
        <w:jc w:val="left"/>
        <w:rPr>
          <w:rFonts w:hint="eastAsia"/>
        </w:rPr>
      </w:pPr>
      <w:r>
        <w:rPr>
          <w:rFonts w:hint="eastAsia"/>
        </w:rPr>
        <w:t>AI很快给出了一段"翻译"——用大白话把每个专业术语解释了一遍，还用了一个卖水果摊的比喻来讲毛利率：</w:t>
      </w:r>
    </w:p>
    <w:p w14:paraId="155CB079">
      <w:pPr>
        <w:widowControl/>
        <w:jc w:val="left"/>
        <w:rPr>
          <w:rFonts w:hint="eastAsia"/>
        </w:rPr>
      </w:pPr>
      <w:r>
        <w:rPr>
          <w:rFonts w:hint="eastAsia"/>
          <w:i/>
          <w:iCs/>
        </w:rPr>
        <w:t>"毛利率下降，就好比你卖水果，以前进价3块卖5块能赚2块，现在进价涨到了3.5块但还是只能卖5块，赚的就变少了。应收账款周转天数增加，就是说客户欠你的钱越来越慢才还，你的钱都压在别人手里了。"</w:t>
      </w:r>
    </w:p>
    <w:p w14:paraId="1FEAD086">
      <w:pPr>
        <w:widowControl/>
        <w:jc w:val="left"/>
        <w:rPr>
          <w:rFonts w:hint="eastAsia"/>
        </w:rPr>
      </w:pPr>
      <w:r>
        <w:rPr>
          <w:rFonts w:hint="eastAsia"/>
        </w:rPr>
        <w:t>小顾一下子就明白了。他又追问了几个问题，把几个关键指标都搞清楚了。第二天再开会的时候，他至少能听懂经理在说什么了——虽然还提不出什么高水平的意见，但"听得懂"本身就是一个巨大的进步。</w:t>
      </w:r>
    </w:p>
    <w:p w14:paraId="0E4E71DC">
      <w:pPr>
        <w:widowControl/>
        <w:jc w:val="left"/>
        <w:rPr>
          <w:rFonts w:hint="eastAsia"/>
        </w:rPr>
      </w:pPr>
      <w:r>
        <w:rPr>
          <w:rFonts w:hint="eastAsia"/>
          <w:b/>
          <w:bCs/>
        </w:rPr>
        <w:t>这个项目不是要把你变成会计师——那是会计专业课程的事。这个项目要做的是：让你无论学什么专业、以后做什么岗位，都能借助AI工具看懂基本的财务数据，理解公司经营状况的好坏，在工作中做一个"懂财务的非财务人员"。</w:t>
      </w:r>
    </w:p>
    <w:p w14:paraId="7272BBD7">
      <w:pPr>
        <w:widowControl/>
        <w:jc w:val="left"/>
        <w:rPr>
          <w:rFonts w:hint="eastAsia"/>
        </w:rPr>
      </w:pPr>
      <w:r>
        <w:rPr>
          <w:rFonts w:hint="eastAsia"/>
        </w:rPr>
        <w:pict>
          <v:rect id="_x0000_i1345" o:spt="1" style="height:3pt;width:0pt;" fillcolor="#A0A0A0" filled="t" stroked="f" coordsize="21600,21600" o:hr="t" o:hrstd="t" o:hralign="center">
            <v:path/>
            <v:fill on="t" focussize="0,0"/>
            <v:stroke on="f"/>
            <v:imagedata o:title=""/>
            <o:lock v:ext="edit"/>
            <w10:wrap type="none"/>
            <w10:anchorlock/>
          </v:rect>
        </w:pict>
      </w:r>
    </w:p>
    <w:p w14:paraId="369D2CC7">
      <w:pPr>
        <w:widowControl/>
        <w:jc w:val="left"/>
        <w:rPr>
          <w:rFonts w:hint="eastAsia"/>
        </w:rPr>
      </w:pPr>
      <w:r>
        <w:rPr>
          <w:rFonts w:hint="eastAsia"/>
          <w:b/>
          <w:bCs/>
        </w:rPr>
        <w:t>【学习目标】</w:t>
      </w:r>
    </w:p>
    <w:tbl>
      <w:tblPr>
        <w:tblStyle w:val="17"/>
        <w:tblW w:w="7296" w:type="dxa"/>
        <w:tblInd w:w="0" w:type="dxa"/>
        <w:tblLayout w:type="autofit"/>
        <w:tblCellMar>
          <w:top w:w="15" w:type="dxa"/>
          <w:left w:w="15" w:type="dxa"/>
          <w:bottom w:w="15" w:type="dxa"/>
          <w:right w:w="15" w:type="dxa"/>
        </w:tblCellMar>
      </w:tblPr>
      <w:tblGrid>
        <w:gridCol w:w="796"/>
        <w:gridCol w:w="6500"/>
      </w:tblGrid>
      <w:tr w14:paraId="38D496F2">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CBA9EE">
            <w:pPr>
              <w:widowControl/>
              <w:jc w:val="left"/>
              <w:rPr>
                <w:rFonts w:hint="eastAsia"/>
                <w:b/>
                <w:bCs/>
              </w:rPr>
            </w:pPr>
            <w:r>
              <w:rPr>
                <w:b/>
                <w:bCs/>
              </w:rPr>
              <w:t>目标维度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42EEEC">
            <w:pPr>
              <w:widowControl/>
              <w:jc w:val="left"/>
              <w:rPr>
                <w:b/>
                <w:bCs/>
              </w:rPr>
            </w:pPr>
            <w:r>
              <w:rPr>
                <w:b/>
                <w:bCs/>
              </w:rPr>
              <w:t>具体要求</w:t>
            </w:r>
          </w:p>
        </w:tc>
      </w:tr>
      <w:tr w14:paraId="2A11DA3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AF9921">
            <w:pPr>
              <w:widowControl/>
              <w:jc w:val="left"/>
            </w:pPr>
            <w:r>
              <w:rPr>
                <w:b/>
                <w:bCs/>
              </w:rP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927150">
            <w:pPr>
              <w:widowControl/>
              <w:jc w:val="left"/>
            </w:pPr>
            <w:r>
              <w:t>①了解三张主要财务报表（资产负债表、利润表、现金流量表）各自反映什么信息；②知道毛利率、净利率、应收账款周转天数等常用财务指标的含义；③了解盈亏平衡分析和预算编制的基本概念</w:t>
            </w:r>
          </w:p>
        </w:tc>
      </w:tr>
      <w:tr w14:paraId="2483BCF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9EE1747">
            <w:pPr>
              <w:widowControl/>
              <w:jc w:val="left"/>
            </w:pPr>
            <w:r>
              <w:rPr>
                <w:b/>
                <w:bCs/>
              </w:rP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DFFAC5A">
            <w:pPr>
              <w:widowControl/>
              <w:jc w:val="left"/>
            </w:pPr>
            <w:r>
              <w:t>①能把财务报表交给AI，让它用通俗语言解释报表信息；②能让AI计算和解释常用财务指标；③能让AI辅助完成经营分析报告和部门预算的撰写；④能让AI处理个税计算、报销制度起草等日常财务事务</w:t>
            </w:r>
          </w:p>
        </w:tc>
      </w:tr>
      <w:tr w14:paraId="464C25F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F4C8AF">
            <w:pPr>
              <w:widowControl/>
              <w:jc w:val="left"/>
            </w:pPr>
            <w:r>
              <w:rPr>
                <w:b/>
                <w:bCs/>
              </w:rP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C3DEEF">
            <w:pPr>
              <w:widowControl/>
              <w:jc w:val="left"/>
            </w:pPr>
            <w:r>
              <w:t>①树立"看得懂财务数据是每个商贸从业者的基本素养"的认知；②强化数据真实性意识——财务数据必须基于真实记录，绝不编造篡改；③养成对AI给出的财务计算结果进行人工验算的严谨习惯</w:t>
            </w:r>
          </w:p>
        </w:tc>
      </w:tr>
    </w:tbl>
    <w:p w14:paraId="7258E525">
      <w:pPr>
        <w:widowControl/>
        <w:jc w:val="left"/>
      </w:pPr>
      <w:r>
        <w:rPr>
          <w:rFonts w:hint="eastAsia"/>
        </w:rPr>
        <w:pict>
          <v:rect id="_x0000_i1346" o:spt="1" style="height:3pt;width:0pt;" fillcolor="#A0A0A0" filled="t" stroked="f" coordsize="21600,21600" o:hr="t" o:hrstd="t" o:hralign="center">
            <v:path/>
            <v:fill on="t" focussize="0,0"/>
            <v:stroke on="f"/>
            <v:imagedata o:title=""/>
            <o:lock v:ext="edit"/>
            <w10:wrap type="none"/>
            <w10:anchorlock/>
          </v:rect>
        </w:pict>
      </w:r>
    </w:p>
    <w:p w14:paraId="575B9EAC">
      <w:pPr>
        <w:widowControl/>
        <w:jc w:val="left"/>
        <w:rPr>
          <w:rFonts w:hint="eastAsia"/>
        </w:rPr>
      </w:pPr>
      <w:r>
        <w:rPr>
          <w:rFonts w:hint="eastAsia"/>
        </w:rPr>
        <w:t>本项目的知识结构如图9-1所示。</w:t>
      </w:r>
    </w:p>
    <w:p w14:paraId="70E30B6A">
      <w:pPr>
        <w:widowControl/>
        <w:jc w:val="left"/>
      </w:pPr>
      <w:r>
        <w:drawing>
          <wp:inline distT="0" distB="0" distL="0" distR="0">
            <wp:extent cx="5274310" cy="2173605"/>
            <wp:effectExtent l="0" t="0" r="2540" b="0"/>
            <wp:docPr id="1604110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10303" name="图片 1"/>
                    <pic:cNvPicPr>
                      <a:picLocks noChangeAspect="1"/>
                    </pic:cNvPicPr>
                  </pic:nvPicPr>
                  <pic:blipFill>
                    <a:blip r:embed="rId43"/>
                    <a:stretch>
                      <a:fillRect/>
                    </a:stretch>
                  </pic:blipFill>
                  <pic:spPr>
                    <a:xfrm>
                      <a:off x="0" y="0"/>
                      <a:ext cx="5274310" cy="2173605"/>
                    </a:xfrm>
                    <a:prstGeom prst="rect">
                      <a:avLst/>
                    </a:prstGeom>
                  </pic:spPr>
                </pic:pic>
              </a:graphicData>
            </a:graphic>
          </wp:inline>
        </w:drawing>
      </w:r>
    </w:p>
    <w:p w14:paraId="759320BA">
      <w:pPr>
        <w:widowControl/>
        <w:jc w:val="center"/>
        <w:rPr>
          <w:rFonts w:hint="eastAsia"/>
        </w:rPr>
      </w:pPr>
      <w:r>
        <w:rPr>
          <w:rFonts w:hint="eastAsia"/>
        </w:rPr>
        <w:t>图9-1 项目九知识结构图</w:t>
      </w:r>
    </w:p>
    <w:p w14:paraId="5139E708">
      <w:pPr>
        <w:widowControl/>
        <w:jc w:val="left"/>
        <w:rPr>
          <w:rFonts w:hint="eastAsia"/>
        </w:rPr>
      </w:pPr>
      <w:r>
        <w:rPr>
          <w:rFonts w:hint="eastAsia"/>
        </w:rPr>
        <w:pict>
          <v:rect id="_x0000_i1347" o:spt="1" style="height:3pt;width:0pt;" fillcolor="#A0A0A0" filled="t" stroked="f" coordsize="21600,21600" o:hr="t" o:hrstd="t" o:hralign="center">
            <v:path/>
            <v:fill on="t" focussize="0,0"/>
            <v:stroke on="f"/>
            <v:imagedata o:title=""/>
            <o:lock v:ext="edit"/>
            <w10:wrap type="none"/>
            <w10:anchorlock/>
          </v:rect>
        </w:pict>
      </w:r>
    </w:p>
    <w:p w14:paraId="3560EBC2">
      <w:pPr>
        <w:widowControl/>
        <w:jc w:val="left"/>
        <w:rPr>
          <w:rFonts w:hint="eastAsia"/>
          <w:b/>
          <w:bCs/>
        </w:rPr>
      </w:pPr>
      <w:r>
        <w:rPr>
          <w:rFonts w:hint="eastAsia"/>
          <w:b/>
          <w:bCs/>
        </w:rPr>
        <w:t>任务一 用AI看懂财务数据</w:t>
      </w:r>
    </w:p>
    <w:p w14:paraId="624140C0">
      <w:pPr>
        <w:widowControl/>
        <w:jc w:val="left"/>
        <w:rPr>
          <w:rFonts w:hint="eastAsia"/>
        </w:rPr>
      </w:pPr>
      <w:r>
        <w:rPr>
          <w:rFonts w:hint="eastAsia"/>
          <w:b/>
          <w:bCs/>
        </w:rPr>
        <w:t>【任务描述】</w:t>
      </w:r>
      <w:r>
        <w:rPr>
          <w:rFonts w:hint="eastAsia"/>
        </w:rPr>
        <w:t> 财务报表是企业经营状况的"体检报告"。大多数非财务专业的同学一看到报表就头疼——一堆专业术语和数字，不知道在说什么。好消息是，AI特别擅长做"翻译"——把专业的财务语言翻译成大白话。这个任务就教你怎么让AI帮你"读懂"财务数据。</w:t>
      </w:r>
    </w:p>
    <w:p w14:paraId="7C5DE654">
      <w:pPr>
        <w:widowControl/>
        <w:jc w:val="left"/>
        <w:rPr>
          <w:rFonts w:hint="eastAsia"/>
        </w:rPr>
      </w:pPr>
      <w:r>
        <w:rPr>
          <w:rFonts w:hint="eastAsia"/>
        </w:rPr>
        <w:pict>
          <v:rect id="_x0000_i1348" o:spt="1" style="height:3pt;width:0pt;" fillcolor="#A0A0A0" filled="t" stroked="f" coordsize="21600,21600" o:hr="t" o:hrstd="t" o:hralign="center">
            <v:path/>
            <v:fill on="t" focussize="0,0"/>
            <v:stroke on="f"/>
            <v:imagedata o:title=""/>
            <o:lock v:ext="edit"/>
            <w10:wrap type="none"/>
            <w10:anchorlock/>
          </v:rect>
        </w:pict>
      </w:r>
    </w:p>
    <w:p w14:paraId="395A29E4">
      <w:pPr>
        <w:widowControl/>
        <w:jc w:val="left"/>
        <w:rPr>
          <w:rFonts w:hint="eastAsia"/>
          <w:b/>
          <w:bCs/>
        </w:rPr>
      </w:pPr>
      <w:r>
        <w:rPr>
          <w:rFonts w:hint="eastAsia"/>
          <w:b/>
          <w:bCs/>
        </w:rPr>
        <w:t>一、把财务报表发给AI，让它用大白话解释</w:t>
      </w:r>
    </w:p>
    <w:p w14:paraId="5305CF97">
      <w:pPr>
        <w:widowControl/>
        <w:jc w:val="left"/>
      </w:pPr>
      <w:r>
        <w:rPr>
          <w:rFonts w:hint="eastAsia"/>
        </w:rPr>
        <w:t>三张主要的财务报表各自反映的信息见表9-1。你不需要记住每一行每一列的含义，只需要知道它们各自在回答什么问题。</w:t>
      </w:r>
    </w:p>
    <w:p w14:paraId="72AC137B">
      <w:pPr>
        <w:widowControl/>
        <w:jc w:val="center"/>
        <w:rPr>
          <w:rFonts w:hint="eastAsia"/>
        </w:rPr>
      </w:pPr>
      <w:r>
        <w:t>表9-1 三张主要财务报表各自回答的问题</w:t>
      </w:r>
    </w:p>
    <w:tbl>
      <w:tblPr>
        <w:tblStyle w:val="17"/>
        <w:tblW w:w="7296" w:type="dxa"/>
        <w:tblInd w:w="0" w:type="dxa"/>
        <w:tblLayout w:type="autofit"/>
        <w:tblCellMar>
          <w:top w:w="15" w:type="dxa"/>
          <w:left w:w="15" w:type="dxa"/>
          <w:bottom w:w="15" w:type="dxa"/>
          <w:right w:w="15" w:type="dxa"/>
        </w:tblCellMar>
      </w:tblPr>
      <w:tblGrid>
        <w:gridCol w:w="968"/>
        <w:gridCol w:w="2649"/>
        <w:gridCol w:w="3679"/>
      </w:tblGrid>
      <w:tr w14:paraId="59671BE4">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F9C3CD">
            <w:pPr>
              <w:widowControl/>
              <w:jc w:val="left"/>
              <w:rPr>
                <w:rFonts w:hint="eastAsia"/>
                <w:b/>
                <w:bCs/>
              </w:rPr>
            </w:pPr>
            <w:r>
              <w:rPr>
                <w:b/>
                <w:bCs/>
              </w:rPr>
              <w:t>报表名称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D95130">
            <w:pPr>
              <w:widowControl/>
              <w:jc w:val="left"/>
              <w:rPr>
                <w:b/>
                <w:bCs/>
              </w:rPr>
            </w:pPr>
            <w:r>
              <w:rPr>
                <w:b/>
                <w:bCs/>
              </w:rPr>
              <w:t>回答的核心问题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0C5D61">
            <w:pPr>
              <w:widowControl/>
              <w:jc w:val="left"/>
              <w:rPr>
                <w:b/>
                <w:bCs/>
              </w:rPr>
            </w:pPr>
            <w:r>
              <w:rPr>
                <w:b/>
                <w:bCs/>
              </w:rPr>
              <w:t>打个比方</w:t>
            </w:r>
          </w:p>
        </w:tc>
      </w:tr>
      <w:tr w14:paraId="75159F5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A5E8DF">
            <w:pPr>
              <w:widowControl/>
              <w:jc w:val="left"/>
            </w:pPr>
            <w:r>
              <w:t>资产负债表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E39431">
            <w:pPr>
              <w:widowControl/>
              <w:jc w:val="left"/>
            </w:pPr>
            <w:r>
              <w:t>公司现在有多少家底？欠了多少债？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B90C32">
            <w:pPr>
              <w:widowControl/>
              <w:jc w:val="left"/>
            </w:pPr>
            <w:r>
              <w:t>像一张"家庭财产清单"——房子值多少钱、存款有多少、还欠银行多少房贷</w:t>
            </w:r>
          </w:p>
        </w:tc>
      </w:tr>
      <w:tr w14:paraId="423D4C7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8DFFBA">
            <w:pPr>
              <w:widowControl/>
              <w:jc w:val="left"/>
            </w:pPr>
            <w:r>
              <w:t>利润表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79874FD">
            <w:pPr>
              <w:widowControl/>
              <w:jc w:val="left"/>
            </w:pPr>
            <w:r>
              <w:t>这段时间赚了多少钱？怎么赚的？</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ECCCF65">
            <w:pPr>
              <w:widowControl/>
              <w:jc w:val="left"/>
            </w:pPr>
            <w:r>
              <w:t>像一张"收支流水账"——这个月收入多少、花了多少、最后剩了多少</w:t>
            </w:r>
          </w:p>
        </w:tc>
      </w:tr>
      <w:tr w14:paraId="4938E15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AAD43C">
            <w:pPr>
              <w:widowControl/>
              <w:jc w:val="left"/>
            </w:pPr>
            <w:r>
              <w:t>现金流量表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89CD052">
            <w:pPr>
              <w:widowControl/>
              <w:jc w:val="left"/>
            </w:pPr>
            <w:r>
              <w:t>钱是从哪来的？花到哪去了？手里还有多少现金？</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F0C16A">
            <w:pPr>
              <w:widowControl/>
              <w:jc w:val="left"/>
            </w:pPr>
            <w:r>
              <w:t>像看"银行卡流水"——工资进了多少、房租花了多少、卡里还剩多少</w:t>
            </w:r>
          </w:p>
        </w:tc>
      </w:tr>
    </w:tbl>
    <w:p w14:paraId="262A8F2B">
      <w:pPr>
        <w:widowControl/>
        <w:jc w:val="left"/>
      </w:pPr>
      <w:r>
        <w:rPr>
          <w:rFonts w:hint="eastAsia"/>
        </w:rPr>
        <w:t>当你拿到一份财务报表（无论是从公司内部获取的、课程案例中的、还是公开的上市公司报表），可以直接把它发给AI，让AI帮你"翻译"。</w:t>
      </w:r>
    </w:p>
    <w:p w14:paraId="49C32B0E">
      <w:pPr>
        <w:widowControl/>
        <w:jc w:val="left"/>
      </w:pPr>
      <w:r>
        <w:t>我上传了一份公司的利润表（2025年上半年）。我不是财务专业的，</w:t>
      </w:r>
    </w:p>
    <w:p w14:paraId="5F578808">
      <w:pPr>
        <w:widowControl/>
        <w:jc w:val="left"/>
      </w:pPr>
      <w:r>
        <w:t>对报表不太熟悉。请帮我做以下事情：</w:t>
      </w:r>
    </w:p>
    <w:p w14:paraId="3C0A93D7">
      <w:pPr>
        <w:widowControl/>
        <w:jc w:val="left"/>
      </w:pPr>
    </w:p>
    <w:p w14:paraId="7CD67F63">
      <w:pPr>
        <w:widowControl/>
        <w:jc w:val="left"/>
      </w:pPr>
      <w:r>
        <w:t>1. 用最通俗的语言解释这张表在说什么——这家公司上半年的经营状况</w:t>
      </w:r>
    </w:p>
    <w:p w14:paraId="4BE1E277">
      <w:pPr>
        <w:widowControl/>
        <w:jc w:val="left"/>
      </w:pPr>
      <w:r>
        <w:t xml:space="preserve">   是好还是不好，从哪里能看出来</w:t>
      </w:r>
    </w:p>
    <w:p w14:paraId="33B9BF7B">
      <w:pPr>
        <w:widowControl/>
        <w:jc w:val="left"/>
      </w:pPr>
      <w:r>
        <w:t>2. 挑出3~5个最值得关注的数据，解释它们分别意味着什么</w:t>
      </w:r>
    </w:p>
    <w:p w14:paraId="77F399C3">
      <w:pPr>
        <w:widowControl/>
        <w:jc w:val="left"/>
      </w:pPr>
      <w:r>
        <w:t>3. 如果有什么"看起来不太正常"的地方，帮我指出来</w:t>
      </w:r>
    </w:p>
    <w:p w14:paraId="575EC400">
      <w:pPr>
        <w:widowControl/>
        <w:jc w:val="left"/>
      </w:pPr>
      <w:r>
        <w:t>4. 请不要使用太多专业术语，如果必须用到请附上通俗解释</w:t>
      </w:r>
    </w:p>
    <w:p w14:paraId="69921F12">
      <w:pPr>
        <w:widowControl/>
        <w:jc w:val="left"/>
      </w:pPr>
    </w:p>
    <w:p w14:paraId="25BEE509">
      <w:pPr>
        <w:widowControl/>
        <w:jc w:val="left"/>
      </w:pPr>
      <w:r>
        <w:t>我不需要特别深入的分析，目的是能看懂这张表在说什么就行。</w:t>
      </w:r>
    </w:p>
    <w:p w14:paraId="27654889">
      <w:pPr>
        <w:widowControl/>
        <w:jc w:val="left"/>
        <w:rPr>
          <w:rFonts w:hint="eastAsia"/>
        </w:rPr>
      </w:pPr>
      <w:r>
        <w:rPr>
          <w:rFonts w:hint="eastAsia"/>
        </w:rPr>
        <w:t>AI通常会给出一段非常清晰的"翻译"，把报表上的数字变成普通人也能理解的信息。</w:t>
      </w:r>
    </w:p>
    <w:p w14:paraId="739C876F">
      <w:pPr>
        <w:widowControl/>
        <w:jc w:val="left"/>
        <w:rPr>
          <w:rFonts w:hint="eastAsia"/>
        </w:rPr>
      </w:pPr>
      <w:r>
        <w:rPr>
          <w:rFonts w:hint="eastAsia"/>
          <w:b/>
          <w:bCs/>
        </w:rPr>
        <w:t>【试一试】</w:t>
      </w:r>
    </w:p>
    <w:p w14:paraId="57049B18">
      <w:pPr>
        <w:widowControl/>
        <w:jc w:val="left"/>
        <w:rPr>
          <w:rFonts w:hint="eastAsia"/>
        </w:rPr>
      </w:pPr>
      <w:r>
        <w:rPr>
          <w:rFonts w:hint="eastAsia"/>
        </w:rPr>
        <w:t>去巨潮资讯网（www.cninfo.com.cn）上随便找一家上市公司的年度报告，下载后翻到"财务报表"部分，把利润表截图发给AI，用上面的提示词让AI帮你解读。看看AI的"翻译"你能不能看懂。</w:t>
      </w:r>
    </w:p>
    <w:p w14:paraId="66BEC59A">
      <w:pPr>
        <w:widowControl/>
        <w:jc w:val="left"/>
        <w:rPr>
          <w:rFonts w:hint="eastAsia"/>
        </w:rPr>
      </w:pPr>
      <w:r>
        <w:rPr>
          <w:rFonts w:hint="eastAsia"/>
        </w:rPr>
        <w:t>如果你手边没有真实报表，也可以让AI先帮你模拟一份——</w:t>
      </w:r>
    </w:p>
    <w:p w14:paraId="3FAF95A3">
      <w:pPr>
        <w:widowControl/>
        <w:jc w:val="left"/>
      </w:pPr>
      <w:r>
        <w:t>请帮我模拟一份中小型商贸企业的利润表（2025年上半年），</w:t>
      </w:r>
    </w:p>
    <w:p w14:paraId="4E0C6F3F">
      <w:pPr>
        <w:widowControl/>
        <w:jc w:val="left"/>
      </w:pPr>
      <w:r>
        <w:t>包含营业收入、营业成本、毛利润、期间费用、净利润等主要科目，</w:t>
      </w:r>
    </w:p>
    <w:p w14:paraId="4E14A658">
      <w:pPr>
        <w:widowControl/>
        <w:jc w:val="left"/>
      </w:pPr>
      <w:r>
        <w:t>数据要看起来合理，然后用大白话帮我解读这份报表。</w:t>
      </w:r>
    </w:p>
    <w:p w14:paraId="093E4B60">
      <w:pPr>
        <w:widowControl/>
        <w:jc w:val="left"/>
        <w:rPr>
          <w:rFonts w:hint="eastAsia"/>
        </w:rPr>
      </w:pPr>
      <w:r>
        <w:rPr>
          <w:rFonts w:hint="eastAsia"/>
        </w:rPr>
        <w:pict>
          <v:rect id="_x0000_i1349" o:spt="1" style="height:3pt;width:0pt;" fillcolor="#A0A0A0" filled="t" stroked="f" coordsize="21600,21600" o:hr="t" o:hrstd="t" o:hralign="center">
            <v:path/>
            <v:fill on="t" focussize="0,0"/>
            <v:stroke on="f"/>
            <v:imagedata o:title=""/>
            <o:lock v:ext="edit"/>
            <w10:wrap type="none"/>
            <w10:anchorlock/>
          </v:rect>
        </w:pict>
      </w:r>
    </w:p>
    <w:p w14:paraId="35DE4757">
      <w:pPr>
        <w:widowControl/>
        <w:jc w:val="left"/>
        <w:rPr>
          <w:rFonts w:hint="eastAsia"/>
          <w:b/>
          <w:bCs/>
        </w:rPr>
      </w:pPr>
      <w:r>
        <w:rPr>
          <w:rFonts w:hint="eastAsia"/>
          <w:b/>
          <w:bCs/>
        </w:rPr>
        <w:t>二、让AI计算和解释常用财务指标</w:t>
      </w:r>
    </w:p>
    <w:p w14:paraId="2B63A78D">
      <w:pPr>
        <w:widowControl/>
        <w:jc w:val="left"/>
        <w:rPr>
          <w:rFonts w:hint="eastAsia"/>
        </w:rPr>
      </w:pPr>
      <w:r>
        <w:rPr>
          <w:rFonts w:hint="eastAsia"/>
        </w:rPr>
        <w:t>财务报表上的数字是"原材料"，把这些数字做一些简单的计算之后得到的</w:t>
      </w:r>
      <w:r>
        <w:rPr>
          <w:rFonts w:hint="eastAsia"/>
          <w:b/>
          <w:bCs/>
        </w:rPr>
        <w:t>财务指标</w:t>
      </w:r>
      <w:r>
        <w:rPr>
          <w:rFonts w:hint="eastAsia"/>
        </w:rPr>
        <w:t>才是真正有用的信息。</w:t>
      </w:r>
    </w:p>
    <w:p w14:paraId="291FA8FC">
      <w:pPr>
        <w:widowControl/>
        <w:jc w:val="left"/>
      </w:pPr>
      <w:r>
        <w:rPr>
          <w:rFonts w:hint="eastAsia"/>
        </w:rPr>
        <w:t>商贸从业者最常接触到的财务指标见表9-2。</w:t>
      </w:r>
    </w:p>
    <w:p w14:paraId="65A7695D">
      <w:pPr>
        <w:widowControl/>
        <w:jc w:val="center"/>
        <w:rPr>
          <w:rFonts w:hint="eastAsia"/>
        </w:rPr>
      </w:pPr>
      <w:r>
        <w:rPr>
          <w:rFonts w:hint="eastAsia"/>
        </w:rPr>
        <w:t>表9-2 商贸从业者最常用的财务指标</w:t>
      </w:r>
    </w:p>
    <w:tbl>
      <w:tblPr>
        <w:tblStyle w:val="17"/>
        <w:tblW w:w="7296" w:type="dxa"/>
        <w:tblInd w:w="0" w:type="dxa"/>
        <w:tblLayout w:type="autofit"/>
        <w:tblCellMar>
          <w:top w:w="15" w:type="dxa"/>
          <w:left w:w="15" w:type="dxa"/>
          <w:bottom w:w="15" w:type="dxa"/>
          <w:right w:w="15" w:type="dxa"/>
        </w:tblCellMar>
      </w:tblPr>
      <w:tblGrid>
        <w:gridCol w:w="1260"/>
        <w:gridCol w:w="2524"/>
        <w:gridCol w:w="2440"/>
        <w:gridCol w:w="1072"/>
      </w:tblGrid>
      <w:tr w14:paraId="2413831E">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EA2A071">
            <w:pPr>
              <w:widowControl/>
              <w:jc w:val="left"/>
              <w:rPr>
                <w:rFonts w:hint="eastAsia"/>
                <w:b/>
                <w:bCs/>
              </w:rPr>
            </w:pPr>
            <w:r>
              <w:rPr>
                <w:b/>
                <w:bCs/>
              </w:rPr>
              <w:t>指标名称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F1E12B">
            <w:pPr>
              <w:widowControl/>
              <w:jc w:val="left"/>
              <w:rPr>
                <w:b/>
                <w:bCs/>
              </w:rPr>
            </w:pPr>
            <w:r>
              <w:rPr>
                <w:b/>
                <w:bCs/>
              </w:rPr>
              <w:t>通俗含义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5831D1">
            <w:pPr>
              <w:widowControl/>
              <w:jc w:val="left"/>
              <w:rPr>
                <w:b/>
                <w:bCs/>
              </w:rPr>
            </w:pPr>
            <w:r>
              <w:rPr>
                <w:b/>
                <w:bCs/>
              </w:rPr>
              <w:t>计算方式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7C213A">
            <w:pPr>
              <w:widowControl/>
              <w:jc w:val="left"/>
              <w:rPr>
                <w:b/>
                <w:bCs/>
              </w:rPr>
            </w:pPr>
            <w:r>
              <w:rPr>
                <w:b/>
                <w:bCs/>
              </w:rPr>
              <w:t>高好还是低好</w:t>
            </w:r>
          </w:p>
        </w:tc>
      </w:tr>
      <w:tr w14:paraId="0B0D29B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99CF99">
            <w:pPr>
              <w:widowControl/>
              <w:jc w:val="left"/>
            </w:pPr>
            <w:r>
              <w:t>毛利率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BDCECF">
            <w:pPr>
              <w:widowControl/>
              <w:jc w:val="left"/>
            </w:pPr>
            <w:r>
              <w:t>卖东西赚了多大比例的"粗利"</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AB3DE2C">
            <w:pPr>
              <w:widowControl/>
              <w:jc w:val="left"/>
            </w:pPr>
            <w:r>
              <w:t>（营业收入-营业成本）÷ 营业收入 × 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5F2B4F">
            <w:pPr>
              <w:widowControl/>
              <w:jc w:val="left"/>
            </w:pPr>
            <w:r>
              <w:t>高好</w:t>
            </w:r>
          </w:p>
        </w:tc>
      </w:tr>
      <w:tr w14:paraId="2729F42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305941E">
            <w:pPr>
              <w:widowControl/>
              <w:jc w:val="left"/>
            </w:pPr>
            <w:r>
              <w:t>净利率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80FFF70">
            <w:pPr>
              <w:widowControl/>
              <w:jc w:val="left"/>
            </w:pPr>
            <w:r>
              <w:t>扣完所有费用和税之后，真正赚到手的比例</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8C762E5">
            <w:pPr>
              <w:widowControl/>
              <w:jc w:val="left"/>
            </w:pPr>
            <w:r>
              <w:t>净利润 ÷ 营业收入 × 100%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429EB06">
            <w:pPr>
              <w:widowControl/>
              <w:jc w:val="left"/>
            </w:pPr>
            <w:r>
              <w:t>高好</w:t>
            </w:r>
          </w:p>
        </w:tc>
      </w:tr>
      <w:tr w14:paraId="240ADA3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889E77">
            <w:pPr>
              <w:widowControl/>
              <w:jc w:val="left"/>
            </w:pPr>
            <w:r>
              <w:t>费用率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33FF58">
            <w:pPr>
              <w:widowControl/>
              <w:jc w:val="left"/>
            </w:pPr>
            <w:r>
              <w:t>花出去的管理费、销售费占收入的比例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0D78AB6">
            <w:pPr>
              <w:widowControl/>
              <w:jc w:val="left"/>
            </w:pPr>
            <w:r>
              <w:t>期间费用合计 ÷ 营业收入 × 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F16DB8">
            <w:pPr>
              <w:widowControl/>
              <w:jc w:val="left"/>
            </w:pPr>
            <w:r>
              <w:t>低好</w:t>
            </w:r>
          </w:p>
        </w:tc>
      </w:tr>
      <w:tr w14:paraId="17FF264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F62A741">
            <w:pPr>
              <w:widowControl/>
              <w:jc w:val="left"/>
            </w:pPr>
            <w:r>
              <w:t>资产负债率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6B74DB2">
            <w:pPr>
              <w:widowControl/>
              <w:jc w:val="left"/>
            </w:pPr>
            <w:r>
              <w:t>公司的"负债程度"——借的钱占总资产的比例</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2C5A6B">
            <w:pPr>
              <w:widowControl/>
              <w:jc w:val="left"/>
            </w:pPr>
            <w:r>
              <w:t>总负债 ÷ 总资产 × 100%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D95698D">
            <w:pPr>
              <w:widowControl/>
              <w:jc w:val="left"/>
            </w:pPr>
            <w:r>
              <w:t>适中</w:t>
            </w:r>
          </w:p>
        </w:tc>
      </w:tr>
      <w:tr w14:paraId="5161C3C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6C6CE7">
            <w:pPr>
              <w:widowControl/>
              <w:jc w:val="left"/>
            </w:pPr>
            <w:r>
              <w:t>应收账款周转天数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9A9E1B">
            <w:pPr>
              <w:widowControl/>
              <w:jc w:val="left"/>
            </w:pPr>
            <w:r>
              <w:t>客户欠的钱平均多少天能收回来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B03086">
            <w:pPr>
              <w:widowControl/>
              <w:jc w:val="left"/>
            </w:pPr>
            <w:r>
              <w:t>365 ÷（营业收入 ÷ 平均应收账款余额）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425FCC">
            <w:pPr>
              <w:widowControl/>
              <w:jc w:val="left"/>
            </w:pPr>
            <w:r>
              <w:t>低好</w:t>
            </w:r>
          </w:p>
        </w:tc>
      </w:tr>
      <w:tr w14:paraId="569415D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EA0FC71">
            <w:pPr>
              <w:widowControl/>
              <w:jc w:val="left"/>
            </w:pPr>
            <w:r>
              <w:t>存货周转天数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1014FA4">
            <w:pPr>
              <w:widowControl/>
              <w:jc w:val="left"/>
            </w:pPr>
            <w:r>
              <w:t>仓库里的货平均多少天能卖出去</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A59498D">
            <w:pPr>
              <w:widowControl/>
              <w:jc w:val="left"/>
            </w:pPr>
            <w:r>
              <w:t>365 ÷（营业成本 ÷ 平均存货余额）</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E67938B">
            <w:pPr>
              <w:widowControl/>
              <w:jc w:val="left"/>
            </w:pPr>
            <w:r>
              <w:t>低好</w:t>
            </w:r>
          </w:p>
        </w:tc>
      </w:tr>
    </w:tbl>
    <w:p w14:paraId="0A177503">
      <w:pPr>
        <w:widowControl/>
        <w:jc w:val="left"/>
      </w:pPr>
      <w:r>
        <w:rPr>
          <w:rFonts w:hint="eastAsia"/>
        </w:rPr>
        <w:t>这些指标不需要你自己算——把数据发给AI，让它算就行了。</w:t>
      </w:r>
    </w:p>
    <w:p w14:paraId="40F0B0A2">
      <w:pPr>
        <w:widowControl/>
        <w:jc w:val="left"/>
      </w:pPr>
      <w:r>
        <w:t>以下是一家商贸企业2025年上半年的财务数据：</w:t>
      </w:r>
    </w:p>
    <w:p w14:paraId="6CB507B2">
      <w:pPr>
        <w:widowControl/>
        <w:jc w:val="left"/>
      </w:pPr>
      <w:r>
        <w:t>- 营业收入：850万元</w:t>
      </w:r>
    </w:p>
    <w:p w14:paraId="77F5377D">
      <w:pPr>
        <w:widowControl/>
        <w:jc w:val="left"/>
      </w:pPr>
      <w:r>
        <w:t>- 营业成本：612万元</w:t>
      </w:r>
    </w:p>
    <w:p w14:paraId="155EB21F">
      <w:pPr>
        <w:widowControl/>
        <w:jc w:val="left"/>
      </w:pPr>
      <w:r>
        <w:t>- 销售费用：68万元</w:t>
      </w:r>
    </w:p>
    <w:p w14:paraId="6CE3FE8A">
      <w:pPr>
        <w:widowControl/>
        <w:jc w:val="left"/>
      </w:pPr>
      <w:r>
        <w:t>- 管理费用：45万元</w:t>
      </w:r>
    </w:p>
    <w:p w14:paraId="01A8E594">
      <w:pPr>
        <w:widowControl/>
        <w:jc w:val="left"/>
      </w:pPr>
      <w:r>
        <w:t>- 财务费用：12万元</w:t>
      </w:r>
    </w:p>
    <w:p w14:paraId="477C128A">
      <w:pPr>
        <w:widowControl/>
        <w:jc w:val="left"/>
      </w:pPr>
      <w:r>
        <w:t>- 净利润：78万元</w:t>
      </w:r>
    </w:p>
    <w:p w14:paraId="7DE025AD">
      <w:pPr>
        <w:widowControl/>
        <w:jc w:val="left"/>
      </w:pPr>
      <w:r>
        <w:t>- 期末应收账款余额：126万元（期初95万元）</w:t>
      </w:r>
    </w:p>
    <w:p w14:paraId="1B125895">
      <w:pPr>
        <w:widowControl/>
        <w:jc w:val="left"/>
      </w:pPr>
      <w:r>
        <w:t>- 期末存货余额：180万元（期初155万元）</w:t>
      </w:r>
    </w:p>
    <w:p w14:paraId="29DD13FD">
      <w:pPr>
        <w:widowControl/>
        <w:jc w:val="left"/>
      </w:pPr>
      <w:r>
        <w:t>- 总资产：1200万元</w:t>
      </w:r>
    </w:p>
    <w:p w14:paraId="21548BCE">
      <w:pPr>
        <w:widowControl/>
        <w:jc w:val="left"/>
      </w:pPr>
      <w:r>
        <w:t>- 总负债：520万元</w:t>
      </w:r>
    </w:p>
    <w:p w14:paraId="43842ED5">
      <w:pPr>
        <w:widowControl/>
        <w:jc w:val="left"/>
      </w:pPr>
    </w:p>
    <w:p w14:paraId="410588C8">
      <w:pPr>
        <w:widowControl/>
        <w:jc w:val="left"/>
      </w:pPr>
      <w:r>
        <w:t>请帮我计算以下指标，并用通俗语言解释每个指标的含义和这个数字</w:t>
      </w:r>
    </w:p>
    <w:p w14:paraId="0C5D2D9C">
      <w:pPr>
        <w:widowControl/>
        <w:jc w:val="left"/>
      </w:pPr>
      <w:r>
        <w:t>说明了什么情况：</w:t>
      </w:r>
    </w:p>
    <w:p w14:paraId="6DAB820D">
      <w:pPr>
        <w:widowControl/>
        <w:jc w:val="left"/>
      </w:pPr>
      <w:r>
        <w:t>1. 毛利率</w:t>
      </w:r>
    </w:p>
    <w:p w14:paraId="67A91864">
      <w:pPr>
        <w:widowControl/>
        <w:jc w:val="left"/>
      </w:pPr>
      <w:r>
        <w:t>2. 净利率</w:t>
      </w:r>
    </w:p>
    <w:p w14:paraId="5D19B547">
      <w:pPr>
        <w:widowControl/>
        <w:jc w:val="left"/>
      </w:pPr>
      <w:r>
        <w:t>3. 费用率（期间费用合计占营业收入的比例）</w:t>
      </w:r>
    </w:p>
    <w:p w14:paraId="3E4C55C9">
      <w:pPr>
        <w:widowControl/>
        <w:jc w:val="left"/>
      </w:pPr>
      <w:r>
        <w:t>4. 资产负债率</w:t>
      </w:r>
    </w:p>
    <w:p w14:paraId="1183D691">
      <w:pPr>
        <w:widowControl/>
        <w:jc w:val="left"/>
      </w:pPr>
      <w:r>
        <w:t>5. 应收账款周转天数</w:t>
      </w:r>
    </w:p>
    <w:p w14:paraId="09CB244A">
      <w:pPr>
        <w:widowControl/>
        <w:jc w:val="left"/>
      </w:pPr>
      <w:r>
        <w:t>6. 存货周转天数</w:t>
      </w:r>
    </w:p>
    <w:p w14:paraId="513BD36B">
      <w:pPr>
        <w:widowControl/>
        <w:jc w:val="left"/>
      </w:pPr>
    </w:p>
    <w:p w14:paraId="7F2A93F9">
      <w:pPr>
        <w:widowControl/>
        <w:jc w:val="left"/>
      </w:pPr>
      <w:r>
        <w:t>如果某个指标的数值看起来不太正常（偏高或偏低），请标注出来。</w:t>
      </w:r>
    </w:p>
    <w:p w14:paraId="1F7BAB13">
      <w:pPr>
        <w:widowControl/>
        <w:jc w:val="left"/>
        <w:rPr>
          <w:rFonts w:hint="eastAsia"/>
        </w:rPr>
      </w:pPr>
      <w:r>
        <w:rPr>
          <w:rFonts w:hint="eastAsia"/>
          <w:b/>
          <w:bCs/>
        </w:rPr>
        <w:t>【翻车现场】AI把指标算错了</w:t>
      </w:r>
    </w:p>
    <w:p w14:paraId="665EB5DE">
      <w:pPr>
        <w:widowControl/>
        <w:jc w:val="left"/>
        <w:rPr>
          <w:rFonts w:hint="eastAsia"/>
        </w:rPr>
      </w:pPr>
      <w:r>
        <w:rPr>
          <w:rFonts w:hint="eastAsia"/>
        </w:rPr>
        <w:t>有学生让AI计算毛利率，给出的数据是营业收入500万、营业成本350万。正确答案应该是（500-350）÷ 500 = 30%。但AI回答的是"毛利率为42.9%"——它用的公式是（500-350）÷ 350，分母搞成了营业成本而不是营业收入。</w:t>
      </w:r>
    </w:p>
    <w:p w14:paraId="5A73E7CE">
      <w:pPr>
        <w:widowControl/>
        <w:jc w:val="left"/>
        <w:rPr>
          <w:rFonts w:hint="eastAsia"/>
        </w:rPr>
      </w:pPr>
      <w:r>
        <w:rPr>
          <w:rFonts w:hint="eastAsia"/>
        </w:rPr>
        <w:t>这种错误并不罕见。AI在做数学计算时经常出错——有时候是公式用错了，有时候是运算本身算错了。所以务必记住：**AI算出来的财务指标，一定要自己用计算器验算一遍。**验算一个指标只需要十几秒，但可以避免在报告里写出错误的数据。</w:t>
      </w:r>
    </w:p>
    <w:p w14:paraId="2B90A1BA">
      <w:pPr>
        <w:widowControl/>
        <w:jc w:val="left"/>
        <w:rPr>
          <w:rFonts w:hint="eastAsia"/>
        </w:rPr>
      </w:pPr>
      <w:r>
        <w:rPr>
          <w:rFonts w:hint="eastAsia"/>
        </w:rPr>
        <w:pict>
          <v:rect id="_x0000_i1350" o:spt="1" style="height:3pt;width:0pt;" fillcolor="#A0A0A0" filled="t" stroked="f" coordsize="21600,21600" o:hr="t" o:hrstd="t" o:hralign="center">
            <v:path/>
            <v:fill on="t" focussize="0,0"/>
            <v:stroke on="f"/>
            <v:imagedata o:title=""/>
            <o:lock v:ext="edit"/>
            <w10:wrap type="none"/>
            <w10:anchorlock/>
          </v:rect>
        </w:pict>
      </w:r>
    </w:p>
    <w:p w14:paraId="669938E1">
      <w:pPr>
        <w:widowControl/>
        <w:jc w:val="left"/>
        <w:rPr>
          <w:rFonts w:hint="eastAsia"/>
          <w:b/>
          <w:bCs/>
        </w:rPr>
      </w:pPr>
      <w:r>
        <w:rPr>
          <w:rFonts w:hint="eastAsia"/>
          <w:b/>
          <w:bCs/>
        </w:rPr>
        <w:t>三、让AI发现财务数据中的异常信号</w:t>
      </w:r>
    </w:p>
    <w:p w14:paraId="1F28078D">
      <w:pPr>
        <w:widowControl/>
        <w:jc w:val="left"/>
        <w:rPr>
          <w:rFonts w:hint="eastAsia"/>
        </w:rPr>
      </w:pPr>
      <w:r>
        <w:rPr>
          <w:rFonts w:hint="eastAsia"/>
        </w:rPr>
        <w:t>除了计算指标之外，AI还可以帮你发现数据中"不太正常"的地方。</w:t>
      </w:r>
    </w:p>
    <w:p w14:paraId="5DB670B5">
      <w:pPr>
        <w:widowControl/>
        <w:jc w:val="left"/>
      </w:pPr>
      <w:r>
        <w:t>以下是一家商贸企业2024年和2025年上半年的主要财务数据对比：</w:t>
      </w:r>
    </w:p>
    <w:p w14:paraId="3B0EAA58">
      <w:pPr>
        <w:widowControl/>
        <w:jc w:val="left"/>
      </w:pPr>
    </w:p>
    <w:p w14:paraId="3CA9BC99">
      <w:pPr>
        <w:widowControl/>
        <w:jc w:val="left"/>
      </w:pPr>
      <w:r>
        <w:t xml:space="preserve">                        2024年上半年    2025年上半年</w:t>
      </w:r>
    </w:p>
    <w:p w14:paraId="56B51020">
      <w:pPr>
        <w:widowControl/>
        <w:jc w:val="left"/>
      </w:pPr>
      <w:r>
        <w:t>营业收入（万元）：          780            850</w:t>
      </w:r>
    </w:p>
    <w:p w14:paraId="7B386D98">
      <w:pPr>
        <w:widowControl/>
        <w:jc w:val="left"/>
      </w:pPr>
      <w:r>
        <w:t>营业成本（万元）：          530            612</w:t>
      </w:r>
    </w:p>
    <w:p w14:paraId="3ED1557B">
      <w:pPr>
        <w:widowControl/>
        <w:jc w:val="left"/>
      </w:pPr>
      <w:r>
        <w:t>毛利率：                    32.1%          28.0%</w:t>
      </w:r>
    </w:p>
    <w:p w14:paraId="7FC933DC">
      <w:pPr>
        <w:widowControl/>
        <w:jc w:val="left"/>
      </w:pPr>
      <w:r>
        <w:t>销售费用（万元）：           52             68</w:t>
      </w:r>
    </w:p>
    <w:p w14:paraId="64D77981">
      <w:pPr>
        <w:widowControl/>
        <w:jc w:val="left"/>
      </w:pPr>
      <w:r>
        <w:t>管理费用（万元）：           40             45</w:t>
      </w:r>
    </w:p>
    <w:p w14:paraId="395D29FF">
      <w:pPr>
        <w:widowControl/>
        <w:jc w:val="left"/>
      </w:pPr>
      <w:r>
        <w:t>净利润（万元）：            105             78</w:t>
      </w:r>
    </w:p>
    <w:p w14:paraId="4620F733">
      <w:pPr>
        <w:widowControl/>
        <w:jc w:val="left"/>
      </w:pPr>
      <w:r>
        <w:t>应收账款余额（万元）：       82            126</w:t>
      </w:r>
    </w:p>
    <w:p w14:paraId="79B83804">
      <w:pPr>
        <w:widowControl/>
        <w:jc w:val="left"/>
      </w:pPr>
      <w:r>
        <w:t>存货余额（万元）：          120            180</w:t>
      </w:r>
    </w:p>
    <w:p w14:paraId="2B49DF26">
      <w:pPr>
        <w:widowControl/>
        <w:jc w:val="left"/>
      </w:pPr>
    </w:p>
    <w:p w14:paraId="4C028BA5">
      <w:pPr>
        <w:widowControl/>
        <w:jc w:val="left"/>
      </w:pPr>
      <w:r>
        <w:t>请帮我分析这两年的数据变化，找出值得关注的异常信号。</w:t>
      </w:r>
    </w:p>
    <w:p w14:paraId="18B426CA">
      <w:pPr>
        <w:widowControl/>
        <w:jc w:val="left"/>
      </w:pPr>
      <w:r>
        <w:t>具体来说：</w:t>
      </w:r>
    </w:p>
    <w:p w14:paraId="5240D1CC">
      <w:pPr>
        <w:widowControl/>
        <w:jc w:val="left"/>
      </w:pPr>
      <w:r>
        <w:t>1. 哪些指标的变化方向是"不好的"？</w:t>
      </w:r>
    </w:p>
    <w:p w14:paraId="1BBD64B7">
      <w:pPr>
        <w:widowControl/>
        <w:jc w:val="left"/>
      </w:pPr>
      <w:r>
        <w:t>2. 这些变化可能反映了什么经营问题？</w:t>
      </w:r>
    </w:p>
    <w:p w14:paraId="4BCD7FA5">
      <w:pPr>
        <w:widowControl/>
        <w:jc w:val="left"/>
      </w:pPr>
      <w:r>
        <w:t>3. 有没有哪些指标的变化幅度特别大，需要重点关注？</w:t>
      </w:r>
    </w:p>
    <w:p w14:paraId="25A6BB81">
      <w:pPr>
        <w:widowControl/>
        <w:jc w:val="left"/>
      </w:pPr>
    </w:p>
    <w:p w14:paraId="0874002F">
      <w:pPr>
        <w:widowControl/>
        <w:jc w:val="left"/>
      </w:pPr>
      <w:r>
        <w:t>请用通俗语言分析，不要太学术化。</w:t>
      </w:r>
    </w:p>
    <w:p w14:paraId="6537C704">
      <w:pPr>
        <w:widowControl/>
        <w:jc w:val="left"/>
        <w:rPr>
          <w:rFonts w:hint="eastAsia"/>
        </w:rPr>
      </w:pPr>
      <w:r>
        <w:rPr>
          <w:rFonts w:hint="eastAsia"/>
        </w:rPr>
        <w:t>AI可能会指出：</w:t>
      </w:r>
    </w:p>
    <w:p w14:paraId="27DACA48">
      <w:pPr>
        <w:widowControl/>
        <w:numPr>
          <w:ilvl w:val="0"/>
          <w:numId w:val="179"/>
        </w:numPr>
        <w:jc w:val="left"/>
        <w:rPr>
          <w:rFonts w:hint="eastAsia"/>
        </w:rPr>
      </w:pPr>
      <w:r>
        <w:rPr>
          <w:rFonts w:hint="eastAsia"/>
        </w:rPr>
        <w:t>营业收入虽然增长了9%，但营业成本增长了15.5%——成本涨得比收入快，所以毛利率下降了</w:t>
      </w:r>
    </w:p>
    <w:p w14:paraId="0F8F003B">
      <w:pPr>
        <w:widowControl/>
        <w:numPr>
          <w:ilvl w:val="0"/>
          <w:numId w:val="179"/>
        </w:numPr>
        <w:jc w:val="left"/>
        <w:rPr>
          <w:rFonts w:hint="eastAsia"/>
        </w:rPr>
      </w:pPr>
      <w:r>
        <w:rPr>
          <w:rFonts w:hint="eastAsia"/>
        </w:rPr>
        <w:t>应收账款从82万涨到了126万，增长了53.7%——远超收入增速，说明客户欠款变多了，钱越来越难收</w:t>
      </w:r>
    </w:p>
    <w:p w14:paraId="7C088343">
      <w:pPr>
        <w:widowControl/>
        <w:numPr>
          <w:ilvl w:val="0"/>
          <w:numId w:val="179"/>
        </w:numPr>
        <w:jc w:val="left"/>
        <w:rPr>
          <w:rFonts w:hint="eastAsia"/>
        </w:rPr>
      </w:pPr>
      <w:r>
        <w:rPr>
          <w:rFonts w:hint="eastAsia"/>
        </w:rPr>
        <w:t>存货从120万涨到180万，增长50%——可能有货卖不出去在积压</w:t>
      </w:r>
    </w:p>
    <w:p w14:paraId="6DA0AB81">
      <w:pPr>
        <w:widowControl/>
        <w:numPr>
          <w:ilvl w:val="0"/>
          <w:numId w:val="179"/>
        </w:numPr>
        <w:jc w:val="left"/>
        <w:rPr>
          <w:rFonts w:hint="eastAsia"/>
        </w:rPr>
      </w:pPr>
      <w:r>
        <w:rPr>
          <w:rFonts w:hint="eastAsia"/>
        </w:rPr>
        <w:t>净利润反而从105万降到了78万——收入增长了但利润却下降了，说明"增收不增利"</w:t>
      </w:r>
    </w:p>
    <w:p w14:paraId="47E071F8">
      <w:pPr>
        <w:widowControl/>
        <w:jc w:val="left"/>
        <w:rPr>
          <w:rFonts w:hint="eastAsia"/>
        </w:rPr>
      </w:pPr>
      <w:r>
        <w:rPr>
          <w:rFonts w:hint="eastAsia"/>
        </w:rPr>
        <w:t>这些发现对于经营管理非常有价值。即使你不是财务专业出身，看到这些分析也能理解公司经营中出了什么问题。</w:t>
      </w:r>
    </w:p>
    <w:p w14:paraId="0881058C">
      <w:pPr>
        <w:widowControl/>
        <w:jc w:val="left"/>
        <w:rPr>
          <w:rFonts w:hint="eastAsia"/>
        </w:rPr>
      </w:pPr>
      <w:r>
        <w:rPr>
          <w:rFonts w:hint="eastAsia"/>
        </w:rPr>
        <w:pict>
          <v:rect id="_x0000_i1351" o:spt="1" style="height:3pt;width:0pt;" fillcolor="#A0A0A0" filled="t" stroked="f" coordsize="21600,21600" o:hr="t" o:hrstd="t" o:hralign="center">
            <v:path/>
            <v:fill on="t" focussize="0,0"/>
            <v:stroke on="f"/>
            <v:imagedata o:title=""/>
            <o:lock v:ext="edit"/>
            <w10:wrap type="none"/>
            <w10:anchorlock/>
          </v:rect>
        </w:pict>
      </w:r>
    </w:p>
    <w:p w14:paraId="58BE8627">
      <w:pPr>
        <w:widowControl/>
        <w:jc w:val="left"/>
        <w:rPr>
          <w:rFonts w:hint="eastAsia"/>
          <w:b/>
          <w:bCs/>
        </w:rPr>
      </w:pPr>
      <w:r>
        <w:rPr>
          <w:rFonts w:hint="eastAsia"/>
          <w:b/>
          <w:bCs/>
        </w:rPr>
        <w:t>四、非财务岗位为什么也需要看懂财务数据</w:t>
      </w:r>
    </w:p>
    <w:p w14:paraId="202D6C26">
      <w:pPr>
        <w:widowControl/>
        <w:jc w:val="left"/>
        <w:rPr>
          <w:rFonts w:hint="eastAsia"/>
        </w:rPr>
      </w:pPr>
      <w:r>
        <w:rPr>
          <w:rFonts w:hint="eastAsia"/>
        </w:rPr>
        <w:t>可能有同学会想：看懂财务数据不是财务部的事吗？跟我做营销、做电商、做客服有什么关系？</w:t>
      </w:r>
    </w:p>
    <w:p w14:paraId="099AA974">
      <w:pPr>
        <w:widowControl/>
        <w:jc w:val="left"/>
      </w:pPr>
      <w:r>
        <w:rPr>
          <w:rFonts w:hint="eastAsia"/>
        </w:rPr>
        <w:t>关系非常大。不同岗位用到财务数据的典型场景见表9-3。</w:t>
      </w:r>
    </w:p>
    <w:p w14:paraId="22D14D40">
      <w:pPr>
        <w:widowControl/>
        <w:jc w:val="center"/>
        <w:rPr>
          <w:rFonts w:hint="eastAsia"/>
        </w:rPr>
      </w:pPr>
      <w:r>
        <w:rPr>
          <w:rFonts w:hint="eastAsia"/>
        </w:rPr>
        <w:t>表9-3 非财务岗位使用财务数据的典型场景</w:t>
      </w:r>
    </w:p>
    <w:tbl>
      <w:tblPr>
        <w:tblStyle w:val="17"/>
        <w:tblW w:w="7296" w:type="dxa"/>
        <w:tblInd w:w="0" w:type="dxa"/>
        <w:tblLayout w:type="autofit"/>
        <w:tblCellMar>
          <w:top w:w="15" w:type="dxa"/>
          <w:left w:w="15" w:type="dxa"/>
          <w:bottom w:w="15" w:type="dxa"/>
          <w:right w:w="15" w:type="dxa"/>
        </w:tblCellMar>
      </w:tblPr>
      <w:tblGrid>
        <w:gridCol w:w="1112"/>
        <w:gridCol w:w="2987"/>
        <w:gridCol w:w="3197"/>
      </w:tblGrid>
      <w:tr w14:paraId="0DF1A5B4">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D636ABC">
            <w:pPr>
              <w:widowControl/>
              <w:jc w:val="left"/>
              <w:rPr>
                <w:rFonts w:hint="eastAsia"/>
                <w:b/>
                <w:bCs/>
              </w:rPr>
            </w:pPr>
            <w:r>
              <w:rPr>
                <w:b/>
                <w:bCs/>
              </w:rPr>
              <w:t>你的岗位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026C7D">
            <w:pPr>
              <w:widowControl/>
              <w:jc w:val="left"/>
              <w:rPr>
                <w:b/>
                <w:bCs/>
              </w:rPr>
            </w:pPr>
            <w:r>
              <w:rPr>
                <w:b/>
                <w:bCs/>
              </w:rPr>
              <w:t>你可能遇到的场景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08C81D">
            <w:pPr>
              <w:widowControl/>
              <w:jc w:val="left"/>
              <w:rPr>
                <w:b/>
                <w:bCs/>
              </w:rPr>
            </w:pPr>
            <w:r>
              <w:rPr>
                <w:b/>
                <w:bCs/>
              </w:rPr>
              <w:t>需要理解的财务信息</w:t>
            </w:r>
          </w:p>
        </w:tc>
      </w:tr>
      <w:tr w14:paraId="19F4CAA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6EA177">
            <w:pPr>
              <w:widowControl/>
              <w:jc w:val="left"/>
            </w:pPr>
            <w:r>
              <w:t>市场营销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135191D">
            <w:pPr>
              <w:widowControl/>
              <w:jc w:val="left"/>
            </w:pPr>
            <w:r>
              <w:t>老板问"这个活动到底赚没赚钱"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1140ED">
            <w:pPr>
              <w:widowControl/>
              <w:jc w:val="left"/>
            </w:pPr>
            <w:r>
              <w:t>活动期间的销售额、成本、利润变化</w:t>
            </w:r>
          </w:p>
        </w:tc>
      </w:tr>
      <w:tr w14:paraId="67AB0F0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F0FE4A6">
            <w:pPr>
              <w:widowControl/>
              <w:jc w:val="left"/>
            </w:pPr>
            <w:r>
              <w:t>电商运营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C3AF09">
            <w:pPr>
              <w:widowControl/>
              <w:jc w:val="left"/>
            </w:pPr>
            <w:r>
              <w:t>算一个商品到底该卖多少钱才不亏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1EDA58">
            <w:pPr>
              <w:widowControl/>
              <w:jc w:val="left"/>
            </w:pPr>
            <w:r>
              <w:t>成本、毛利率、盈亏平衡点</w:t>
            </w:r>
          </w:p>
        </w:tc>
      </w:tr>
      <w:tr w14:paraId="75D9550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6B5336">
            <w:pPr>
              <w:widowControl/>
              <w:jc w:val="left"/>
            </w:pPr>
            <w:r>
              <w:t>销售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63FAC9">
            <w:pPr>
              <w:widowControl/>
              <w:jc w:val="left"/>
            </w:pPr>
            <w:r>
              <w:t>给客户报价时要知道底价在哪里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98C563">
            <w:pPr>
              <w:widowControl/>
              <w:jc w:val="left"/>
            </w:pPr>
            <w:r>
              <w:t>产品成本、目标毛利率</w:t>
            </w:r>
          </w:p>
        </w:tc>
      </w:tr>
      <w:tr w14:paraId="7FBAF89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DA00DAB">
            <w:pPr>
              <w:widowControl/>
              <w:jc w:val="left"/>
            </w:pPr>
            <w:r>
              <w:t>客服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039130A">
            <w:pPr>
              <w:widowControl/>
              <w:jc w:val="left"/>
            </w:pPr>
            <w:r>
              <w:t>处理退换货时要考虑成本影响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89C5021">
            <w:pPr>
              <w:widowControl/>
              <w:jc w:val="left"/>
            </w:pPr>
            <w:r>
              <w:t>退货成本、对利润的影响</w:t>
            </w:r>
          </w:p>
        </w:tc>
      </w:tr>
      <w:tr w14:paraId="28A3F44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DFF407">
            <w:pPr>
              <w:widowControl/>
              <w:jc w:val="left"/>
            </w:pPr>
            <w:r>
              <w:t>采购</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A1807E">
            <w:pPr>
              <w:widowControl/>
              <w:jc w:val="left"/>
            </w:pPr>
            <w:r>
              <w:t>选供应商时要比价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CB3458">
            <w:pPr>
              <w:widowControl/>
              <w:jc w:val="left"/>
            </w:pPr>
            <w:r>
              <w:t>采购成本对毛利率的影响</w:t>
            </w:r>
          </w:p>
        </w:tc>
      </w:tr>
      <w:tr w14:paraId="0640176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4DE24C0">
            <w:pPr>
              <w:widowControl/>
              <w:jc w:val="left"/>
            </w:pPr>
            <w:r>
              <w:t>门店管理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934A9FF">
            <w:pPr>
              <w:widowControl/>
              <w:jc w:val="left"/>
            </w:pPr>
            <w:r>
              <w:t>月度经营会上要汇报和讨论业绩</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46A8A16">
            <w:pPr>
              <w:widowControl/>
              <w:jc w:val="left"/>
            </w:pPr>
            <w:r>
              <w:t>收入、成本、利润、客单价、坪效等</w:t>
            </w:r>
          </w:p>
        </w:tc>
      </w:tr>
    </w:tbl>
    <w:p w14:paraId="63CF9B98">
      <w:pPr>
        <w:widowControl/>
        <w:jc w:val="left"/>
      </w:pPr>
      <w:r>
        <w:rPr>
          <w:rFonts w:hint="eastAsia"/>
        </w:rPr>
        <w:t>一句话总结：</w:t>
      </w:r>
      <w:r>
        <w:rPr>
          <w:rFonts w:hint="eastAsia"/>
          <w:b/>
          <w:bCs/>
        </w:rPr>
        <w:t>在企业里，几乎所有重要的经营决策最终都会落到"赚不赚钱""花不花得起""值不值得做"这些财务问题上。</w:t>
      </w:r>
      <w:r>
        <w:rPr>
          <w:rFonts w:hint="eastAsia"/>
        </w:rPr>
        <w:t> 如果你完全看不懂财务数据，你就很难参与到这些讨论中去——而这些讨论往往决定了你负责的工作能不能获得资源和支持。</w:t>
      </w:r>
    </w:p>
    <w:p w14:paraId="2E90FEBF">
      <w:pPr>
        <w:widowControl/>
        <w:jc w:val="left"/>
        <w:rPr>
          <w:rFonts w:hint="eastAsia"/>
        </w:rPr>
      </w:pPr>
      <w:r>
        <w:rPr>
          <w:rFonts w:hint="eastAsia"/>
          <w:b/>
          <w:bCs/>
        </w:rPr>
        <w:t>【想一想】</w:t>
      </w:r>
    </w:p>
    <w:p w14:paraId="0B89A7C7">
      <w:pPr>
        <w:widowControl/>
        <w:jc w:val="left"/>
        <w:rPr>
          <w:rFonts w:hint="eastAsia"/>
        </w:rPr>
      </w:pPr>
      <w:r>
        <w:rPr>
          <w:rFonts w:hint="eastAsia"/>
        </w:rPr>
        <w:t>回想一下场景导入中小顾的经历——如果他能看懂利润表上的数据，在经营分析会上就不会完全听不懂经理在说什么。甚至他可以从市场部的角度提出建议："毛利率下降是不是因为最近促销力度太大了？要不要调整一下促销策略？"——这种跨部门的思考能力，正是企业最需要的复合型人才特质。</w:t>
      </w:r>
    </w:p>
    <w:p w14:paraId="3AF62E39">
      <w:pPr>
        <w:widowControl/>
        <w:jc w:val="left"/>
        <w:rPr>
          <w:rFonts w:hint="eastAsia"/>
        </w:rPr>
      </w:pPr>
      <w:r>
        <w:rPr>
          <w:rFonts w:hint="eastAsia"/>
        </w:rPr>
        <w:pict>
          <v:rect id="_x0000_i1352" o:spt="1" style="height:3pt;width:0pt;" fillcolor="#A0A0A0" filled="t" stroked="f" coordsize="21600,21600" o:hr="t" o:hrstd="t" o:hralign="center">
            <v:path/>
            <v:fill on="t" focussize="0,0"/>
            <v:stroke on="f"/>
            <v:imagedata o:title=""/>
            <o:lock v:ext="edit"/>
            <w10:wrap type="none"/>
            <w10:anchorlock/>
          </v:rect>
        </w:pict>
      </w:r>
    </w:p>
    <w:p w14:paraId="11580BA3">
      <w:pPr>
        <w:widowControl/>
        <w:jc w:val="left"/>
        <w:rPr>
          <w:rFonts w:hint="eastAsia"/>
        </w:rPr>
      </w:pPr>
      <w:r>
        <w:rPr>
          <w:rFonts w:hint="eastAsia"/>
          <w:b/>
          <w:bCs/>
        </w:rPr>
        <w:t>【任务小结与自测】</w:t>
      </w:r>
    </w:p>
    <w:p w14:paraId="79C33844">
      <w:pPr>
        <w:widowControl/>
        <w:jc w:val="left"/>
        <w:rPr>
          <w:rFonts w:hint="eastAsia"/>
        </w:rPr>
      </w:pPr>
      <w:r>
        <w:rPr>
          <w:rFonts w:hint="eastAsia"/>
        </w:rPr>
        <w:t>完成任务一后，检查一下：</w:t>
      </w:r>
    </w:p>
    <w:p w14:paraId="35292BB4">
      <w:pPr>
        <w:widowControl/>
        <w:numPr>
          <w:ilvl w:val="0"/>
          <w:numId w:val="180"/>
        </w:numPr>
        <w:jc w:val="left"/>
        <w:rPr>
          <w:rFonts w:hint="eastAsia"/>
        </w:rPr>
      </w:pPr>
      <w:r>
        <w:rPr>
          <w:rFonts w:hint="eastAsia"/>
        </w:rPr>
        <w:t>知道三张财务报表各自回答什么问题</w:t>
      </w:r>
    </w:p>
    <w:p w14:paraId="62B4C822">
      <w:pPr>
        <w:widowControl/>
        <w:numPr>
          <w:ilvl w:val="0"/>
          <w:numId w:val="180"/>
        </w:numPr>
        <w:jc w:val="left"/>
        <w:rPr>
          <w:rFonts w:hint="eastAsia"/>
        </w:rPr>
      </w:pPr>
      <w:r>
        <w:rPr>
          <w:rFonts w:hint="eastAsia"/>
        </w:rPr>
        <w:t>能把报表交给AI，让它用大白话解释报表内容</w:t>
      </w:r>
    </w:p>
    <w:p w14:paraId="4C6EA44E">
      <w:pPr>
        <w:widowControl/>
        <w:numPr>
          <w:ilvl w:val="0"/>
          <w:numId w:val="180"/>
        </w:numPr>
        <w:jc w:val="left"/>
        <w:rPr>
          <w:rFonts w:hint="eastAsia"/>
        </w:rPr>
      </w:pPr>
      <w:r>
        <w:rPr>
          <w:rFonts w:hint="eastAsia"/>
        </w:rPr>
        <w:t>了解毛利率、净利率、费用率、资产负债率等常用指标的含义</w:t>
      </w:r>
    </w:p>
    <w:p w14:paraId="4BA22A03">
      <w:pPr>
        <w:widowControl/>
        <w:numPr>
          <w:ilvl w:val="0"/>
          <w:numId w:val="180"/>
        </w:numPr>
        <w:jc w:val="left"/>
        <w:rPr>
          <w:rFonts w:hint="eastAsia"/>
        </w:rPr>
      </w:pPr>
      <w:r>
        <w:rPr>
          <w:rFonts w:hint="eastAsia"/>
        </w:rPr>
        <w:t>知道让AI算出来的指标必须自己验算一遍</w:t>
      </w:r>
    </w:p>
    <w:p w14:paraId="2732A196">
      <w:pPr>
        <w:widowControl/>
        <w:numPr>
          <w:ilvl w:val="0"/>
          <w:numId w:val="180"/>
        </w:numPr>
        <w:jc w:val="left"/>
        <w:rPr>
          <w:rFonts w:hint="eastAsia"/>
        </w:rPr>
      </w:pPr>
      <w:r>
        <w:rPr>
          <w:rFonts w:hint="eastAsia"/>
        </w:rPr>
        <w:t>理解为什么非财务岗位也需要看懂财务数据</w:t>
      </w:r>
    </w:p>
    <w:p w14:paraId="5C6DD1EE">
      <w:pPr>
        <w:widowControl/>
        <w:jc w:val="left"/>
        <w:rPr>
          <w:rFonts w:hint="eastAsia"/>
        </w:rPr>
      </w:pPr>
      <w:r>
        <w:rPr>
          <w:rFonts w:hint="eastAsia"/>
        </w:rPr>
        <w:pict>
          <v:rect id="_x0000_i1353" o:spt="1" style="height:3pt;width:0pt;" fillcolor="#A0A0A0" filled="t" stroked="f" coordsize="21600,21600" o:hr="t" o:hrstd="t" o:hralign="center">
            <v:path/>
            <v:fill on="t" focussize="0,0"/>
            <v:stroke on="f"/>
            <v:imagedata o:title=""/>
            <o:lock v:ext="edit"/>
            <w10:wrap type="none"/>
            <w10:anchorlock/>
          </v:rect>
        </w:pict>
      </w:r>
    </w:p>
    <w:p w14:paraId="7C1B7A83">
      <w:pPr>
        <w:widowControl/>
        <w:jc w:val="left"/>
        <w:rPr>
          <w:rFonts w:hint="eastAsia"/>
          <w:b/>
          <w:bCs/>
        </w:rPr>
      </w:pPr>
      <w:r>
        <w:rPr>
          <w:rFonts w:hint="eastAsia"/>
          <w:b/>
          <w:bCs/>
        </w:rPr>
        <w:t>任务二 用AI辅助日常财务事务</w:t>
      </w:r>
    </w:p>
    <w:p w14:paraId="4537F8BD">
      <w:pPr>
        <w:widowControl/>
        <w:jc w:val="left"/>
        <w:rPr>
          <w:rFonts w:hint="eastAsia"/>
        </w:rPr>
      </w:pPr>
      <w:r>
        <w:rPr>
          <w:rFonts w:hint="eastAsia"/>
          <w:b/>
          <w:bCs/>
        </w:rPr>
        <w:t>【任务描述】</w:t>
      </w:r>
      <w:r>
        <w:rPr>
          <w:rFonts w:hint="eastAsia"/>
        </w:rPr>
        <w:t> 不管你做什么岗位，工作中都会遇到一些跟"钱"相关的日常事务——算个税、搞清楚社保怎么扣的、写报销单、起草费用标准、催客户付款。这些事情不复杂但很琐碎，AI可以帮你快速搞定。</w:t>
      </w:r>
    </w:p>
    <w:p w14:paraId="0F4E3BF6">
      <w:pPr>
        <w:widowControl/>
        <w:jc w:val="left"/>
        <w:rPr>
          <w:rFonts w:hint="eastAsia"/>
        </w:rPr>
      </w:pPr>
      <w:r>
        <w:rPr>
          <w:rFonts w:hint="eastAsia"/>
        </w:rPr>
        <w:pict>
          <v:rect id="_x0000_i1354" o:spt="1" style="height:3pt;width:0pt;" fillcolor="#A0A0A0" filled="t" stroked="f" coordsize="21600,21600" o:hr="t" o:hrstd="t" o:hralign="center">
            <v:path/>
            <v:fill on="t" focussize="0,0"/>
            <v:stroke on="f"/>
            <v:imagedata o:title=""/>
            <o:lock v:ext="edit"/>
            <w10:wrap type="none"/>
            <w10:anchorlock/>
          </v:rect>
        </w:pict>
      </w:r>
    </w:p>
    <w:p w14:paraId="475F02EA">
      <w:pPr>
        <w:widowControl/>
        <w:jc w:val="left"/>
        <w:rPr>
          <w:rFonts w:hint="eastAsia"/>
          <w:b/>
          <w:bCs/>
        </w:rPr>
      </w:pPr>
      <w:r>
        <w:rPr>
          <w:rFonts w:hint="eastAsia"/>
          <w:b/>
          <w:bCs/>
        </w:rPr>
        <w:t>一、让AI帮忙算个税、社保等常见计算</w:t>
      </w:r>
    </w:p>
    <w:p w14:paraId="22FFADD7">
      <w:pPr>
        <w:widowControl/>
        <w:jc w:val="left"/>
        <w:rPr>
          <w:rFonts w:hint="eastAsia"/>
        </w:rPr>
      </w:pPr>
      <w:r>
        <w:rPr>
          <w:rFonts w:hint="eastAsia"/>
        </w:rPr>
        <w:t>每个月发工资的时候，看着工资条上的"应发""实发""个税""社保""公积金"这些项目，很多人其实搞不清楚是怎么算出来的。</w:t>
      </w:r>
    </w:p>
    <w:p w14:paraId="45BCDAFC">
      <w:pPr>
        <w:widowControl/>
        <w:jc w:val="left"/>
      </w:pPr>
      <w:r>
        <w:t>请帮我算一下以下情况的月度个人所得税：</w:t>
      </w:r>
    </w:p>
    <w:p w14:paraId="7929D321">
      <w:pPr>
        <w:widowControl/>
        <w:jc w:val="left"/>
      </w:pPr>
    </w:p>
    <w:p w14:paraId="5495942B">
      <w:pPr>
        <w:widowControl/>
        <w:jc w:val="left"/>
      </w:pPr>
      <w:r>
        <w:t>基本信息：</w:t>
      </w:r>
    </w:p>
    <w:p w14:paraId="09622724">
      <w:pPr>
        <w:widowControl/>
        <w:jc w:val="left"/>
      </w:pPr>
      <w:r>
        <w:t>- 月工资（税前）：8500元</w:t>
      </w:r>
    </w:p>
    <w:p w14:paraId="15844AAD">
      <w:pPr>
        <w:widowControl/>
        <w:jc w:val="left"/>
      </w:pPr>
      <w:r>
        <w:t>- 五险一金个人缴纳部分：约1200元（养老保险、医疗保险、失业保险、</w:t>
      </w:r>
    </w:p>
    <w:p w14:paraId="0F3183FA">
      <w:pPr>
        <w:widowControl/>
        <w:jc w:val="left"/>
      </w:pPr>
      <w:r>
        <w:t xml:space="preserve">  住房公积金的个人部分合计）</w:t>
      </w:r>
    </w:p>
    <w:p w14:paraId="79A0B8FA">
      <w:pPr>
        <w:widowControl/>
        <w:jc w:val="left"/>
      </w:pPr>
      <w:r>
        <w:t>- 专项附加扣除：子女教育2000元/月</w:t>
      </w:r>
    </w:p>
    <w:p w14:paraId="25E540A3">
      <w:pPr>
        <w:widowControl/>
        <w:jc w:val="left"/>
      </w:pPr>
      <w:r>
        <w:t>- 起征点：5000元/月</w:t>
      </w:r>
    </w:p>
    <w:p w14:paraId="66ED83C1">
      <w:pPr>
        <w:widowControl/>
        <w:jc w:val="left"/>
      </w:pPr>
    </w:p>
    <w:p w14:paraId="40E47B73">
      <w:pPr>
        <w:widowControl/>
        <w:jc w:val="left"/>
      </w:pPr>
      <w:r>
        <w:t>请一步步列出计算过程，最后告诉我：</w:t>
      </w:r>
    </w:p>
    <w:p w14:paraId="1860B9AE">
      <w:pPr>
        <w:widowControl/>
        <w:jc w:val="left"/>
      </w:pPr>
      <w:r>
        <w:t>1. 应纳税所得额是多少</w:t>
      </w:r>
    </w:p>
    <w:p w14:paraId="51C005F3">
      <w:pPr>
        <w:widowControl/>
        <w:jc w:val="left"/>
      </w:pPr>
      <w:r>
        <w:t>2. 适用什么税率</w:t>
      </w:r>
    </w:p>
    <w:p w14:paraId="4EB12EE4">
      <w:pPr>
        <w:widowControl/>
        <w:jc w:val="left"/>
      </w:pPr>
      <w:r>
        <w:t>3. 应缴个税是多少</w:t>
      </w:r>
    </w:p>
    <w:p w14:paraId="7E60C514">
      <w:pPr>
        <w:widowControl/>
        <w:jc w:val="left"/>
      </w:pPr>
      <w:r>
        <w:t>4. 实际到手工资大约是多少</w:t>
      </w:r>
    </w:p>
    <w:p w14:paraId="617591D1">
      <w:pPr>
        <w:widowControl/>
        <w:jc w:val="left"/>
        <w:rPr>
          <w:rFonts w:hint="eastAsia"/>
        </w:rPr>
      </w:pPr>
      <w:r>
        <w:rPr>
          <w:rFonts w:hint="eastAsia"/>
          <w:b/>
          <w:bCs/>
        </w:rPr>
        <w:t>【翻车现场】个税计算没那么简单</w:t>
      </w:r>
    </w:p>
    <w:p w14:paraId="7667DB02">
      <w:pPr>
        <w:widowControl/>
        <w:jc w:val="left"/>
        <w:rPr>
          <w:rFonts w:hint="eastAsia"/>
        </w:rPr>
      </w:pPr>
      <w:r>
        <w:rPr>
          <w:rFonts w:hint="eastAsia"/>
        </w:rPr>
        <w:t>要注意：中国的个人所得税采用的是"累计预扣法"，也就是说每个月的税不是独立计算的，而是从年初累计到当月来计算。年初的几个月可能不用交税或者交很少，到了下半年收入累计到一定数额后税率可能会跳档。</w:t>
      </w:r>
    </w:p>
    <w:p w14:paraId="0949E500">
      <w:pPr>
        <w:widowControl/>
        <w:jc w:val="left"/>
        <w:rPr>
          <w:rFonts w:hint="eastAsia"/>
        </w:rPr>
      </w:pPr>
      <w:r>
        <w:rPr>
          <w:rFonts w:hint="eastAsia"/>
        </w:rPr>
        <w:t>AI有时候会用"简单按月计算"的方式来算个税，忽略了累计预扣的机制，导致结果不完全准确。所以AI算出来的个税结果</w:t>
      </w:r>
      <w:r>
        <w:rPr>
          <w:rFonts w:hint="eastAsia"/>
          <w:b/>
          <w:bCs/>
        </w:rPr>
        <w:t>仅供参考和理解原理</w:t>
      </w:r>
      <w:r>
        <w:rPr>
          <w:rFonts w:hint="eastAsia"/>
        </w:rPr>
        <w:t>，具体以公司财务部门计算的为准。</w:t>
      </w:r>
    </w:p>
    <w:p w14:paraId="72E2DB7B">
      <w:pPr>
        <w:widowControl/>
        <w:jc w:val="left"/>
        <w:rPr>
          <w:rFonts w:hint="eastAsia"/>
        </w:rPr>
      </w:pPr>
      <w:r>
        <w:rPr>
          <w:rFonts w:hint="eastAsia"/>
        </w:rPr>
        <w:pict>
          <v:rect id="_x0000_i1355" o:spt="1" style="height:3pt;width:0pt;" fillcolor="#A0A0A0" filled="t" stroked="f" coordsize="21600,21600" o:hr="t" o:hrstd="t" o:hralign="center">
            <v:path/>
            <v:fill on="t" focussize="0,0"/>
            <v:stroke on="f"/>
            <v:imagedata o:title=""/>
            <o:lock v:ext="edit"/>
            <w10:wrap type="none"/>
            <w10:anchorlock/>
          </v:rect>
        </w:pict>
      </w:r>
    </w:p>
    <w:p w14:paraId="040AFD84">
      <w:pPr>
        <w:widowControl/>
        <w:jc w:val="left"/>
        <w:rPr>
          <w:rFonts w:hint="eastAsia"/>
          <w:b/>
          <w:bCs/>
        </w:rPr>
      </w:pPr>
      <w:r>
        <w:rPr>
          <w:rFonts w:hint="eastAsia"/>
          <w:b/>
          <w:bCs/>
        </w:rPr>
        <w:t>二、让AI撰写报销制度、费用标准等规范文件</w:t>
      </w:r>
    </w:p>
    <w:p w14:paraId="34AC5FEF">
      <w:pPr>
        <w:widowControl/>
        <w:jc w:val="left"/>
        <w:rPr>
          <w:rFonts w:hint="eastAsia"/>
        </w:rPr>
      </w:pPr>
      <w:r>
        <w:rPr>
          <w:rFonts w:hint="eastAsia"/>
        </w:rPr>
        <w:t>商贸企业经常需要制定或更新各种财务管理方面的规范文件——差旅费报销标准、招待费管理办法、办公用品采购制度等。这类文件格式固定、内容规范，AI写起来又快又好。</w:t>
      </w:r>
    </w:p>
    <w:p w14:paraId="53E92964">
      <w:pPr>
        <w:widowControl/>
        <w:jc w:val="left"/>
      </w:pPr>
      <w:r>
        <w:t>请帮我起草一份中小型商贸企业的差旅费报销管理制度，包含以下内容：</w:t>
      </w:r>
    </w:p>
    <w:p w14:paraId="32E5CBCD">
      <w:pPr>
        <w:widowControl/>
        <w:jc w:val="left"/>
      </w:pPr>
    </w:p>
    <w:p w14:paraId="34C85595">
      <w:pPr>
        <w:widowControl/>
        <w:jc w:val="left"/>
      </w:pPr>
      <w:r>
        <w:t>1. 适用范围（公司全体员工因公出差）</w:t>
      </w:r>
    </w:p>
    <w:p w14:paraId="0488145E">
      <w:pPr>
        <w:widowControl/>
        <w:jc w:val="left"/>
      </w:pPr>
      <w:r>
        <w:t>2. 审批流程（出差前需要谁审批）</w:t>
      </w:r>
    </w:p>
    <w:p w14:paraId="73820874">
      <w:pPr>
        <w:widowControl/>
        <w:jc w:val="left"/>
      </w:pPr>
      <w:r>
        <w:t>3. 交通费标准（按职级分档：普通员工/部门经理/总经理）</w:t>
      </w:r>
    </w:p>
    <w:p w14:paraId="5E8B2DB8">
      <w:pPr>
        <w:widowControl/>
        <w:jc w:val="left"/>
      </w:pPr>
      <w:r>
        <w:t>4. 住宿费标准（按城市等级分档：一线城市/二线城市/其他城市）</w:t>
      </w:r>
    </w:p>
    <w:p w14:paraId="1C65D51F">
      <w:pPr>
        <w:widowControl/>
        <w:jc w:val="left"/>
      </w:pPr>
      <w:r>
        <w:t>5. 餐饮补贴标准（每日定额）</w:t>
      </w:r>
    </w:p>
    <w:p w14:paraId="09ADC19C">
      <w:pPr>
        <w:widowControl/>
        <w:jc w:val="left"/>
      </w:pPr>
      <w:r>
        <w:t>6. 报销所需材料（发票、审批单等）</w:t>
      </w:r>
    </w:p>
    <w:p w14:paraId="69E92BC0">
      <w:pPr>
        <w:widowControl/>
        <w:jc w:val="left"/>
      </w:pPr>
      <w:r>
        <w:t>7. 报销时限（出差结束后多少天内必须报销）</w:t>
      </w:r>
    </w:p>
    <w:p w14:paraId="314059CA">
      <w:pPr>
        <w:widowControl/>
        <w:jc w:val="left"/>
      </w:pPr>
      <w:r>
        <w:t>8. 违规处理</w:t>
      </w:r>
    </w:p>
    <w:p w14:paraId="0CC16996">
      <w:pPr>
        <w:widowControl/>
        <w:jc w:val="left"/>
      </w:pPr>
    </w:p>
    <w:p w14:paraId="72FC52BE">
      <w:pPr>
        <w:widowControl/>
        <w:jc w:val="left"/>
      </w:pPr>
      <w:r>
        <w:t>要求：</w:t>
      </w:r>
    </w:p>
    <w:p w14:paraId="54FF2627">
      <w:pPr>
        <w:widowControl/>
        <w:jc w:val="left"/>
      </w:pPr>
      <w:r>
        <w:t>1. 格式正式规范，适合作为公司内部制度文件</w:t>
      </w:r>
    </w:p>
    <w:p w14:paraId="5B678BFF">
      <w:pPr>
        <w:widowControl/>
        <w:jc w:val="left"/>
      </w:pPr>
      <w:r>
        <w:t>2. 费用标准用表格呈现，数字由我后续填入，先用"____元"占位</w:t>
      </w:r>
    </w:p>
    <w:p w14:paraId="2E7289B5">
      <w:pPr>
        <w:widowControl/>
        <w:jc w:val="left"/>
      </w:pPr>
      <w:r>
        <w:t>3. 语言简洁明确，没有歧义</w:t>
      </w:r>
    </w:p>
    <w:p w14:paraId="7B19B6F2">
      <w:pPr>
        <w:widowControl/>
        <w:jc w:val="left"/>
      </w:pPr>
      <w:r>
        <w:t>4. 1500字左右</w:t>
      </w:r>
    </w:p>
    <w:p w14:paraId="248C6C15">
      <w:pPr>
        <w:widowControl/>
        <w:jc w:val="left"/>
        <w:rPr>
          <w:rFonts w:hint="eastAsia"/>
        </w:rPr>
      </w:pPr>
      <w:r>
        <w:rPr>
          <w:rFonts w:hint="eastAsia"/>
        </w:rPr>
        <w:t>注意这里的一个技巧：</w:t>
      </w:r>
      <w:r>
        <w:rPr>
          <w:rFonts w:hint="eastAsia"/>
          <w:b/>
          <w:bCs/>
        </w:rPr>
        <w:t>让AI用占位符代替具体的费用数字</w:t>
      </w:r>
      <w:r>
        <w:rPr>
          <w:rFonts w:hint="eastAsia"/>
        </w:rPr>
        <w:t>。因为每个公司的标准不一样，AI随便填的数字多半不符合你们公司的实际情况。让AI负责框架和文字，你负责填入符合公司实际的数字。</w:t>
      </w:r>
    </w:p>
    <w:p w14:paraId="3A1B395F">
      <w:pPr>
        <w:widowControl/>
        <w:jc w:val="left"/>
        <w:rPr>
          <w:rFonts w:hint="eastAsia"/>
        </w:rPr>
      </w:pPr>
      <w:r>
        <w:rPr>
          <w:rFonts w:hint="eastAsia"/>
        </w:rPr>
        <w:pict>
          <v:rect id="_x0000_i1356" o:spt="1" style="height:3pt;width:0pt;" fillcolor="#A0A0A0" filled="t" stroked="f" coordsize="21600,21600" o:hr="t" o:hrstd="t" o:hralign="center">
            <v:path/>
            <v:fill on="t" focussize="0,0"/>
            <v:stroke on="f"/>
            <v:imagedata o:title=""/>
            <o:lock v:ext="edit"/>
            <w10:wrap type="none"/>
            <w10:anchorlock/>
          </v:rect>
        </w:pict>
      </w:r>
    </w:p>
    <w:p w14:paraId="4174BFE3">
      <w:pPr>
        <w:widowControl/>
        <w:jc w:val="left"/>
        <w:rPr>
          <w:rFonts w:hint="eastAsia"/>
          <w:b/>
          <w:bCs/>
        </w:rPr>
      </w:pPr>
      <w:r>
        <w:rPr>
          <w:rFonts w:hint="eastAsia"/>
          <w:b/>
          <w:bCs/>
        </w:rPr>
        <w:t>三、让AI生成财务类通知和催款函</w:t>
      </w:r>
    </w:p>
    <w:p w14:paraId="36F24128">
      <w:pPr>
        <w:widowControl/>
        <w:jc w:val="left"/>
        <w:rPr>
          <w:rFonts w:hint="eastAsia"/>
        </w:rPr>
      </w:pPr>
      <w:r>
        <w:rPr>
          <w:rFonts w:hint="eastAsia"/>
        </w:rPr>
        <w:t>财务部门经常需要发各种通知和函件——催款函、对账通知、费用报销截止提醒、财务制度更新通知等。这些在项目三中学过的"用AI写商务文书"方法可以直接使用。</w:t>
      </w:r>
    </w:p>
    <w:p w14:paraId="06BA5F45">
      <w:pPr>
        <w:widowControl/>
        <w:jc w:val="left"/>
        <w:rPr>
          <w:rFonts w:hint="eastAsia"/>
        </w:rPr>
      </w:pPr>
      <w:r>
        <w:rPr>
          <w:rFonts w:hint="eastAsia"/>
          <w:b/>
          <w:bCs/>
        </w:rPr>
        <w:t>场景：催促客户支付货款</w:t>
      </w:r>
    </w:p>
    <w:p w14:paraId="36E59556">
      <w:pPr>
        <w:widowControl/>
        <w:jc w:val="left"/>
      </w:pPr>
      <w:r>
        <w:t>请帮我写一封催款函，发给一家合作了一年多的客户公司的财务部门。</w:t>
      </w:r>
    </w:p>
    <w:p w14:paraId="209ED1B8">
      <w:pPr>
        <w:widowControl/>
        <w:jc w:val="left"/>
      </w:pPr>
    </w:p>
    <w:p w14:paraId="07E052A5">
      <w:pPr>
        <w:widowControl/>
        <w:jc w:val="left"/>
      </w:pPr>
      <w:r>
        <w:t>情况说明：</w:t>
      </w:r>
    </w:p>
    <w:p w14:paraId="43CF2C67">
      <w:pPr>
        <w:widowControl/>
        <w:jc w:val="left"/>
      </w:pPr>
      <w:r>
        <w:t>- 该客户有一笔货款28,500元，约定付款日期是2025年6月15日</w:t>
      </w:r>
    </w:p>
    <w:p w14:paraId="7DE7488D">
      <w:pPr>
        <w:widowControl/>
        <w:jc w:val="left"/>
      </w:pPr>
      <w:r>
        <w:t>- 目前已经逾期20天（今天是7月5日）</w:t>
      </w:r>
    </w:p>
    <w:p w14:paraId="2CD740F6">
      <w:pPr>
        <w:widowControl/>
        <w:jc w:val="left"/>
      </w:pPr>
      <w:r>
        <w:t>- 之前电话催过一次，对方说"在走流程"，但至今没有付款</w:t>
      </w:r>
    </w:p>
    <w:p w14:paraId="58E3DB08">
      <w:pPr>
        <w:widowControl/>
        <w:jc w:val="left"/>
      </w:pPr>
      <w:r>
        <w:t>- 我们跟这个客户关系还不错，希望保持合作</w:t>
      </w:r>
    </w:p>
    <w:p w14:paraId="3856AE8E">
      <w:pPr>
        <w:widowControl/>
        <w:jc w:val="left"/>
      </w:pPr>
    </w:p>
    <w:p w14:paraId="70733F98">
      <w:pPr>
        <w:widowControl/>
        <w:jc w:val="left"/>
      </w:pPr>
      <w:r>
        <w:t>要求：</w:t>
      </w:r>
    </w:p>
    <w:p w14:paraId="105BAB66">
      <w:pPr>
        <w:widowControl/>
        <w:jc w:val="left"/>
      </w:pPr>
      <w:r>
        <w:t>1. 语气礼貌但明确——要让对方意识到这件事需要尽快解决</w:t>
      </w:r>
    </w:p>
    <w:p w14:paraId="27CB213A">
      <w:pPr>
        <w:widowControl/>
        <w:jc w:val="left"/>
      </w:pPr>
      <w:r>
        <w:t>2. 提到具体的金额和逾期天数</w:t>
      </w:r>
    </w:p>
    <w:p w14:paraId="36C67840">
      <w:pPr>
        <w:widowControl/>
        <w:jc w:val="left"/>
      </w:pPr>
      <w:r>
        <w:t>3. 请对方在收到函件后5个工作日内安排付款或给出明确的付款时间</w:t>
      </w:r>
    </w:p>
    <w:p w14:paraId="77000258">
      <w:pPr>
        <w:widowControl/>
        <w:jc w:val="left"/>
      </w:pPr>
      <w:r>
        <w:t>4. 留下我方联系方式</w:t>
      </w:r>
    </w:p>
    <w:p w14:paraId="5666D4AA">
      <w:pPr>
        <w:widowControl/>
        <w:jc w:val="left"/>
      </w:pPr>
      <w:r>
        <w:t>5. 格式正式，适合盖章发出</w:t>
      </w:r>
    </w:p>
    <w:p w14:paraId="41F970C6">
      <w:pPr>
        <w:widowControl/>
        <w:jc w:val="left"/>
      </w:pPr>
      <w:r>
        <w:t>6. 300字以内</w:t>
      </w:r>
    </w:p>
    <w:p w14:paraId="19682ECE">
      <w:pPr>
        <w:widowControl/>
        <w:jc w:val="left"/>
        <w:rPr>
          <w:rFonts w:hint="eastAsia"/>
        </w:rPr>
      </w:pPr>
      <w:r>
        <w:rPr>
          <w:rFonts w:hint="eastAsia"/>
          <w:b/>
          <w:bCs/>
        </w:rPr>
        <w:t>【职业素养】催款是正当的商业行为</w:t>
      </w:r>
    </w:p>
    <w:p w14:paraId="4CD84444">
      <w:pPr>
        <w:widowControl/>
        <w:jc w:val="left"/>
        <w:rPr>
          <w:rFonts w:hint="eastAsia"/>
        </w:rPr>
      </w:pPr>
      <w:r>
        <w:rPr>
          <w:rFonts w:hint="eastAsia"/>
        </w:rPr>
        <w:t>很多刚工作的人觉得催客户付款"不好意思"。其实催款是完全正当且必要的商业行为——按合同约定的时间付款是买方的义务，催促逾期账款是卖方的权利。关键在于</w:t>
      </w:r>
      <w:r>
        <w:rPr>
          <w:rFonts w:hint="eastAsia"/>
          <w:b/>
          <w:bCs/>
        </w:rPr>
        <w:t>方式和语气</w:t>
      </w:r>
      <w:r>
        <w:rPr>
          <w:rFonts w:hint="eastAsia"/>
        </w:rPr>
        <w:t>：既坚定地表达"请按约定付款"的诉求，又不伤害双方的合作关系。催款函写得好不好，直接体现了一个商贸从业者的专业度。</w:t>
      </w:r>
    </w:p>
    <w:p w14:paraId="1FBFBDB8">
      <w:pPr>
        <w:widowControl/>
        <w:jc w:val="left"/>
        <w:rPr>
          <w:rFonts w:hint="eastAsia"/>
        </w:rPr>
      </w:pPr>
      <w:r>
        <w:rPr>
          <w:rFonts w:hint="eastAsia"/>
        </w:rPr>
        <w:pict>
          <v:rect id="_x0000_i1357" o:spt="1" style="height:3pt;width:0pt;" fillcolor="#A0A0A0" filled="t" stroked="f" coordsize="21600,21600" o:hr="t" o:hrstd="t" o:hralign="center">
            <v:path/>
            <v:fill on="t" focussize="0,0"/>
            <v:stroke on="f"/>
            <v:imagedata o:title=""/>
            <o:lock v:ext="edit"/>
            <w10:wrap type="none"/>
            <w10:anchorlock/>
          </v:rect>
        </w:pict>
      </w:r>
    </w:p>
    <w:p w14:paraId="19DE0D98">
      <w:pPr>
        <w:widowControl/>
        <w:jc w:val="left"/>
        <w:rPr>
          <w:rFonts w:hint="eastAsia"/>
          <w:b/>
          <w:bCs/>
        </w:rPr>
      </w:pPr>
      <w:r>
        <w:rPr>
          <w:rFonts w:hint="eastAsia"/>
          <w:b/>
          <w:bCs/>
        </w:rPr>
        <w:t>四、智能报销和发票识别工具的简要体验</w:t>
      </w:r>
    </w:p>
    <w:p w14:paraId="76BC3A36">
      <w:pPr>
        <w:widowControl/>
        <w:jc w:val="left"/>
        <w:rPr>
          <w:rFonts w:hint="eastAsia"/>
        </w:rPr>
      </w:pPr>
      <w:r>
        <w:rPr>
          <w:rFonts w:hint="eastAsia"/>
        </w:rPr>
        <w:t>除了AI大模型对话工具之外，商贸领域还有一些专门的财务智能化工具在日常工作中越来越常用。这里做一个简要的介绍和了解。</w:t>
      </w:r>
    </w:p>
    <w:p w14:paraId="2E121A16">
      <w:pPr>
        <w:widowControl/>
        <w:jc w:val="left"/>
        <w:rPr>
          <w:rFonts w:hint="eastAsia"/>
        </w:rPr>
      </w:pPr>
      <w:r>
        <w:rPr>
          <w:rFonts w:hint="eastAsia"/>
          <w:b/>
          <w:bCs/>
        </w:rPr>
        <w:t>发票识别：</w:t>
      </w:r>
      <w:r>
        <w:rPr>
          <w:rFonts w:hint="eastAsia"/>
        </w:rPr>
        <w:t> 很多手机App和办公软件（如微信的"扫一扫"、部分财务软件的拍照功能等）已经内置了AI发票识别功能——对着发票拍一张照，AI就能自动识别出发票代码、号码、金额、开票日期、销售方信息等关键字段。这个功能在报销、记账等场景中非常实用。</w:t>
      </w:r>
    </w:p>
    <w:p w14:paraId="077F8A33">
      <w:pPr>
        <w:widowControl/>
        <w:jc w:val="left"/>
        <w:rPr>
          <w:rFonts w:hint="eastAsia"/>
        </w:rPr>
      </w:pPr>
      <w:r>
        <w:rPr>
          <w:rFonts w:hint="eastAsia"/>
          <w:b/>
          <w:bCs/>
        </w:rPr>
        <w:t>智能报销：</w:t>
      </w:r>
      <w:r>
        <w:rPr>
          <w:rFonts w:hint="eastAsia"/>
        </w:rPr>
        <w:t> 很多企业使用的报销系统已经集成了AI功能——员工上传发票照片，系统自动识别金额并填入报销单，还能检测发票的真伪和是否已经报销过（防止重复报销）。</w:t>
      </w:r>
    </w:p>
    <w:p w14:paraId="42E56F97">
      <w:pPr>
        <w:widowControl/>
        <w:jc w:val="left"/>
        <w:rPr>
          <w:rFonts w:hint="eastAsia"/>
        </w:rPr>
      </w:pPr>
      <w:r>
        <w:rPr>
          <w:rFonts w:hint="eastAsia"/>
        </w:rPr>
        <w:t>这些专业工具的具体操作方法取决于各企业使用的系统不同，在此不做详细操作演示。了解这些工具的存在和基本功能即可——以后入职时企业会有专门的培训。</w:t>
      </w:r>
    </w:p>
    <w:p w14:paraId="76F6BC02">
      <w:pPr>
        <w:widowControl/>
        <w:jc w:val="left"/>
        <w:rPr>
          <w:rFonts w:hint="eastAsia"/>
        </w:rPr>
      </w:pPr>
      <w:r>
        <w:rPr>
          <w:rFonts w:hint="eastAsia"/>
          <w:b/>
          <w:bCs/>
        </w:rPr>
        <w:t>【想一想】</w:t>
      </w:r>
    </w:p>
    <w:p w14:paraId="729795DB">
      <w:pPr>
        <w:widowControl/>
        <w:jc w:val="left"/>
        <w:rPr>
          <w:rFonts w:hint="eastAsia"/>
        </w:rPr>
      </w:pPr>
      <w:r>
        <w:rPr>
          <w:rFonts w:hint="eastAsia"/>
        </w:rPr>
        <w:t>以前报销一张发票要做什么？手动填写报销单→手动输入发票信息→粘贴发票→提交给财务→财务手动核对发票信息→录入系统→审批→打款。现在呢？拍照→AI自动识别→信息自动填入→系统自动查重查伪→线上审批→自动打款。</w:t>
      </w:r>
    </w:p>
    <w:p w14:paraId="3C5CD996">
      <w:pPr>
        <w:widowControl/>
        <w:jc w:val="left"/>
        <w:rPr>
          <w:rFonts w:hint="eastAsia"/>
        </w:rPr>
      </w:pPr>
      <w:r>
        <w:rPr>
          <w:rFonts w:hint="eastAsia"/>
        </w:rPr>
        <w:t>这就是AI在财务领域带来的最直接的变化——把大量重复性的、规则明确的工作自动化了。</w:t>
      </w:r>
    </w:p>
    <w:p w14:paraId="5114200A">
      <w:pPr>
        <w:widowControl/>
        <w:jc w:val="left"/>
        <w:rPr>
          <w:rFonts w:hint="eastAsia"/>
        </w:rPr>
      </w:pPr>
      <w:r>
        <w:rPr>
          <w:rFonts w:hint="eastAsia"/>
        </w:rPr>
        <w:pict>
          <v:rect id="_x0000_i1358" o:spt="1" style="height:3pt;width:0pt;" fillcolor="#A0A0A0" filled="t" stroked="f" coordsize="21600,21600" o:hr="t" o:hrstd="t" o:hralign="center">
            <v:path/>
            <v:fill on="t" focussize="0,0"/>
            <v:stroke on="f"/>
            <v:imagedata o:title=""/>
            <o:lock v:ext="edit"/>
            <w10:wrap type="none"/>
            <w10:anchorlock/>
          </v:rect>
        </w:pict>
      </w:r>
    </w:p>
    <w:p w14:paraId="0C1E0397">
      <w:pPr>
        <w:widowControl/>
        <w:jc w:val="left"/>
        <w:rPr>
          <w:rFonts w:hint="eastAsia"/>
        </w:rPr>
      </w:pPr>
      <w:r>
        <w:rPr>
          <w:rFonts w:hint="eastAsia"/>
          <w:b/>
          <w:bCs/>
        </w:rPr>
        <w:t>【任务小结与自测】</w:t>
      </w:r>
    </w:p>
    <w:p w14:paraId="767C772B">
      <w:pPr>
        <w:widowControl/>
        <w:jc w:val="left"/>
        <w:rPr>
          <w:rFonts w:hint="eastAsia"/>
        </w:rPr>
      </w:pPr>
      <w:r>
        <w:rPr>
          <w:rFonts w:hint="eastAsia"/>
        </w:rPr>
        <w:t>完成任务二后，检查一下：</w:t>
      </w:r>
    </w:p>
    <w:p w14:paraId="1FF4991F">
      <w:pPr>
        <w:widowControl/>
        <w:numPr>
          <w:ilvl w:val="0"/>
          <w:numId w:val="181"/>
        </w:numPr>
        <w:jc w:val="left"/>
        <w:rPr>
          <w:rFonts w:hint="eastAsia"/>
        </w:rPr>
      </w:pPr>
      <w:r>
        <w:rPr>
          <w:rFonts w:hint="eastAsia"/>
        </w:rPr>
        <w:t>能让AI帮忙做个税、社保等常见的薪资计算（并知道结果需要验证）</w:t>
      </w:r>
    </w:p>
    <w:p w14:paraId="05A2EE57">
      <w:pPr>
        <w:widowControl/>
        <w:numPr>
          <w:ilvl w:val="0"/>
          <w:numId w:val="181"/>
        </w:numPr>
        <w:jc w:val="left"/>
        <w:rPr>
          <w:rFonts w:hint="eastAsia"/>
        </w:rPr>
      </w:pPr>
      <w:r>
        <w:rPr>
          <w:rFonts w:hint="eastAsia"/>
        </w:rPr>
        <w:t>能让AI起草报销制度、费用标准等财务管理制度文件</w:t>
      </w:r>
    </w:p>
    <w:p w14:paraId="569E3C4C">
      <w:pPr>
        <w:widowControl/>
        <w:numPr>
          <w:ilvl w:val="0"/>
          <w:numId w:val="181"/>
        </w:numPr>
        <w:jc w:val="left"/>
        <w:rPr>
          <w:rFonts w:hint="eastAsia"/>
        </w:rPr>
      </w:pPr>
      <w:r>
        <w:rPr>
          <w:rFonts w:hint="eastAsia"/>
        </w:rPr>
        <w:t>能让AI撰写催款函等财务类商务文书</w:t>
      </w:r>
    </w:p>
    <w:p w14:paraId="0F7C0E66">
      <w:pPr>
        <w:widowControl/>
        <w:numPr>
          <w:ilvl w:val="0"/>
          <w:numId w:val="181"/>
        </w:numPr>
        <w:jc w:val="left"/>
        <w:rPr>
          <w:rFonts w:hint="eastAsia"/>
        </w:rPr>
      </w:pPr>
      <w:r>
        <w:rPr>
          <w:rFonts w:hint="eastAsia"/>
        </w:rPr>
        <w:t>了解智能报销和发票识别等财务智能化工具的基本概念</w:t>
      </w:r>
    </w:p>
    <w:p w14:paraId="254109EA">
      <w:pPr>
        <w:widowControl/>
        <w:jc w:val="left"/>
        <w:rPr>
          <w:rFonts w:hint="eastAsia"/>
        </w:rPr>
      </w:pPr>
      <w:r>
        <w:rPr>
          <w:rFonts w:hint="eastAsia"/>
        </w:rPr>
        <w:pict>
          <v:rect id="_x0000_i1359" o:spt="1" style="height:3pt;width:0pt;" fillcolor="#A0A0A0" filled="t" stroked="f" coordsize="21600,21600" o:hr="t" o:hrstd="t" o:hralign="center">
            <v:path/>
            <v:fill on="t" focussize="0,0"/>
            <v:stroke on="f"/>
            <v:imagedata o:title=""/>
            <o:lock v:ext="edit"/>
            <w10:wrap type="none"/>
            <w10:anchorlock/>
          </v:rect>
        </w:pict>
      </w:r>
    </w:p>
    <w:p w14:paraId="4B262BF3">
      <w:pPr>
        <w:widowControl/>
        <w:jc w:val="left"/>
        <w:rPr>
          <w:rFonts w:hint="eastAsia"/>
          <w:b/>
          <w:bCs/>
        </w:rPr>
      </w:pPr>
      <w:r>
        <w:rPr>
          <w:rFonts w:hint="eastAsia"/>
          <w:b/>
          <w:bCs/>
        </w:rPr>
        <w:t>任务三 用AI做经营分析</w:t>
      </w:r>
    </w:p>
    <w:p w14:paraId="1270F03B">
      <w:pPr>
        <w:widowControl/>
        <w:jc w:val="left"/>
        <w:rPr>
          <w:rFonts w:hint="eastAsia"/>
        </w:rPr>
      </w:pPr>
      <w:r>
        <w:rPr>
          <w:rFonts w:hint="eastAsia"/>
          <w:b/>
          <w:bCs/>
        </w:rPr>
        <w:t>【任务描述】</w:t>
      </w:r>
      <w:r>
        <w:rPr>
          <w:rFonts w:hint="eastAsia"/>
        </w:rPr>
        <w:t> "经营分析"听起来很专业，但其实核心就是回答几个最朴素的问题：公司（或门店）赚了多少钱？成本花在了哪里？利润够不够？哪个产品/区域/门店表现好、哪个表现差？下一步该怎么调整？AI可以帮你快速完成这些分析，但分析结果是否符合实际，还得靠你结合业务情况来判断。</w:t>
      </w:r>
    </w:p>
    <w:p w14:paraId="11BCD0F1">
      <w:pPr>
        <w:widowControl/>
        <w:jc w:val="left"/>
        <w:rPr>
          <w:rFonts w:hint="eastAsia"/>
        </w:rPr>
      </w:pPr>
      <w:r>
        <w:rPr>
          <w:rFonts w:hint="eastAsia"/>
        </w:rPr>
        <w:pict>
          <v:rect id="_x0000_i1360" o:spt="1" style="height:3pt;width:0pt;" fillcolor="#A0A0A0" filled="t" stroked="f" coordsize="21600,21600" o:hr="t" o:hrstd="t" o:hralign="center">
            <v:path/>
            <v:fill on="t" focussize="0,0"/>
            <v:stroke on="f"/>
            <v:imagedata o:title=""/>
            <o:lock v:ext="edit"/>
            <w10:wrap type="none"/>
            <w10:anchorlock/>
          </v:rect>
        </w:pict>
      </w:r>
    </w:p>
    <w:p w14:paraId="13A8684C">
      <w:pPr>
        <w:widowControl/>
        <w:jc w:val="left"/>
        <w:rPr>
          <w:rFonts w:hint="eastAsia"/>
          <w:b/>
          <w:bCs/>
        </w:rPr>
      </w:pPr>
      <w:r>
        <w:rPr>
          <w:rFonts w:hint="eastAsia"/>
          <w:b/>
          <w:bCs/>
        </w:rPr>
        <w:t>一、让AI做收入、成本、利润的简要分析</w:t>
      </w:r>
    </w:p>
    <w:p w14:paraId="3EB5EEAC">
      <w:pPr>
        <w:widowControl/>
        <w:jc w:val="left"/>
        <w:rPr>
          <w:rFonts w:hint="eastAsia"/>
        </w:rPr>
      </w:pPr>
      <w:r>
        <w:rPr>
          <w:rFonts w:hint="eastAsia"/>
        </w:rPr>
        <w:t>最基本的经营分析就是"收入-成本=利润"这条线。</w:t>
      </w:r>
    </w:p>
    <w:p w14:paraId="649205C3">
      <w:pPr>
        <w:widowControl/>
        <w:jc w:val="left"/>
      </w:pPr>
      <w:r>
        <w:t>以下是一家商贸公司2025年第二季度的月度经营数据：</w:t>
      </w:r>
    </w:p>
    <w:p w14:paraId="50F3FC68">
      <w:pPr>
        <w:widowControl/>
        <w:jc w:val="left"/>
      </w:pPr>
    </w:p>
    <w:p w14:paraId="3B26F135">
      <w:pPr>
        <w:widowControl/>
        <w:jc w:val="left"/>
      </w:pPr>
      <w:r>
        <w:t xml:space="preserve">              4月        5月        6月</w:t>
      </w:r>
    </w:p>
    <w:p w14:paraId="60004669">
      <w:pPr>
        <w:widowControl/>
        <w:jc w:val="left"/>
      </w:pPr>
      <w:r>
        <w:t>营业收入：   120万      135万      118万</w:t>
      </w:r>
    </w:p>
    <w:p w14:paraId="059A00EA">
      <w:pPr>
        <w:widowControl/>
        <w:jc w:val="left"/>
      </w:pPr>
      <w:r>
        <w:t>营业成本：    82万       96万       85万</w:t>
      </w:r>
    </w:p>
    <w:p w14:paraId="0021D186">
      <w:pPr>
        <w:widowControl/>
        <w:jc w:val="left"/>
      </w:pPr>
      <w:r>
        <w:t>销售费用：    12万       15万       11万</w:t>
      </w:r>
    </w:p>
    <w:p w14:paraId="2C6FC438">
      <w:pPr>
        <w:widowControl/>
        <w:jc w:val="left"/>
      </w:pPr>
      <w:r>
        <w:t>管理费用：     8万        8万        8万</w:t>
      </w:r>
    </w:p>
    <w:p w14:paraId="56C75736">
      <w:pPr>
        <w:widowControl/>
        <w:jc w:val="left"/>
      </w:pPr>
    </w:p>
    <w:p w14:paraId="386983B1">
      <w:pPr>
        <w:widowControl/>
        <w:jc w:val="left"/>
      </w:pPr>
      <w:r>
        <w:t>请帮我做以下分析：</w:t>
      </w:r>
    </w:p>
    <w:p w14:paraId="42EDE54F">
      <w:pPr>
        <w:widowControl/>
        <w:jc w:val="left"/>
      </w:pPr>
      <w:r>
        <w:t>1. 计算每个月的毛利润、毛利率和净利润</w:t>
      </w:r>
    </w:p>
    <w:p w14:paraId="3B82D088">
      <w:pPr>
        <w:widowControl/>
        <w:jc w:val="left"/>
      </w:pPr>
      <w:r>
        <w:t>2. 分析三个月的趋势——收入、成本、利润分别是上升还是下降</w:t>
      </w:r>
    </w:p>
    <w:p w14:paraId="2486BA2A">
      <w:pPr>
        <w:widowControl/>
        <w:jc w:val="left"/>
      </w:pPr>
      <w:r>
        <w:t>3. 5月份收入最高但利润是否也最高？如果不是，分析原因</w:t>
      </w:r>
    </w:p>
    <w:p w14:paraId="5FA09F0B">
      <w:pPr>
        <w:widowControl/>
        <w:jc w:val="left"/>
      </w:pPr>
      <w:r>
        <w:t>4. 6月份收入为什么比5月低？成本有没有相应降低？</w:t>
      </w:r>
    </w:p>
    <w:p w14:paraId="30025545">
      <w:pPr>
        <w:widowControl/>
        <w:jc w:val="left"/>
      </w:pPr>
    </w:p>
    <w:p w14:paraId="648DFD99">
      <w:pPr>
        <w:widowControl/>
        <w:jc w:val="left"/>
      </w:pPr>
      <w:r>
        <w:t>请用简洁的语言分析，每个要点2~3句话。分析完后请列出你计算的</w:t>
      </w:r>
    </w:p>
    <w:p w14:paraId="3646C600">
      <w:pPr>
        <w:widowControl/>
        <w:jc w:val="left"/>
      </w:pPr>
      <w:r>
        <w:t>所有数字，方便我验算。</w:t>
      </w:r>
    </w:p>
    <w:p w14:paraId="5426CBA9">
      <w:pPr>
        <w:widowControl/>
        <w:jc w:val="left"/>
        <w:rPr>
          <w:rFonts w:hint="eastAsia"/>
        </w:rPr>
      </w:pPr>
      <w:r>
        <w:rPr>
          <w:rFonts w:hint="eastAsia"/>
        </w:rPr>
        <w:t>最后一句"请列出你计算的所有数字方便我验算"——这是一个好习惯。AI把计算过程列出来，你一眼就能看到它是怎么算的，如果哪一步算错了马上就能发现。</w:t>
      </w:r>
    </w:p>
    <w:p w14:paraId="6F5FEE2E">
      <w:pPr>
        <w:widowControl/>
        <w:jc w:val="left"/>
        <w:rPr>
          <w:rFonts w:hint="eastAsia"/>
        </w:rPr>
      </w:pPr>
      <w:r>
        <w:rPr>
          <w:rFonts w:hint="eastAsia"/>
        </w:rPr>
        <w:pict>
          <v:rect id="_x0000_i1361" o:spt="1" style="height:3pt;width:0pt;" fillcolor="#A0A0A0" filled="t" stroked="f" coordsize="21600,21600" o:hr="t" o:hrstd="t" o:hralign="center">
            <v:path/>
            <v:fill on="t" focussize="0,0"/>
            <v:stroke on="f"/>
            <v:imagedata o:title=""/>
            <o:lock v:ext="edit"/>
            <w10:wrap type="none"/>
            <w10:anchorlock/>
          </v:rect>
        </w:pict>
      </w:r>
    </w:p>
    <w:p w14:paraId="4E41481B">
      <w:pPr>
        <w:widowControl/>
        <w:jc w:val="left"/>
        <w:rPr>
          <w:rFonts w:hint="eastAsia"/>
          <w:b/>
          <w:bCs/>
        </w:rPr>
      </w:pPr>
      <w:r>
        <w:rPr>
          <w:rFonts w:hint="eastAsia"/>
          <w:b/>
          <w:bCs/>
        </w:rPr>
        <w:t>二、让AI做门店/产品/区域的对比分析</w:t>
      </w:r>
    </w:p>
    <w:p w14:paraId="39781524">
      <w:pPr>
        <w:widowControl/>
        <w:jc w:val="left"/>
        <w:rPr>
          <w:rFonts w:hint="eastAsia"/>
        </w:rPr>
      </w:pPr>
      <w:r>
        <w:rPr>
          <w:rFonts w:hint="eastAsia"/>
        </w:rPr>
        <w:t>商贸企业通常有多个门店、多个产品线或覆盖多个区域。对比分析就是看看这些"子项"之间的差异——谁做得好谁做得差、差在哪里。</w:t>
      </w:r>
    </w:p>
    <w:p w14:paraId="4ECFDE0B">
      <w:pPr>
        <w:widowControl/>
        <w:jc w:val="left"/>
      </w:pPr>
      <w:r>
        <w:t>以下是一家连锁零食店4家门店第二季度的经营数据：</w:t>
      </w:r>
    </w:p>
    <w:p w14:paraId="17862F47">
      <w:pPr>
        <w:widowControl/>
        <w:jc w:val="left"/>
      </w:pPr>
    </w:p>
    <w:p w14:paraId="11D0841F">
      <w:pPr>
        <w:widowControl/>
        <w:jc w:val="left"/>
      </w:pPr>
      <w:r>
        <w:t xml:space="preserve">             门店A    门店B    门店C    门店D</w:t>
      </w:r>
    </w:p>
    <w:p w14:paraId="07695E20">
      <w:pPr>
        <w:widowControl/>
        <w:jc w:val="left"/>
      </w:pPr>
      <w:r>
        <w:t>季度销售额：  45万    38万     52万     28万</w:t>
      </w:r>
    </w:p>
    <w:p w14:paraId="704CA253">
      <w:pPr>
        <w:widowControl/>
        <w:jc w:val="left"/>
      </w:pPr>
      <w:r>
        <w:t>季度成本：    31万    27万     39万     22万</w:t>
      </w:r>
    </w:p>
    <w:p w14:paraId="46FC4CE7">
      <w:pPr>
        <w:widowControl/>
        <w:jc w:val="left"/>
      </w:pPr>
      <w:r>
        <w:t>员工人数：     6人     5人      7人      4人</w:t>
      </w:r>
    </w:p>
    <w:p w14:paraId="581F1268">
      <w:pPr>
        <w:widowControl/>
        <w:jc w:val="left"/>
      </w:pPr>
      <w:r>
        <w:t>门店面积：    80㎡    60㎡     95㎡     50㎡</w:t>
      </w:r>
    </w:p>
    <w:p w14:paraId="3B120D7A">
      <w:pPr>
        <w:widowControl/>
        <w:jc w:val="left"/>
      </w:pPr>
    </w:p>
    <w:p w14:paraId="3E9BD82A">
      <w:pPr>
        <w:widowControl/>
        <w:jc w:val="left"/>
      </w:pPr>
      <w:r>
        <w:t>请帮我做以下分析：</w:t>
      </w:r>
    </w:p>
    <w:p w14:paraId="7BC08ABC">
      <w:pPr>
        <w:widowControl/>
        <w:jc w:val="left"/>
      </w:pPr>
      <w:r>
        <w:t>1. 各门店的毛利率分别是多少？谁最高谁最低？</w:t>
      </w:r>
    </w:p>
    <w:p w14:paraId="24975971">
      <w:pPr>
        <w:widowControl/>
        <w:jc w:val="left"/>
      </w:pPr>
      <w:r>
        <w:t>2. 计算每家门店的"人均销售额"（销售额÷员工人数）和"坪效"</w:t>
      </w:r>
    </w:p>
    <w:p w14:paraId="5D4F035D">
      <w:pPr>
        <w:widowControl/>
        <w:jc w:val="left"/>
      </w:pPr>
      <w:r>
        <w:t xml:space="preserve">   （销售额÷门店面积），看看哪家效率最高</w:t>
      </w:r>
    </w:p>
    <w:p w14:paraId="3B40F348">
      <w:pPr>
        <w:widowControl/>
        <w:jc w:val="left"/>
      </w:pPr>
      <w:r>
        <w:t>3. 门店D的销售额最低，但它的表现真的是最差的吗？从人均和坪效</w:t>
      </w:r>
    </w:p>
    <w:p w14:paraId="45C1EB98">
      <w:pPr>
        <w:widowControl/>
        <w:jc w:val="left"/>
      </w:pPr>
      <w:r>
        <w:t xml:space="preserve">   角度重新评估一下</w:t>
      </w:r>
    </w:p>
    <w:p w14:paraId="3B780946">
      <w:pPr>
        <w:widowControl/>
        <w:jc w:val="left"/>
      </w:pPr>
      <w:r>
        <w:t>4. 如果公司要选一家门店做标杆来推广经验，你觉得应该选哪家？为什么？</w:t>
      </w:r>
    </w:p>
    <w:p w14:paraId="0708A138">
      <w:pPr>
        <w:widowControl/>
        <w:jc w:val="left"/>
      </w:pPr>
    </w:p>
    <w:p w14:paraId="711D8C33">
      <w:pPr>
        <w:widowControl/>
        <w:jc w:val="left"/>
      </w:pPr>
      <w:r>
        <w:t>分析时请列出所有计算结果，并用通俗语言做解读。</w:t>
      </w:r>
    </w:p>
    <w:p w14:paraId="15987CD6">
      <w:pPr>
        <w:widowControl/>
        <w:jc w:val="left"/>
        <w:rPr>
          <w:rFonts w:hint="eastAsia"/>
        </w:rPr>
      </w:pPr>
      <w:r>
        <w:rPr>
          <w:rFonts w:hint="eastAsia"/>
        </w:rPr>
        <w:t>这个分析场景特别有意思——</w:t>
      </w:r>
      <w:r>
        <w:rPr>
          <w:rFonts w:hint="eastAsia"/>
          <w:b/>
          <w:bCs/>
        </w:rPr>
        <w:t>不能只看绝对数字，还要看相对效率。</w:t>
      </w:r>
      <w:r>
        <w:rPr>
          <w:rFonts w:hint="eastAsia"/>
        </w:rPr>
        <w:t> 门店D销售额最低但面积也最小、人也最少，从坪效和人均来看可能并不差。AI通常能做出这种分析，但你也要学会从不同角度看问题，不被表面数字迷惑。</w:t>
      </w:r>
    </w:p>
    <w:p w14:paraId="15F9DE68">
      <w:pPr>
        <w:widowControl/>
        <w:jc w:val="left"/>
        <w:rPr>
          <w:rFonts w:hint="eastAsia"/>
        </w:rPr>
      </w:pPr>
      <w:r>
        <w:rPr>
          <w:rFonts w:hint="eastAsia"/>
        </w:rPr>
        <w:pict>
          <v:rect id="_x0000_i1362" o:spt="1" style="height:3pt;width:0pt;" fillcolor="#A0A0A0" filled="t" stroked="f" coordsize="21600,21600" o:hr="t" o:hrstd="t" o:hralign="center">
            <v:path/>
            <v:fill on="t" focussize="0,0"/>
            <v:stroke on="f"/>
            <v:imagedata o:title=""/>
            <o:lock v:ext="edit"/>
            <w10:wrap type="none"/>
            <w10:anchorlock/>
          </v:rect>
        </w:pict>
      </w:r>
    </w:p>
    <w:p w14:paraId="2DD60C41">
      <w:pPr>
        <w:widowControl/>
        <w:jc w:val="left"/>
        <w:rPr>
          <w:rFonts w:hint="eastAsia"/>
          <w:b/>
          <w:bCs/>
        </w:rPr>
      </w:pPr>
      <w:r>
        <w:rPr>
          <w:rFonts w:hint="eastAsia"/>
          <w:b/>
          <w:bCs/>
        </w:rPr>
        <w:t>三、让AI做盈亏平衡测算和定价参考</w:t>
      </w:r>
    </w:p>
    <w:p w14:paraId="07A0F69A">
      <w:pPr>
        <w:widowControl/>
        <w:jc w:val="left"/>
        <w:rPr>
          <w:rFonts w:hint="eastAsia"/>
        </w:rPr>
      </w:pPr>
      <w:r>
        <w:rPr>
          <w:rFonts w:hint="eastAsia"/>
        </w:rPr>
        <w:t>"盈亏平衡"是一个非常实用的概念——它回答的问题是：</w:t>
      </w:r>
      <w:r>
        <w:rPr>
          <w:rFonts w:hint="eastAsia"/>
          <w:b/>
          <w:bCs/>
        </w:rPr>
        <w:t>卖多少才能不亏钱？</w:t>
      </w:r>
    </w:p>
    <w:p w14:paraId="45213561">
      <w:pPr>
        <w:widowControl/>
        <w:jc w:val="left"/>
      </w:pPr>
      <w:r>
        <w:t>我打算做一个小型创业项目——在学校门口卖现做三明治。</w:t>
      </w:r>
    </w:p>
    <w:p w14:paraId="2609B65D">
      <w:pPr>
        <w:widowControl/>
        <w:jc w:val="left"/>
      </w:pPr>
      <w:r>
        <w:t>以下是我估算的成本信息：</w:t>
      </w:r>
    </w:p>
    <w:p w14:paraId="5DA5C561">
      <w:pPr>
        <w:widowControl/>
        <w:jc w:val="left"/>
      </w:pPr>
    </w:p>
    <w:p w14:paraId="3B9211E6">
      <w:pPr>
        <w:widowControl/>
        <w:jc w:val="left"/>
      </w:pPr>
      <w:r>
        <w:t>固定成本（每月）：</w:t>
      </w:r>
    </w:p>
    <w:p w14:paraId="6DC58177">
      <w:pPr>
        <w:widowControl/>
        <w:jc w:val="left"/>
      </w:pPr>
      <w:r>
        <w:t>- 摊位租金：2000元</w:t>
      </w:r>
    </w:p>
    <w:p w14:paraId="4D04950F">
      <w:pPr>
        <w:widowControl/>
        <w:jc w:val="left"/>
      </w:pPr>
      <w:r>
        <w:t>- 设备折旧（烤面包机等）：300元</w:t>
      </w:r>
    </w:p>
    <w:p w14:paraId="43D750C4">
      <w:pPr>
        <w:widowControl/>
        <w:jc w:val="left"/>
      </w:pPr>
      <w:r>
        <w:t>- 其他固定支出（电费、杂费等）：200元</w:t>
      </w:r>
    </w:p>
    <w:p w14:paraId="364253C2">
      <w:pPr>
        <w:widowControl/>
        <w:jc w:val="left"/>
      </w:pPr>
      <w:r>
        <w:t>固定成本合计：2500元/月</w:t>
      </w:r>
    </w:p>
    <w:p w14:paraId="29940A2D">
      <w:pPr>
        <w:widowControl/>
        <w:jc w:val="left"/>
      </w:pPr>
    </w:p>
    <w:p w14:paraId="2F572BE0">
      <w:pPr>
        <w:widowControl/>
        <w:jc w:val="left"/>
      </w:pPr>
      <w:r>
        <w:t>每个三明治的变动成本：</w:t>
      </w:r>
    </w:p>
    <w:p w14:paraId="3E3B0DD0">
      <w:pPr>
        <w:widowControl/>
        <w:jc w:val="left"/>
      </w:pPr>
      <w:r>
        <w:t>- 面包+食材：5元</w:t>
      </w:r>
    </w:p>
    <w:p w14:paraId="7A8DAB71">
      <w:pPr>
        <w:widowControl/>
        <w:jc w:val="left"/>
      </w:pPr>
      <w:r>
        <w:t>- 包装袋+纸巾：0.5元</w:t>
      </w:r>
    </w:p>
    <w:p w14:paraId="27F707D0">
      <w:pPr>
        <w:widowControl/>
        <w:jc w:val="left"/>
      </w:pPr>
      <w:r>
        <w:t>变动成本合计：5.5元/个</w:t>
      </w:r>
    </w:p>
    <w:p w14:paraId="4AF3707B">
      <w:pPr>
        <w:widowControl/>
        <w:jc w:val="left"/>
      </w:pPr>
    </w:p>
    <w:p w14:paraId="782F082E">
      <w:pPr>
        <w:widowControl/>
        <w:jc w:val="left"/>
      </w:pPr>
      <w:r>
        <w:t>我打算定价12元/个。</w:t>
      </w:r>
    </w:p>
    <w:p w14:paraId="3F59C353">
      <w:pPr>
        <w:widowControl/>
        <w:jc w:val="left"/>
      </w:pPr>
    </w:p>
    <w:p w14:paraId="71A70F4E">
      <w:pPr>
        <w:widowControl/>
        <w:jc w:val="left"/>
      </w:pPr>
      <w:r>
        <w:t>请帮我算一下：</w:t>
      </w:r>
    </w:p>
    <w:p w14:paraId="31032078">
      <w:pPr>
        <w:widowControl/>
        <w:jc w:val="left"/>
      </w:pPr>
      <w:r>
        <w:t>1. 每卖一个三明治能赚多少（贡献毛利）</w:t>
      </w:r>
    </w:p>
    <w:p w14:paraId="60015C41">
      <w:pPr>
        <w:widowControl/>
        <w:jc w:val="left"/>
      </w:pPr>
      <w:r>
        <w:t>2. 每月至少要卖多少个才能保本（盈亏平衡点）</w:t>
      </w:r>
    </w:p>
    <w:p w14:paraId="2F3D2073">
      <w:pPr>
        <w:widowControl/>
        <w:jc w:val="left"/>
      </w:pPr>
      <w:r>
        <w:t>3. 如果我希望每月赚3000元，需要卖多少个</w:t>
      </w:r>
    </w:p>
    <w:p w14:paraId="5712B8C3">
      <w:pPr>
        <w:widowControl/>
        <w:jc w:val="left"/>
      </w:pPr>
      <w:r>
        <w:t>4. 如果把定价降到10元来吸引更多客户，盈亏平衡点会变成多少</w:t>
      </w:r>
    </w:p>
    <w:p w14:paraId="0446FAA4">
      <w:pPr>
        <w:widowControl/>
        <w:jc w:val="left"/>
      </w:pPr>
      <w:r>
        <w:t>5. 请把计算过程一步步列出来</w:t>
      </w:r>
    </w:p>
    <w:p w14:paraId="320A2B56">
      <w:pPr>
        <w:widowControl/>
        <w:jc w:val="left"/>
      </w:pPr>
    </w:p>
    <w:p w14:paraId="4B2D6034">
      <w:pPr>
        <w:widowControl/>
        <w:jc w:val="left"/>
      </w:pPr>
      <w:r>
        <w:t>注意：请用最简单的方式计算，不需要考虑税费和其他复杂因素。</w:t>
      </w:r>
    </w:p>
    <w:p w14:paraId="26D07C31">
      <w:pPr>
        <w:widowControl/>
        <w:jc w:val="left"/>
        <w:rPr>
          <w:rFonts w:hint="eastAsia"/>
        </w:rPr>
      </w:pPr>
      <w:r>
        <w:rPr>
          <w:rFonts w:hint="eastAsia"/>
        </w:rPr>
        <w:t>盈亏平衡分析的基本逻辑如图9-2所示。</w:t>
      </w:r>
    </w:p>
    <w:p w14:paraId="27391A5A">
      <w:pPr>
        <w:widowControl/>
        <w:jc w:val="left"/>
      </w:pPr>
      <w:r>
        <w:drawing>
          <wp:inline distT="0" distB="0" distL="0" distR="0">
            <wp:extent cx="5274310" cy="478155"/>
            <wp:effectExtent l="0" t="0" r="2540" b="0"/>
            <wp:docPr id="1900727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27719" name="图片 1"/>
                    <pic:cNvPicPr>
                      <a:picLocks noChangeAspect="1"/>
                    </pic:cNvPicPr>
                  </pic:nvPicPr>
                  <pic:blipFill>
                    <a:blip r:embed="rId44"/>
                    <a:stretch>
                      <a:fillRect/>
                    </a:stretch>
                  </pic:blipFill>
                  <pic:spPr>
                    <a:xfrm>
                      <a:off x="0" y="0"/>
                      <a:ext cx="5274310" cy="478155"/>
                    </a:xfrm>
                    <a:prstGeom prst="rect">
                      <a:avLst/>
                    </a:prstGeom>
                  </pic:spPr>
                </pic:pic>
              </a:graphicData>
            </a:graphic>
          </wp:inline>
        </w:drawing>
      </w:r>
    </w:p>
    <w:p w14:paraId="106220ED">
      <w:pPr>
        <w:widowControl/>
        <w:jc w:val="center"/>
        <w:rPr>
          <w:rFonts w:hint="eastAsia"/>
        </w:rPr>
      </w:pPr>
      <w:r>
        <w:t>图9-2 盈亏平衡分析的基本逻辑</w:t>
      </w:r>
    </w:p>
    <w:p w14:paraId="54B4AB29">
      <w:pPr>
        <w:widowControl/>
        <w:jc w:val="left"/>
        <w:rPr>
          <w:rFonts w:hint="eastAsia"/>
        </w:rPr>
      </w:pPr>
      <w:r>
        <w:rPr>
          <w:rFonts w:hint="eastAsia"/>
        </w:rPr>
        <w:t>这个分析在创业项目评估（项目十一）和日常经营决策中都非常实用。当有人问"这个项目值不值得做"的时候，最基本的判断就是看盈亏平衡点能不能达到。</w:t>
      </w:r>
    </w:p>
    <w:p w14:paraId="32173423">
      <w:pPr>
        <w:widowControl/>
        <w:jc w:val="left"/>
        <w:rPr>
          <w:rFonts w:hint="eastAsia"/>
        </w:rPr>
      </w:pPr>
      <w:r>
        <w:rPr>
          <w:rFonts w:hint="eastAsia"/>
          <w:b/>
          <w:bCs/>
        </w:rPr>
        <w:t>【试一试】</w:t>
      </w:r>
    </w:p>
    <w:p w14:paraId="3F38004D">
      <w:pPr>
        <w:widowControl/>
        <w:jc w:val="left"/>
        <w:rPr>
          <w:rFonts w:hint="eastAsia"/>
        </w:rPr>
      </w:pPr>
      <w:r>
        <w:rPr>
          <w:rFonts w:hint="eastAsia"/>
        </w:rPr>
        <w:t>把上面三明治的例子中的数字换成你自己感兴趣的项目——比如卖手工饰品、卖咖啡、开一个自习室——估算一下成本和定价，让AI帮你算盈亏平衡点。你会发现这个计算非常有启发性——很多看起来"应该能赚钱"的项目，算完盈亏平衡之后才发现每天需要卖出的数量远超想象。</w:t>
      </w:r>
    </w:p>
    <w:p w14:paraId="62705ECA">
      <w:pPr>
        <w:widowControl/>
        <w:jc w:val="left"/>
        <w:rPr>
          <w:rFonts w:hint="eastAsia"/>
        </w:rPr>
      </w:pPr>
      <w:r>
        <w:rPr>
          <w:rFonts w:hint="eastAsia"/>
        </w:rPr>
        <w:pict>
          <v:rect id="_x0000_i1363" o:spt="1" style="height:3pt;width:0pt;" fillcolor="#A0A0A0" filled="t" stroked="f" coordsize="21600,21600" o:hr="t" o:hrstd="t" o:hralign="center">
            <v:path/>
            <v:fill on="t" focussize="0,0"/>
            <v:stroke on="f"/>
            <v:imagedata o:title=""/>
            <o:lock v:ext="edit"/>
            <w10:wrap type="none"/>
            <w10:anchorlock/>
          </v:rect>
        </w:pict>
      </w:r>
    </w:p>
    <w:p w14:paraId="0BF15CE7">
      <w:pPr>
        <w:widowControl/>
        <w:jc w:val="left"/>
        <w:rPr>
          <w:rFonts w:hint="eastAsia"/>
          <w:b/>
          <w:bCs/>
        </w:rPr>
      </w:pPr>
      <w:r>
        <w:rPr>
          <w:rFonts w:hint="eastAsia"/>
          <w:b/>
          <w:bCs/>
        </w:rPr>
        <w:t>四、让AI撰写经营分析报告</w:t>
      </w:r>
    </w:p>
    <w:p w14:paraId="4585C483">
      <w:pPr>
        <w:widowControl/>
        <w:jc w:val="left"/>
        <w:rPr>
          <w:rFonts w:hint="eastAsia"/>
        </w:rPr>
      </w:pPr>
      <w:r>
        <w:rPr>
          <w:rFonts w:hint="eastAsia"/>
        </w:rPr>
        <w:t>做完分析之后，通常需要把分析结果写成一份报告。这跟项目三、项目四中的方法一样——</w:t>
      </w:r>
      <w:r>
        <w:rPr>
          <w:rFonts w:hint="eastAsia"/>
          <w:b/>
          <w:bCs/>
        </w:rPr>
        <w:t>把真实的数据和分析结论告诉AI，让它帮你整理成规范的报告格式。</w:t>
      </w:r>
    </w:p>
    <w:p w14:paraId="37D0B114">
      <w:pPr>
        <w:widowControl/>
        <w:jc w:val="left"/>
      </w:pPr>
      <w:r>
        <w:t>请根据以下分析结果，帮我撰写一份公司第二季度的经营分析简报。</w:t>
      </w:r>
    </w:p>
    <w:p w14:paraId="5C261DC9">
      <w:pPr>
        <w:widowControl/>
        <w:jc w:val="left"/>
      </w:pPr>
    </w:p>
    <w:p w14:paraId="3D5199D6">
      <w:pPr>
        <w:widowControl/>
        <w:jc w:val="left"/>
      </w:pPr>
      <w:r>
        <w:t>[粘贴前面几步分析得出的数据和结论]</w:t>
      </w:r>
    </w:p>
    <w:p w14:paraId="7E877D35">
      <w:pPr>
        <w:widowControl/>
        <w:jc w:val="left"/>
      </w:pPr>
    </w:p>
    <w:p w14:paraId="2EDB4B9F">
      <w:pPr>
        <w:widowControl/>
        <w:jc w:val="left"/>
      </w:pPr>
      <w:r>
        <w:t>报告要求：</w:t>
      </w:r>
    </w:p>
    <w:p w14:paraId="2DF0E5DC">
      <w:pPr>
        <w:widowControl/>
        <w:jc w:val="left"/>
      </w:pPr>
      <w:r>
        <w:t>1. 分为"数据总览""分析发现""问题诊断""改进建议"四个部分</w:t>
      </w:r>
    </w:p>
    <w:p w14:paraId="0DAEED43">
      <w:pPr>
        <w:widowControl/>
        <w:jc w:val="left"/>
      </w:pPr>
      <w:r>
        <w:t>2. 用数据说话，每个分析要点都要引用具体的数字</w:t>
      </w:r>
    </w:p>
    <w:p w14:paraId="0AD0C9A2">
      <w:pPr>
        <w:widowControl/>
        <w:jc w:val="left"/>
      </w:pPr>
      <w:r>
        <w:t>3. 问题诊断要指出具体问题是什么，不要说空话</w:t>
      </w:r>
    </w:p>
    <w:p w14:paraId="06D3F85D">
      <w:pPr>
        <w:widowControl/>
        <w:jc w:val="left"/>
      </w:pPr>
      <w:r>
        <w:t>4. 改进建议要务实可行，不要"假大空"</w:t>
      </w:r>
    </w:p>
    <w:p w14:paraId="0CEBB738">
      <w:pPr>
        <w:widowControl/>
        <w:jc w:val="left"/>
      </w:pPr>
      <w:r>
        <w:t>5. 600~800字</w:t>
      </w:r>
    </w:p>
    <w:p w14:paraId="49E091FF">
      <w:pPr>
        <w:widowControl/>
        <w:jc w:val="left"/>
      </w:pPr>
      <w:r>
        <w:t>6. 语气客观专业</w:t>
      </w:r>
    </w:p>
    <w:p w14:paraId="474DB562">
      <w:pPr>
        <w:widowControl/>
        <w:jc w:val="left"/>
      </w:pPr>
    </w:p>
    <w:p w14:paraId="0B3450F7">
      <w:pPr>
        <w:widowControl/>
        <w:jc w:val="left"/>
      </w:pPr>
      <w:r>
        <w:t>注意：报告中的所有数字必须严格按照我提供的数据来写，不要自行</w:t>
      </w:r>
    </w:p>
    <w:p w14:paraId="7112B778">
      <w:pPr>
        <w:widowControl/>
        <w:jc w:val="left"/>
      </w:pPr>
      <w:r>
        <w:t>修改或添加任何我没有提供的数字。</w:t>
      </w:r>
    </w:p>
    <w:p w14:paraId="76156915">
      <w:pPr>
        <w:widowControl/>
        <w:jc w:val="left"/>
        <w:rPr>
          <w:rFonts w:hint="eastAsia"/>
        </w:rPr>
      </w:pPr>
      <w:r>
        <w:rPr>
          <w:rFonts w:hint="eastAsia"/>
          <w:b/>
          <w:bCs/>
        </w:rPr>
        <w:t>【职业素养】财务数据的真实性是不可触碰的底线</w:t>
      </w:r>
    </w:p>
    <w:p w14:paraId="2E6D3973">
      <w:pPr>
        <w:widowControl/>
        <w:jc w:val="left"/>
        <w:rPr>
          <w:rFonts w:hint="eastAsia"/>
        </w:rPr>
      </w:pPr>
      <w:r>
        <w:rPr>
          <w:rFonts w:hint="eastAsia"/>
        </w:rPr>
        <w:t>在所有商贸岗位中，财务数据的真实性是最严肃的底线——没有之一。</w:t>
      </w:r>
    </w:p>
    <w:p w14:paraId="2F41BD21">
      <w:pPr>
        <w:widowControl/>
        <w:jc w:val="left"/>
        <w:rPr>
          <w:rFonts w:hint="eastAsia"/>
        </w:rPr>
      </w:pPr>
      <w:r>
        <w:rPr>
          <w:rFonts w:hint="eastAsia"/>
        </w:rPr>
        <w:t>编造财务数据、篡改经营指标、虚报利润——这些行为不仅是职业道德问题，更可能触犯法律。近年来媒体报道过不少企业因为财务造假而受到严厉处罚的案例，相关责任人不仅丢了工作，有的甚至承担了刑事责任。</w:t>
      </w:r>
    </w:p>
    <w:p w14:paraId="0801785A">
      <w:pPr>
        <w:widowControl/>
        <w:jc w:val="left"/>
        <w:rPr>
          <w:rFonts w:hint="eastAsia"/>
        </w:rPr>
      </w:pPr>
      <w:r>
        <w:rPr>
          <w:rFonts w:hint="eastAsia"/>
        </w:rPr>
        <w:t>AI可以帮你把分析报告写得很漂亮，但报告里的每一个数字必须来源于真实的业务记录。</w:t>
      </w:r>
      <w:r>
        <w:rPr>
          <w:rFonts w:hint="eastAsia"/>
          <w:b/>
          <w:bCs/>
        </w:rPr>
        <w:t>不做假账、不编假数——这是每一个跟财务数据打交道的人的底线。</w:t>
      </w:r>
    </w:p>
    <w:p w14:paraId="3B72D49C">
      <w:pPr>
        <w:widowControl/>
        <w:jc w:val="left"/>
        <w:rPr>
          <w:rFonts w:hint="eastAsia"/>
        </w:rPr>
      </w:pPr>
      <w:r>
        <w:rPr>
          <w:rFonts w:hint="eastAsia"/>
        </w:rPr>
        <w:pict>
          <v:rect id="_x0000_i1364" o:spt="1" style="height:3pt;width:0pt;" fillcolor="#A0A0A0" filled="t" stroked="f" coordsize="21600,21600" o:hr="t" o:hrstd="t" o:hralign="center">
            <v:path/>
            <v:fill on="t" focussize="0,0"/>
            <v:stroke on="f"/>
            <v:imagedata o:title=""/>
            <o:lock v:ext="edit"/>
            <w10:wrap type="none"/>
            <w10:anchorlock/>
          </v:rect>
        </w:pict>
      </w:r>
    </w:p>
    <w:p w14:paraId="3F533C30">
      <w:pPr>
        <w:widowControl/>
        <w:jc w:val="left"/>
        <w:rPr>
          <w:rFonts w:hint="eastAsia"/>
        </w:rPr>
      </w:pPr>
      <w:r>
        <w:rPr>
          <w:rFonts w:hint="eastAsia"/>
          <w:b/>
          <w:bCs/>
        </w:rPr>
        <w:t>【任务小结与自测】</w:t>
      </w:r>
    </w:p>
    <w:p w14:paraId="7738DD45">
      <w:pPr>
        <w:widowControl/>
        <w:jc w:val="left"/>
        <w:rPr>
          <w:rFonts w:hint="eastAsia"/>
        </w:rPr>
      </w:pPr>
      <w:r>
        <w:rPr>
          <w:rFonts w:hint="eastAsia"/>
        </w:rPr>
        <w:t>完成任务三后，检查一下：</w:t>
      </w:r>
    </w:p>
    <w:p w14:paraId="5B8D861E">
      <w:pPr>
        <w:widowControl/>
        <w:numPr>
          <w:ilvl w:val="0"/>
          <w:numId w:val="182"/>
        </w:numPr>
        <w:jc w:val="left"/>
        <w:rPr>
          <w:rFonts w:hint="eastAsia"/>
        </w:rPr>
      </w:pPr>
      <w:r>
        <w:rPr>
          <w:rFonts w:hint="eastAsia"/>
        </w:rPr>
        <w:t>能让AI做收入、成本、利润的基本分析</w:t>
      </w:r>
    </w:p>
    <w:p w14:paraId="5F5F1605">
      <w:pPr>
        <w:widowControl/>
        <w:numPr>
          <w:ilvl w:val="0"/>
          <w:numId w:val="182"/>
        </w:numPr>
        <w:jc w:val="left"/>
        <w:rPr>
          <w:rFonts w:hint="eastAsia"/>
        </w:rPr>
      </w:pPr>
      <w:r>
        <w:rPr>
          <w:rFonts w:hint="eastAsia"/>
        </w:rPr>
        <w:t>能让AI做门店/产品/区域的对比分析，知道要看"相对效率"而不只看"绝对数字"</w:t>
      </w:r>
    </w:p>
    <w:p w14:paraId="5DDCB7F3">
      <w:pPr>
        <w:widowControl/>
        <w:numPr>
          <w:ilvl w:val="0"/>
          <w:numId w:val="182"/>
        </w:numPr>
        <w:jc w:val="left"/>
        <w:rPr>
          <w:rFonts w:hint="eastAsia"/>
        </w:rPr>
      </w:pPr>
      <w:r>
        <w:rPr>
          <w:rFonts w:hint="eastAsia"/>
        </w:rPr>
        <w:t>理解盈亏平衡分析的基本逻辑，能让AI做盈亏平衡测算</w:t>
      </w:r>
    </w:p>
    <w:p w14:paraId="7789C1F6">
      <w:pPr>
        <w:widowControl/>
        <w:numPr>
          <w:ilvl w:val="0"/>
          <w:numId w:val="182"/>
        </w:numPr>
        <w:jc w:val="left"/>
        <w:rPr>
          <w:rFonts w:hint="eastAsia"/>
        </w:rPr>
      </w:pPr>
      <w:r>
        <w:rPr>
          <w:rFonts w:hint="eastAsia"/>
        </w:rPr>
        <w:t>能让AI撰写经营分析报告，并知道必须核对报告中的所有数字</w:t>
      </w:r>
    </w:p>
    <w:p w14:paraId="621723FB">
      <w:pPr>
        <w:widowControl/>
        <w:jc w:val="left"/>
        <w:rPr>
          <w:rFonts w:hint="eastAsia"/>
        </w:rPr>
      </w:pPr>
      <w:r>
        <w:rPr>
          <w:rFonts w:hint="eastAsia"/>
        </w:rPr>
        <w:pict>
          <v:rect id="_x0000_i1365" o:spt="1" style="height:3pt;width:0pt;" fillcolor="#A0A0A0" filled="t" stroked="f" coordsize="21600,21600" o:hr="t" o:hrstd="t" o:hralign="center">
            <v:path/>
            <v:fill on="t" focussize="0,0"/>
            <v:stroke on="f"/>
            <v:imagedata o:title=""/>
            <o:lock v:ext="edit"/>
            <w10:wrap type="none"/>
            <w10:anchorlock/>
          </v:rect>
        </w:pict>
      </w:r>
    </w:p>
    <w:p w14:paraId="2CCC5224">
      <w:pPr>
        <w:widowControl/>
        <w:jc w:val="left"/>
        <w:rPr>
          <w:rFonts w:hint="eastAsia"/>
          <w:b/>
          <w:bCs/>
        </w:rPr>
      </w:pPr>
      <w:r>
        <w:rPr>
          <w:rFonts w:hint="eastAsia"/>
          <w:b/>
          <w:bCs/>
        </w:rPr>
        <w:t>任务四 用AI辅助预算和计划</w:t>
      </w:r>
    </w:p>
    <w:p w14:paraId="3577EF84">
      <w:pPr>
        <w:widowControl/>
        <w:jc w:val="left"/>
        <w:rPr>
          <w:rFonts w:hint="eastAsia"/>
        </w:rPr>
      </w:pPr>
      <w:r>
        <w:rPr>
          <w:rFonts w:hint="eastAsia"/>
          <w:b/>
          <w:bCs/>
        </w:rPr>
        <w:t>【任务描述】</w:t>
      </w:r>
      <w:r>
        <w:rPr>
          <w:rFonts w:hint="eastAsia"/>
        </w:rPr>
        <w:t> 预算是"用数字写的工作计划"——它把你打算做的事情翻译成"需要花多少钱、预计能赚多少钱"。不管你在哪个部门，每年都要参与预算的编制或执行。AI可以帮你快速搭建预算表的框架、做销售目标的分解、写预算说明文字，但预算中的数字是否合理，最终还得靠你结合实际情况来判断。</w:t>
      </w:r>
    </w:p>
    <w:p w14:paraId="552C7CE2">
      <w:pPr>
        <w:widowControl/>
        <w:jc w:val="left"/>
        <w:rPr>
          <w:rFonts w:hint="eastAsia"/>
        </w:rPr>
      </w:pPr>
      <w:r>
        <w:rPr>
          <w:rFonts w:hint="eastAsia"/>
        </w:rPr>
        <w:pict>
          <v:rect id="_x0000_i1366" o:spt="1" style="height:3pt;width:0pt;" fillcolor="#A0A0A0" filled="t" stroked="f" coordsize="21600,21600" o:hr="t" o:hrstd="t" o:hralign="center">
            <v:path/>
            <v:fill on="t" focussize="0,0"/>
            <v:stroke on="f"/>
            <v:imagedata o:title=""/>
            <o:lock v:ext="edit"/>
            <w10:wrap type="none"/>
            <w10:anchorlock/>
          </v:rect>
        </w:pict>
      </w:r>
    </w:p>
    <w:p w14:paraId="26BFD374">
      <w:pPr>
        <w:widowControl/>
        <w:jc w:val="left"/>
        <w:rPr>
          <w:rFonts w:hint="eastAsia"/>
          <w:b/>
          <w:bCs/>
        </w:rPr>
      </w:pPr>
      <w:r>
        <w:rPr>
          <w:rFonts w:hint="eastAsia"/>
          <w:b/>
          <w:bCs/>
        </w:rPr>
        <w:t>一、让AI编制部门费用预算</w:t>
      </w:r>
    </w:p>
    <w:p w14:paraId="281FCB74">
      <w:pPr>
        <w:widowControl/>
        <w:jc w:val="left"/>
        <w:rPr>
          <w:rFonts w:hint="eastAsia"/>
        </w:rPr>
      </w:pPr>
      <w:r>
        <w:rPr>
          <w:rFonts w:hint="eastAsia"/>
        </w:rPr>
        <w:t>最常见的预算场景是"部门费用预算"——你的部门下个季度或下一年预计要花多少钱，花在哪些项目上。</w:t>
      </w:r>
    </w:p>
    <w:p w14:paraId="66CCF176">
      <w:pPr>
        <w:widowControl/>
        <w:jc w:val="left"/>
      </w:pPr>
      <w:r>
        <w:t>请帮我编制一份市场部2025年第四季度的费用预算表。</w:t>
      </w:r>
    </w:p>
    <w:p w14:paraId="5F583147">
      <w:pPr>
        <w:widowControl/>
        <w:jc w:val="left"/>
      </w:pPr>
    </w:p>
    <w:p w14:paraId="556762D5">
      <w:pPr>
        <w:widowControl/>
        <w:jc w:val="left"/>
      </w:pPr>
      <w:r>
        <w:t>我们部门的基本情况：</w:t>
      </w:r>
    </w:p>
    <w:p w14:paraId="7A4770BF">
      <w:pPr>
        <w:widowControl/>
        <w:jc w:val="left"/>
      </w:pPr>
      <w:r>
        <w:t>- 部门人数：8人（含部门经理1人）</w:t>
      </w:r>
    </w:p>
    <w:p w14:paraId="21BD5AC1">
      <w:pPr>
        <w:widowControl/>
        <w:jc w:val="left"/>
      </w:pPr>
      <w:r>
        <w:t>- 主要工作内容：品牌宣传、线上推广、线下活动、市场调研</w:t>
      </w:r>
    </w:p>
    <w:p w14:paraId="784F7241">
      <w:pPr>
        <w:widowControl/>
        <w:jc w:val="left"/>
      </w:pPr>
    </w:p>
    <w:p w14:paraId="1ADF2725">
      <w:pPr>
        <w:widowControl/>
        <w:jc w:val="left"/>
      </w:pPr>
      <w:r>
        <w:t>预计的主要费用项目和大致金额范围：</w:t>
      </w:r>
    </w:p>
    <w:p w14:paraId="7DED6FE8">
      <w:pPr>
        <w:widowControl/>
        <w:jc w:val="left"/>
      </w:pPr>
      <w:r>
        <w:t>- 线上推广费（电商平台投放、社交媒体推广）：预计5~8万元</w:t>
      </w:r>
    </w:p>
    <w:p w14:paraId="18EB23B3">
      <w:pPr>
        <w:widowControl/>
        <w:jc w:val="left"/>
      </w:pPr>
      <w:r>
        <w:t>- 线下活动费（参加展会、举办客户答谢会）：预计3~5万元</w:t>
      </w:r>
    </w:p>
    <w:p w14:paraId="0FC54CCB">
      <w:pPr>
        <w:widowControl/>
        <w:jc w:val="left"/>
      </w:pPr>
      <w:r>
        <w:t>- 广告制作费（海报、视频、物料印刷等）：预计1~2万元</w:t>
      </w:r>
    </w:p>
    <w:p w14:paraId="1F1FB528">
      <w:pPr>
        <w:widowControl/>
        <w:jc w:val="left"/>
      </w:pPr>
      <w:r>
        <w:t>- 差旅费（出差拜访客户、参加行业会议）：预计1.5~2万元</w:t>
      </w:r>
    </w:p>
    <w:p w14:paraId="1E7575DB">
      <w:pPr>
        <w:widowControl/>
        <w:jc w:val="left"/>
      </w:pPr>
      <w:r>
        <w:t>- 市场调研费（问卷平台费用、调研礼品等）：预计0.5~1万元</w:t>
      </w:r>
    </w:p>
    <w:p w14:paraId="1B37207D">
      <w:pPr>
        <w:widowControl/>
        <w:jc w:val="left"/>
      </w:pPr>
      <w:r>
        <w:t>- 办公及杂费：预计0.3~0.5万元</w:t>
      </w:r>
    </w:p>
    <w:p w14:paraId="2CE60B4A">
      <w:pPr>
        <w:widowControl/>
        <w:jc w:val="left"/>
      </w:pPr>
    </w:p>
    <w:p w14:paraId="104BF259">
      <w:pPr>
        <w:widowControl/>
        <w:jc w:val="left"/>
      </w:pPr>
      <w:r>
        <w:t>请帮我整理成一份规范的预算表，包含以下列：</w:t>
      </w:r>
    </w:p>
    <w:p w14:paraId="4C9CF95A">
      <w:pPr>
        <w:widowControl/>
        <w:jc w:val="left"/>
      </w:pPr>
      <w:r>
        <w:t>费用类别 | 费用明细 | 预算金额 | 用途说明 | 备注</w:t>
      </w:r>
    </w:p>
    <w:p w14:paraId="3D16D44D">
      <w:pPr>
        <w:widowControl/>
        <w:jc w:val="left"/>
      </w:pPr>
    </w:p>
    <w:p w14:paraId="2FDB6950">
      <w:pPr>
        <w:widowControl/>
        <w:jc w:val="left"/>
      </w:pPr>
      <w:r>
        <w:t>每个大类下面要展开写2~3个细项。金额我给了范围，请取中间值填入。</w:t>
      </w:r>
    </w:p>
    <w:p w14:paraId="0F63E5A7">
      <w:pPr>
        <w:widowControl/>
        <w:jc w:val="left"/>
      </w:pPr>
      <w:r>
        <w:t>最后汇总合计。</w:t>
      </w:r>
    </w:p>
    <w:p w14:paraId="066DE501">
      <w:pPr>
        <w:widowControl/>
        <w:jc w:val="left"/>
        <w:rPr>
          <w:rFonts w:hint="eastAsia"/>
        </w:rPr>
      </w:pPr>
      <w:r>
        <w:rPr>
          <w:rFonts w:hint="eastAsia"/>
        </w:rPr>
        <w:t>AI会生成一份格式规范的预算表。但要注意：</w:t>
      </w:r>
    </w:p>
    <w:p w14:paraId="40F706B8">
      <w:pPr>
        <w:widowControl/>
        <w:jc w:val="left"/>
        <w:rPr>
          <w:rFonts w:hint="eastAsia"/>
        </w:rPr>
      </w:pPr>
      <w:r>
        <w:rPr>
          <w:rFonts w:hint="eastAsia"/>
          <w:b/>
          <w:bCs/>
        </w:rPr>
        <w:t>预算表中的数字不能随便填</w:t>
      </w:r>
      <w:r>
        <w:rPr>
          <w:rFonts w:hint="eastAsia"/>
        </w:rPr>
        <w:t>。上面的提示词中虽然给了范围让AI取中间值，但实际工作中每一项费用都应该有具体的依据——上季度实际花了多少、下季度有没有新增项目、物价有没有变化等。预算表做完之后，每个数字都应该能回答一个问题：</w:t>
      </w:r>
      <w:r>
        <w:rPr>
          <w:rFonts w:hint="eastAsia"/>
          <w:b/>
          <w:bCs/>
        </w:rPr>
        <w:t>"为什么是这个数？"</w:t>
      </w:r>
    </w:p>
    <w:p w14:paraId="5FC992E3">
      <w:pPr>
        <w:widowControl/>
        <w:jc w:val="left"/>
        <w:rPr>
          <w:rFonts w:hint="eastAsia"/>
        </w:rPr>
      </w:pPr>
      <w:r>
        <w:rPr>
          <w:rFonts w:hint="eastAsia"/>
        </w:rPr>
        <w:pict>
          <v:rect id="_x0000_i1367" o:spt="1" style="height:3pt;width:0pt;" fillcolor="#A0A0A0" filled="t" stroked="f" coordsize="21600,21600" o:hr="t" o:hrstd="t" o:hralign="center">
            <v:path/>
            <v:fill on="t" focussize="0,0"/>
            <v:stroke on="f"/>
            <v:imagedata o:title=""/>
            <o:lock v:ext="edit"/>
            <w10:wrap type="none"/>
            <w10:anchorlock/>
          </v:rect>
        </w:pict>
      </w:r>
    </w:p>
    <w:p w14:paraId="53150AB2">
      <w:pPr>
        <w:widowControl/>
        <w:jc w:val="left"/>
        <w:rPr>
          <w:rFonts w:hint="eastAsia"/>
          <w:b/>
          <w:bCs/>
        </w:rPr>
      </w:pPr>
      <w:r>
        <w:rPr>
          <w:rFonts w:hint="eastAsia"/>
          <w:b/>
          <w:bCs/>
        </w:rPr>
        <w:t>二、让AI做销售目标的分解</w:t>
      </w:r>
    </w:p>
    <w:p w14:paraId="69482EA5">
      <w:pPr>
        <w:widowControl/>
        <w:jc w:val="left"/>
        <w:rPr>
          <w:rFonts w:hint="eastAsia"/>
        </w:rPr>
      </w:pPr>
      <w:r>
        <w:rPr>
          <w:rFonts w:hint="eastAsia"/>
        </w:rPr>
        <w:t>很多商贸企业的销售目标是自上而下分解的——公司定了全年目标，分解到各个区域、各个门店、各个月份、甚至各个销售人员。这种分解工作虽然不难但很繁琐，AI可以帮忙。</w:t>
      </w:r>
    </w:p>
    <w:p w14:paraId="113263EF">
      <w:pPr>
        <w:widowControl/>
        <w:jc w:val="left"/>
      </w:pPr>
      <w:r>
        <w:t>我们公司2025年下半年的总销售目标是600万元，需要分解到4家门店</w:t>
      </w:r>
    </w:p>
    <w:p w14:paraId="55308231">
      <w:pPr>
        <w:widowControl/>
        <w:jc w:val="left"/>
      </w:pPr>
      <w:r>
        <w:t>和6个月。以下是各门店的基本情况：</w:t>
      </w:r>
    </w:p>
    <w:p w14:paraId="40FF7EBF">
      <w:pPr>
        <w:widowControl/>
        <w:jc w:val="left"/>
      </w:pPr>
    </w:p>
    <w:p w14:paraId="24AE4346">
      <w:pPr>
        <w:widowControl/>
        <w:jc w:val="left"/>
      </w:pPr>
      <w:r>
        <w:t>门店A：位于市中心商圈，面积最大，上半年完成了180万</w:t>
      </w:r>
    </w:p>
    <w:p w14:paraId="4C579EC2">
      <w:pPr>
        <w:widowControl/>
        <w:jc w:val="left"/>
      </w:pPr>
      <w:r>
        <w:t>门店B：位于大学城，面积中等，上半年完成了120万</w:t>
      </w:r>
    </w:p>
    <w:p w14:paraId="58725982">
      <w:pPr>
        <w:widowControl/>
        <w:jc w:val="left"/>
      </w:pPr>
      <w:r>
        <w:t>门店C：位于社区，面积较小，上半年完成了90万</w:t>
      </w:r>
    </w:p>
    <w:p w14:paraId="35E0B2AF">
      <w:pPr>
        <w:widowControl/>
        <w:jc w:val="left"/>
      </w:pPr>
      <w:r>
        <w:t>门店D：新开店，刚营业3个月，上半年完成了45万</w:t>
      </w:r>
    </w:p>
    <w:p w14:paraId="0833B0FB">
      <w:pPr>
        <w:widowControl/>
        <w:jc w:val="left"/>
      </w:pPr>
    </w:p>
    <w:p w14:paraId="421932A6">
      <w:pPr>
        <w:widowControl/>
        <w:jc w:val="left"/>
      </w:pPr>
      <w:r>
        <w:t>请帮我做下半年的销售目标分解：</w:t>
      </w:r>
    </w:p>
    <w:p w14:paraId="5BB8DD40">
      <w:pPr>
        <w:widowControl/>
        <w:jc w:val="left"/>
      </w:pPr>
      <w:r>
        <w:t>1. 按门店分解——考虑各门店的历史业绩和发展潜力</w:t>
      </w:r>
    </w:p>
    <w:p w14:paraId="5E0CBD02">
      <w:pPr>
        <w:widowControl/>
        <w:jc w:val="left"/>
      </w:pPr>
      <w:r>
        <w:t>2. 按月份分解——考虑淡旺季因素（7~8月暑假可能是淡季，</w:t>
      </w:r>
    </w:p>
    <w:p w14:paraId="29BBF0FC">
      <w:pPr>
        <w:widowControl/>
        <w:jc w:val="left"/>
      </w:pPr>
      <w:r>
        <w:t xml:space="preserve">   9月开学季可能回升，11~12月节日季可能是旺季）</w:t>
      </w:r>
    </w:p>
    <w:p w14:paraId="2A18C5AC">
      <w:pPr>
        <w:widowControl/>
        <w:jc w:val="left"/>
      </w:pPr>
      <w:r>
        <w:t>3. 分解结果用表格呈现</w:t>
      </w:r>
    </w:p>
    <w:p w14:paraId="13640DF6">
      <w:pPr>
        <w:widowControl/>
        <w:jc w:val="left"/>
      </w:pPr>
      <w:r>
        <w:t>4. 简要说明分解的依据和逻辑</w:t>
      </w:r>
    </w:p>
    <w:p w14:paraId="00784BDF">
      <w:pPr>
        <w:widowControl/>
        <w:jc w:val="left"/>
      </w:pPr>
    </w:p>
    <w:p w14:paraId="220351A7">
      <w:pPr>
        <w:widowControl/>
        <w:jc w:val="left"/>
      </w:pPr>
      <w:r>
        <w:t>注意：分解方案只是参考，实际目标设定需要管理层讨论决定。</w:t>
      </w:r>
    </w:p>
    <w:p w14:paraId="74602A84">
      <w:pPr>
        <w:widowControl/>
        <w:jc w:val="left"/>
        <w:rPr>
          <w:rFonts w:hint="eastAsia"/>
        </w:rPr>
      </w:pPr>
      <w:r>
        <w:rPr>
          <w:rFonts w:hint="eastAsia"/>
        </w:rPr>
        <w:t>AI会给出一个看起来合理的分解方案，比如：</w:t>
      </w:r>
    </w:p>
    <w:p w14:paraId="284BEDCC">
      <w:pPr>
        <w:widowControl/>
        <w:numPr>
          <w:ilvl w:val="0"/>
          <w:numId w:val="183"/>
        </w:numPr>
        <w:jc w:val="left"/>
        <w:rPr>
          <w:rFonts w:hint="eastAsia"/>
        </w:rPr>
      </w:pPr>
      <w:r>
        <w:rPr>
          <w:rFonts w:hint="eastAsia"/>
        </w:rPr>
        <w:t>门店A历史业绩最高且位于商圈，分配最多——比如210万</w:t>
      </w:r>
    </w:p>
    <w:p w14:paraId="03EE7345">
      <w:pPr>
        <w:widowControl/>
        <w:numPr>
          <w:ilvl w:val="0"/>
          <w:numId w:val="183"/>
        </w:numPr>
        <w:jc w:val="left"/>
        <w:rPr>
          <w:rFonts w:hint="eastAsia"/>
        </w:rPr>
      </w:pPr>
      <w:r>
        <w:rPr>
          <w:rFonts w:hint="eastAsia"/>
        </w:rPr>
        <w:t>门店D是新店且上半年基数低，分配最少但给予较高的增长预期——比如70万</w:t>
      </w:r>
    </w:p>
    <w:p w14:paraId="6DC8CE78">
      <w:pPr>
        <w:widowControl/>
        <w:jc w:val="left"/>
        <w:rPr>
          <w:rFonts w:hint="eastAsia"/>
        </w:rPr>
      </w:pPr>
      <w:r>
        <w:rPr>
          <w:rFonts w:hint="eastAsia"/>
        </w:rPr>
        <w:t>这里有一个重要的思考点：</w:t>
      </w:r>
      <w:r>
        <w:rPr>
          <w:rFonts w:hint="eastAsia"/>
          <w:b/>
          <w:bCs/>
        </w:rPr>
        <w:t>分解目标不能只看数字好不好看，还要看能不能实现。</w:t>
      </w:r>
      <w:r>
        <w:rPr>
          <w:rFonts w:hint="eastAsia"/>
        </w:rPr>
        <w:t> 如果给门店D分配了比上半年翻倍的目标，它做得到吗？有没有对应的资源支撑（人员、库存、推广费用）？这些判断AI做不了，需要你结合实际情况来评估。</w:t>
      </w:r>
    </w:p>
    <w:p w14:paraId="4BA5B878">
      <w:pPr>
        <w:widowControl/>
        <w:jc w:val="left"/>
        <w:rPr>
          <w:rFonts w:hint="eastAsia"/>
        </w:rPr>
      </w:pPr>
      <w:r>
        <w:rPr>
          <w:rFonts w:hint="eastAsia"/>
        </w:rPr>
        <w:pict>
          <v:rect id="_x0000_i1368" o:spt="1" style="height:3pt;width:0pt;" fillcolor="#A0A0A0" filled="t" stroked="f" coordsize="21600,21600" o:hr="t" o:hrstd="t" o:hralign="center">
            <v:path/>
            <v:fill on="t" focussize="0,0"/>
            <v:stroke on="f"/>
            <v:imagedata o:title=""/>
            <o:lock v:ext="edit"/>
            <w10:wrap type="none"/>
            <w10:anchorlock/>
          </v:rect>
        </w:pict>
      </w:r>
    </w:p>
    <w:p w14:paraId="2FA2BC92">
      <w:pPr>
        <w:widowControl/>
        <w:jc w:val="left"/>
        <w:rPr>
          <w:rFonts w:hint="eastAsia"/>
          <w:b/>
          <w:bCs/>
        </w:rPr>
      </w:pPr>
      <w:r>
        <w:rPr>
          <w:rFonts w:hint="eastAsia"/>
          <w:b/>
          <w:bCs/>
        </w:rPr>
        <w:t>三、让AI撰写预算说明和分析</w:t>
      </w:r>
    </w:p>
    <w:p w14:paraId="1128F2E0">
      <w:pPr>
        <w:widowControl/>
        <w:jc w:val="left"/>
        <w:rPr>
          <w:rFonts w:hint="eastAsia"/>
        </w:rPr>
      </w:pPr>
      <w:r>
        <w:rPr>
          <w:rFonts w:hint="eastAsia"/>
        </w:rPr>
        <w:t>预算表做完之后，通常还需要附一份文字说明——解释为什么这样编预算、主要的支出方向是什么、跟上期比有什么变化。</w:t>
      </w:r>
    </w:p>
    <w:p w14:paraId="6AFA39F0">
      <w:pPr>
        <w:widowControl/>
        <w:jc w:val="left"/>
      </w:pPr>
      <w:r>
        <w:t>请根据以下预算表，帮我写一份市场部第四季度的预算说明。</w:t>
      </w:r>
    </w:p>
    <w:p w14:paraId="1C8D9FBB">
      <w:pPr>
        <w:widowControl/>
        <w:jc w:val="left"/>
      </w:pPr>
    </w:p>
    <w:p w14:paraId="00358003">
      <w:pPr>
        <w:widowControl/>
        <w:jc w:val="left"/>
      </w:pPr>
      <w:r>
        <w:t>[粘贴之前生成的预算表]</w:t>
      </w:r>
    </w:p>
    <w:p w14:paraId="1F7C939C">
      <w:pPr>
        <w:widowControl/>
        <w:jc w:val="left"/>
      </w:pPr>
    </w:p>
    <w:p w14:paraId="09379B12">
      <w:pPr>
        <w:widowControl/>
        <w:jc w:val="left"/>
      </w:pPr>
      <w:r>
        <w:t>与上季度对比的变化：</w:t>
      </w:r>
    </w:p>
    <w:p w14:paraId="3544C9C5">
      <w:pPr>
        <w:widowControl/>
        <w:jc w:val="left"/>
      </w:pPr>
      <w:r>
        <w:t>- 线上推广费增加了2万，原因是计划在双十一期间加大电商投放</w:t>
      </w:r>
    </w:p>
    <w:p w14:paraId="2AFD684E">
      <w:pPr>
        <w:widowControl/>
        <w:jc w:val="left"/>
      </w:pPr>
      <w:r>
        <w:t>- 线下活动费增加了1.5万，原因是计划举办一场年末客户答谢会</w:t>
      </w:r>
    </w:p>
    <w:p w14:paraId="569734BA">
      <w:pPr>
        <w:widowControl/>
        <w:jc w:val="left"/>
      </w:pPr>
      <w:r>
        <w:t>- 差旅费与上季度持平</w:t>
      </w:r>
    </w:p>
    <w:p w14:paraId="01CEACD9">
      <w:pPr>
        <w:widowControl/>
        <w:jc w:val="left"/>
      </w:pPr>
      <w:r>
        <w:t>- 新增了市场调研费0.8万，用于年末的客户满意度调查</w:t>
      </w:r>
    </w:p>
    <w:p w14:paraId="70C9BC2C">
      <w:pPr>
        <w:widowControl/>
        <w:jc w:val="left"/>
      </w:pPr>
    </w:p>
    <w:p w14:paraId="0644DECC">
      <w:pPr>
        <w:widowControl/>
        <w:jc w:val="left"/>
      </w:pPr>
      <w:r>
        <w:t>预算说明要求：</w:t>
      </w:r>
    </w:p>
    <w:p w14:paraId="1B23F76D">
      <w:pPr>
        <w:widowControl/>
        <w:jc w:val="left"/>
      </w:pPr>
      <w:r>
        <w:t>1. 先说总预算金额和上季度对比变化</w:t>
      </w:r>
    </w:p>
    <w:p w14:paraId="4DD7D6BB">
      <w:pPr>
        <w:widowControl/>
        <w:jc w:val="left"/>
      </w:pPr>
      <w:r>
        <w:t>2. 重点说明增加的项目及原因</w:t>
      </w:r>
    </w:p>
    <w:p w14:paraId="6C559E5F">
      <w:pPr>
        <w:widowControl/>
        <w:jc w:val="left"/>
      </w:pPr>
      <w:r>
        <w:t>3. 说明费用使用的重点方向和预期效果</w:t>
      </w:r>
    </w:p>
    <w:p w14:paraId="2BA98592">
      <w:pPr>
        <w:widowControl/>
        <w:jc w:val="left"/>
      </w:pPr>
      <w:r>
        <w:t>4. 300字左右</w:t>
      </w:r>
    </w:p>
    <w:p w14:paraId="2175EA9D">
      <w:pPr>
        <w:widowControl/>
        <w:jc w:val="left"/>
        <w:rPr>
          <w:rFonts w:hint="eastAsia"/>
        </w:rPr>
      </w:pPr>
      <w:r>
        <w:rPr>
          <w:rFonts w:hint="eastAsia"/>
        </w:rPr>
        <w:pict>
          <v:rect id="_x0000_i1369" o:spt="1" style="height:3pt;width:0pt;" fillcolor="#A0A0A0" filled="t" stroked="f" coordsize="21600,21600" o:hr="t" o:hrstd="t" o:hralign="center">
            <v:path/>
            <v:fill on="t" focussize="0,0"/>
            <v:stroke on="f"/>
            <v:imagedata o:title=""/>
            <o:lock v:ext="edit"/>
            <w10:wrap type="none"/>
            <w10:anchorlock/>
          </v:rect>
        </w:pict>
      </w:r>
    </w:p>
    <w:p w14:paraId="43B641D5">
      <w:pPr>
        <w:widowControl/>
        <w:jc w:val="left"/>
        <w:rPr>
          <w:rFonts w:hint="eastAsia"/>
          <w:b/>
          <w:bCs/>
        </w:rPr>
      </w:pPr>
      <w:r>
        <w:rPr>
          <w:rFonts w:hint="eastAsia"/>
          <w:b/>
          <w:bCs/>
        </w:rPr>
        <w:t>四、预算数据的合理性检验</w:t>
      </w:r>
    </w:p>
    <w:p w14:paraId="42085614">
      <w:pPr>
        <w:widowControl/>
        <w:jc w:val="left"/>
        <w:rPr>
          <w:rFonts w:hint="eastAsia"/>
        </w:rPr>
      </w:pPr>
      <w:r>
        <w:rPr>
          <w:rFonts w:hint="eastAsia"/>
        </w:rPr>
        <w:t>预算编好之后，有一个很重要的步骤——检查预算数据是否合理。AI可以帮你做一些基本的合理性检查。</w:t>
      </w:r>
    </w:p>
    <w:p w14:paraId="54DB24F7">
      <w:pPr>
        <w:widowControl/>
        <w:jc w:val="left"/>
      </w:pPr>
      <w:r>
        <w:t>以下是我们市场部第四季度的费用预算，总额约14万元。</w:t>
      </w:r>
    </w:p>
    <w:p w14:paraId="7626008D">
      <w:pPr>
        <w:widowControl/>
        <w:jc w:val="left"/>
      </w:pPr>
      <w:r>
        <w:t>公司第四季度的预计营业收入为350万元。</w:t>
      </w:r>
    </w:p>
    <w:p w14:paraId="2AF025D9">
      <w:pPr>
        <w:widowControl/>
        <w:jc w:val="left"/>
      </w:pPr>
    </w:p>
    <w:p w14:paraId="59E8BCCA">
      <w:pPr>
        <w:widowControl/>
        <w:jc w:val="left"/>
      </w:pPr>
      <w:r>
        <w:t>请帮我检查以下几个方面的合理性：</w:t>
      </w:r>
    </w:p>
    <w:p w14:paraId="509F6BBF">
      <w:pPr>
        <w:widowControl/>
        <w:jc w:val="left"/>
      </w:pPr>
      <w:r>
        <w:t>1. 市场部费用占营业收入的比例是多少？这个比例在中小型商贸企业</w:t>
      </w:r>
    </w:p>
    <w:p w14:paraId="0EF55A7A">
      <w:pPr>
        <w:widowControl/>
        <w:jc w:val="left"/>
      </w:pPr>
      <w:r>
        <w:t xml:space="preserve">   中是高还是低？</w:t>
      </w:r>
    </w:p>
    <w:p w14:paraId="759CB6DC">
      <w:pPr>
        <w:widowControl/>
        <w:jc w:val="left"/>
      </w:pPr>
      <w:r>
        <w:t>2. 各细项费用之间的比例是否合理？有没有哪项明显偏高或偏低？</w:t>
      </w:r>
    </w:p>
    <w:p w14:paraId="18200D23">
      <w:pPr>
        <w:widowControl/>
        <w:jc w:val="left"/>
      </w:pPr>
      <w:r>
        <w:t>3. 与上季度的预算（约11万元）相比，增长了27%，这个增幅</w:t>
      </w:r>
    </w:p>
    <w:p w14:paraId="20A4AAE5">
      <w:pPr>
        <w:widowControl/>
        <w:jc w:val="left"/>
      </w:pPr>
      <w:r>
        <w:t xml:space="preserve">   是否合理？怎么跟管理层解释这个增长？</w:t>
      </w:r>
    </w:p>
    <w:p w14:paraId="683CC8FD">
      <w:pPr>
        <w:widowControl/>
        <w:jc w:val="left"/>
      </w:pPr>
      <w:r>
        <w:t>4. 如果管理层要求砍掉20%的预算，你建议优先砍哪些项目？</w:t>
      </w:r>
    </w:p>
    <w:p w14:paraId="7EF77BC8">
      <w:pPr>
        <w:widowControl/>
        <w:jc w:val="left"/>
      </w:pPr>
      <w:r>
        <w:t xml:space="preserve">   哪些项目不建议砍？</w:t>
      </w:r>
    </w:p>
    <w:p w14:paraId="77549ABE">
      <w:pPr>
        <w:widowControl/>
        <w:jc w:val="left"/>
        <w:rPr>
          <w:rFonts w:hint="eastAsia"/>
        </w:rPr>
      </w:pPr>
      <w:r>
        <w:rPr>
          <w:rFonts w:hint="eastAsia"/>
        </w:rPr>
        <w:t>第四个问题特别实用——</w:t>
      </w:r>
      <w:r>
        <w:rPr>
          <w:rFonts w:hint="eastAsia"/>
          <w:b/>
          <w:bCs/>
        </w:rPr>
        <w:t>预算被砍是常态</w:t>
      </w:r>
      <w:r>
        <w:rPr>
          <w:rFonts w:hint="eastAsia"/>
        </w:rPr>
        <w:t>，几乎每个部门做的预算都会被管理层削减一些。提前想好"如果被砍了砍哪里"，在预算汇报的时候就能从容应对。</w:t>
      </w:r>
    </w:p>
    <w:p w14:paraId="03C16B3B">
      <w:pPr>
        <w:widowControl/>
        <w:jc w:val="left"/>
        <w:rPr>
          <w:rFonts w:hint="eastAsia"/>
        </w:rPr>
      </w:pPr>
      <w:r>
        <w:rPr>
          <w:rFonts w:hint="eastAsia"/>
          <w:b/>
          <w:bCs/>
        </w:rPr>
        <w:t>【实战案例】一份让经理改口的预算说明</w:t>
      </w:r>
    </w:p>
    <w:p w14:paraId="2E3B61D2">
      <w:pPr>
        <w:widowControl/>
        <w:jc w:val="left"/>
        <w:rPr>
          <w:rFonts w:hint="eastAsia"/>
        </w:rPr>
      </w:pPr>
      <w:r>
        <w:rPr>
          <w:rFonts w:hint="eastAsia"/>
        </w:rPr>
        <w:t>电子商务专业的学生小方在实习中负责协助部门编制第四季度的推广预算。初稿交上去后，经理看了一眼说"太多了，砍掉三成"。</w:t>
      </w:r>
    </w:p>
    <w:p w14:paraId="37246F49">
      <w:pPr>
        <w:widowControl/>
        <w:jc w:val="left"/>
        <w:rPr>
          <w:rFonts w:hint="eastAsia"/>
        </w:rPr>
      </w:pPr>
      <w:r>
        <w:rPr>
          <w:rFonts w:hint="eastAsia"/>
        </w:rPr>
        <w:t>小方没有直接改数字，而是让AI帮她写了一份详细的预算说明——每一项费用是用来做什么的、为什么是这个金额、砍掉之后会影响什么。她还特别做了一个"预算削减影响分析表"：如果砍掉双十一的推广费，预计损失的销售额大约是多少；如果取消客户答谢会，可能流失多少个大客户。</w:t>
      </w:r>
    </w:p>
    <w:p w14:paraId="0BCE0DA1">
      <w:pPr>
        <w:widowControl/>
        <w:jc w:val="left"/>
        <w:rPr>
          <w:rFonts w:hint="eastAsia"/>
        </w:rPr>
      </w:pPr>
      <w:r>
        <w:rPr>
          <w:rFonts w:hint="eastAsia"/>
        </w:rPr>
        <w:t>经理看完说："行，推广费保留，答谢会规模缩小一些就行。"</w:t>
      </w:r>
    </w:p>
    <w:p w14:paraId="7AED7F40">
      <w:pPr>
        <w:widowControl/>
        <w:jc w:val="left"/>
        <w:rPr>
          <w:rFonts w:hint="eastAsia"/>
        </w:rPr>
      </w:pPr>
      <w:r>
        <w:rPr>
          <w:rFonts w:hint="eastAsia"/>
        </w:rPr>
        <w:t>预算说明写得好不好，直接决定了你的预算能不能被批准。</w:t>
      </w:r>
      <w:r>
        <w:rPr>
          <w:rFonts w:hint="eastAsia"/>
          <w:b/>
          <w:bCs/>
        </w:rPr>
        <w:t>用数据和逻辑来说服人，比光说"这些钱都需要花"有说服力多了。</w:t>
      </w:r>
    </w:p>
    <w:p w14:paraId="0437A913">
      <w:pPr>
        <w:widowControl/>
        <w:jc w:val="left"/>
        <w:rPr>
          <w:rFonts w:hint="eastAsia"/>
        </w:rPr>
      </w:pPr>
      <w:r>
        <w:rPr>
          <w:rFonts w:hint="eastAsia"/>
        </w:rPr>
        <w:pict>
          <v:rect id="_x0000_i1370" o:spt="1" style="height:3pt;width:0pt;" fillcolor="#A0A0A0" filled="t" stroked="f" coordsize="21600,21600" o:hr="t" o:hrstd="t" o:hralign="center">
            <v:path/>
            <v:fill on="t" focussize="0,0"/>
            <v:stroke on="f"/>
            <v:imagedata o:title=""/>
            <o:lock v:ext="edit"/>
            <w10:wrap type="none"/>
            <w10:anchorlock/>
          </v:rect>
        </w:pict>
      </w:r>
    </w:p>
    <w:p w14:paraId="665DE3E4">
      <w:pPr>
        <w:widowControl/>
        <w:jc w:val="left"/>
        <w:rPr>
          <w:rFonts w:hint="eastAsia"/>
        </w:rPr>
      </w:pPr>
      <w:r>
        <w:rPr>
          <w:rFonts w:hint="eastAsia"/>
          <w:b/>
          <w:bCs/>
        </w:rPr>
        <w:t>【任务小结与自测】</w:t>
      </w:r>
    </w:p>
    <w:p w14:paraId="3AFC7F30">
      <w:pPr>
        <w:widowControl/>
        <w:jc w:val="left"/>
        <w:rPr>
          <w:rFonts w:hint="eastAsia"/>
        </w:rPr>
      </w:pPr>
      <w:r>
        <w:rPr>
          <w:rFonts w:hint="eastAsia"/>
        </w:rPr>
        <w:t>完成任务四后，检查一下：</w:t>
      </w:r>
    </w:p>
    <w:p w14:paraId="03A83AB8">
      <w:pPr>
        <w:widowControl/>
        <w:numPr>
          <w:ilvl w:val="0"/>
          <w:numId w:val="184"/>
        </w:numPr>
        <w:jc w:val="left"/>
        <w:rPr>
          <w:rFonts w:hint="eastAsia"/>
        </w:rPr>
      </w:pPr>
      <w:r>
        <w:rPr>
          <w:rFonts w:hint="eastAsia"/>
        </w:rPr>
        <w:t>能让AI帮忙编制部门费用预算表</w:t>
      </w:r>
    </w:p>
    <w:p w14:paraId="67E155FF">
      <w:pPr>
        <w:widowControl/>
        <w:numPr>
          <w:ilvl w:val="0"/>
          <w:numId w:val="184"/>
        </w:numPr>
        <w:jc w:val="left"/>
        <w:rPr>
          <w:rFonts w:hint="eastAsia"/>
        </w:rPr>
      </w:pPr>
      <w:r>
        <w:rPr>
          <w:rFonts w:hint="eastAsia"/>
        </w:rPr>
        <w:t>知道预算表中的每个数字都应该有依据</w:t>
      </w:r>
    </w:p>
    <w:p w14:paraId="4AACF778">
      <w:pPr>
        <w:widowControl/>
        <w:numPr>
          <w:ilvl w:val="0"/>
          <w:numId w:val="184"/>
        </w:numPr>
        <w:jc w:val="left"/>
        <w:rPr>
          <w:rFonts w:hint="eastAsia"/>
        </w:rPr>
      </w:pPr>
      <w:r>
        <w:rPr>
          <w:rFonts w:hint="eastAsia"/>
        </w:rPr>
        <w:t>能让AI做销售目标的分解，并知道要结合实际情况评估可行性</w:t>
      </w:r>
    </w:p>
    <w:p w14:paraId="689E9CA5">
      <w:pPr>
        <w:widowControl/>
        <w:numPr>
          <w:ilvl w:val="0"/>
          <w:numId w:val="184"/>
        </w:numPr>
        <w:jc w:val="left"/>
        <w:rPr>
          <w:rFonts w:hint="eastAsia"/>
        </w:rPr>
      </w:pPr>
      <w:r>
        <w:rPr>
          <w:rFonts w:hint="eastAsia"/>
        </w:rPr>
        <w:t>能让AI撰写预算说明，知道怎么解释预算变化</w:t>
      </w:r>
    </w:p>
    <w:p w14:paraId="27EC4EEB">
      <w:pPr>
        <w:widowControl/>
        <w:numPr>
          <w:ilvl w:val="0"/>
          <w:numId w:val="184"/>
        </w:numPr>
        <w:jc w:val="left"/>
        <w:rPr>
          <w:rFonts w:hint="eastAsia"/>
        </w:rPr>
      </w:pPr>
      <w:r>
        <w:rPr>
          <w:rFonts w:hint="eastAsia"/>
        </w:rPr>
        <w:t>了解预算的合理性检验方法，能提前准备"被砍预算"时的应对</w:t>
      </w:r>
    </w:p>
    <w:p w14:paraId="2F9C5335">
      <w:pPr>
        <w:widowControl/>
        <w:jc w:val="left"/>
        <w:rPr>
          <w:rFonts w:hint="eastAsia"/>
        </w:rPr>
      </w:pPr>
      <w:r>
        <w:rPr>
          <w:rFonts w:hint="eastAsia"/>
        </w:rPr>
        <w:pict>
          <v:rect id="_x0000_i1371" o:spt="1" style="height:3pt;width:0pt;" fillcolor="#A0A0A0" filled="t" stroked="f" coordsize="21600,21600" o:hr="t" o:hrstd="t" o:hralign="center">
            <v:path/>
            <v:fill on="t" focussize="0,0"/>
            <v:stroke on="f"/>
            <v:imagedata o:title=""/>
            <o:lock v:ext="edit"/>
            <w10:wrap type="none"/>
            <w10:anchorlock/>
          </v:rect>
        </w:pict>
      </w:r>
    </w:p>
    <w:p w14:paraId="1B30D6D2">
      <w:pPr>
        <w:widowControl/>
        <w:jc w:val="left"/>
        <w:rPr>
          <w:rFonts w:hint="eastAsia"/>
          <w:b/>
          <w:bCs/>
        </w:rPr>
      </w:pPr>
      <w:r>
        <w:rPr>
          <w:rFonts w:hint="eastAsia"/>
          <w:b/>
          <w:bCs/>
        </w:rPr>
        <w:t>综合实训 上传模拟数据，用AI完成一份"门店季度经营分析简报"</w:t>
      </w:r>
    </w:p>
    <w:p w14:paraId="3BAE0377">
      <w:pPr>
        <w:widowControl/>
        <w:jc w:val="left"/>
        <w:rPr>
          <w:rFonts w:hint="eastAsia"/>
        </w:rPr>
      </w:pPr>
      <w:r>
        <w:rPr>
          <w:rFonts w:hint="eastAsia"/>
          <w:b/>
          <w:bCs/>
        </w:rPr>
        <w:t>【实训目标】</w:t>
      </w:r>
    </w:p>
    <w:tbl>
      <w:tblPr>
        <w:tblStyle w:val="17"/>
        <w:tblW w:w="6792" w:type="dxa"/>
        <w:tblInd w:w="0" w:type="dxa"/>
        <w:tblLayout w:type="autofit"/>
        <w:tblCellMar>
          <w:top w:w="15" w:type="dxa"/>
          <w:left w:w="15" w:type="dxa"/>
          <w:bottom w:w="15" w:type="dxa"/>
          <w:right w:w="15" w:type="dxa"/>
        </w:tblCellMar>
      </w:tblPr>
      <w:tblGrid>
        <w:gridCol w:w="1048"/>
        <w:gridCol w:w="5744"/>
      </w:tblGrid>
      <w:tr w14:paraId="26FF61FB">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C7C985">
            <w:pPr>
              <w:widowControl/>
              <w:jc w:val="left"/>
              <w:rPr>
                <w:rFonts w:hint="eastAsia"/>
                <w:b/>
                <w:bCs/>
              </w:rPr>
            </w:pPr>
            <w:r>
              <w:rPr>
                <w:b/>
                <w:bCs/>
              </w:rPr>
              <w:t>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8AAC44">
            <w:pPr>
              <w:widowControl/>
              <w:jc w:val="left"/>
              <w:rPr>
                <w:b/>
                <w:bCs/>
              </w:rPr>
            </w:pPr>
            <w:r>
              <w:rPr>
                <w:b/>
                <w:bCs/>
              </w:rPr>
              <w:t>要求</w:t>
            </w:r>
          </w:p>
        </w:tc>
      </w:tr>
      <w:tr w14:paraId="595F915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E5E9348">
            <w:pPr>
              <w:widowControl/>
              <w:jc w:val="left"/>
            </w:pPr>
            <w: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44F45D">
            <w:pPr>
              <w:widowControl/>
              <w:jc w:val="left"/>
            </w:pPr>
            <w:r>
              <w:t>综合运用财务报表解读、指标计算、经营分析和报告撰写的全套方法</w:t>
            </w:r>
          </w:p>
        </w:tc>
      </w:tr>
      <w:tr w14:paraId="22C0D07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258871C">
            <w:pPr>
              <w:widowControl/>
              <w:jc w:val="left"/>
            </w:pPr>
            <w: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440D58">
            <w:pPr>
              <w:widowControl/>
              <w:jc w:val="left"/>
            </w:pPr>
            <w:r>
              <w:t>能够基于一份真实格式的经营数据，独立完成从数据理解到分析报告的完整流程</w:t>
            </w:r>
          </w:p>
        </w:tc>
      </w:tr>
      <w:tr w14:paraId="3900C68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097955">
            <w:pPr>
              <w:widowControl/>
              <w:jc w:val="left"/>
            </w:pPr>
            <w: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809C81">
            <w:pPr>
              <w:widowControl/>
              <w:jc w:val="left"/>
            </w:pPr>
            <w:r>
              <w:t>在分析全过程中坚守数据真实性底线，养成"AI算的数自己验一遍"的习惯</w:t>
            </w:r>
          </w:p>
        </w:tc>
      </w:tr>
    </w:tbl>
    <w:p w14:paraId="6DCDBFD9">
      <w:pPr>
        <w:widowControl/>
        <w:jc w:val="left"/>
      </w:pPr>
      <w:r>
        <w:rPr>
          <w:rFonts w:hint="eastAsia"/>
        </w:rPr>
        <w:pict>
          <v:rect id="_x0000_i1372" o:spt="1" style="height:3pt;width:0pt;" fillcolor="#A0A0A0" filled="t" stroked="f" coordsize="21600,21600" o:hr="t" o:hrstd="t" o:hralign="center">
            <v:path/>
            <v:fill on="t" focussize="0,0"/>
            <v:stroke on="f"/>
            <v:imagedata o:title=""/>
            <o:lock v:ext="edit"/>
            <w10:wrap type="none"/>
            <w10:anchorlock/>
          </v:rect>
        </w:pict>
      </w:r>
    </w:p>
    <w:p w14:paraId="0945E39E">
      <w:pPr>
        <w:widowControl/>
        <w:jc w:val="left"/>
        <w:rPr>
          <w:rFonts w:hint="eastAsia"/>
          <w:b/>
          <w:bCs/>
        </w:rPr>
      </w:pPr>
      <w:r>
        <w:rPr>
          <w:rFonts w:hint="eastAsia"/>
          <w:b/>
          <w:bCs/>
        </w:rPr>
        <w:t>实训背景</w:t>
      </w:r>
    </w:p>
    <w:p w14:paraId="5939DA92">
      <w:pPr>
        <w:widowControl/>
        <w:jc w:val="left"/>
        <w:rPr>
          <w:rFonts w:hint="eastAsia"/>
        </w:rPr>
      </w:pPr>
      <w:r>
        <w:rPr>
          <w:rFonts w:hint="eastAsia"/>
        </w:rPr>
        <w:t>假设你在某连锁零食店担任运营助理，需要用AI辅助完成一份门店第二季度（4~6月）的经营分析简报，提交给区域经理。</w:t>
      </w:r>
    </w:p>
    <w:p w14:paraId="1B82F965">
      <w:pPr>
        <w:widowControl/>
        <w:jc w:val="left"/>
        <w:rPr>
          <w:b/>
          <w:bCs/>
        </w:rPr>
      </w:pPr>
      <w:r>
        <w:rPr>
          <w:rFonts w:hint="eastAsia"/>
          <w:b/>
          <w:bCs/>
        </w:rPr>
        <w:t>模拟经营数据：</w:t>
      </w:r>
    </w:p>
    <w:p w14:paraId="31665F1B">
      <w:pPr>
        <w:widowControl/>
        <w:jc w:val="center"/>
        <w:rPr>
          <w:rFonts w:hint="eastAsia"/>
        </w:rPr>
      </w:pPr>
      <w:r>
        <w:rPr>
          <w:rFonts w:hint="eastAsia"/>
        </w:rPr>
        <w:t>表9-4 某门店第二季度月度经营数据</w:t>
      </w:r>
    </w:p>
    <w:tbl>
      <w:tblPr>
        <w:tblStyle w:val="17"/>
        <w:tblW w:w="7296" w:type="dxa"/>
        <w:tblInd w:w="0" w:type="dxa"/>
        <w:tblLayout w:type="autofit"/>
        <w:tblCellMar>
          <w:top w:w="15" w:type="dxa"/>
          <w:left w:w="15" w:type="dxa"/>
          <w:bottom w:w="15" w:type="dxa"/>
          <w:right w:w="15" w:type="dxa"/>
        </w:tblCellMar>
      </w:tblPr>
      <w:tblGrid>
        <w:gridCol w:w="2587"/>
        <w:gridCol w:w="945"/>
        <w:gridCol w:w="945"/>
        <w:gridCol w:w="945"/>
        <w:gridCol w:w="1874"/>
      </w:tblGrid>
      <w:tr w14:paraId="63815403">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A64FD1">
            <w:pPr>
              <w:widowControl/>
              <w:jc w:val="left"/>
              <w:rPr>
                <w:rFonts w:hint="eastAsia"/>
                <w:b/>
                <w:bCs/>
              </w:rPr>
            </w:pPr>
            <w:r>
              <w:rPr>
                <w:b/>
                <w:bCs/>
              </w:rPr>
              <w:t>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950BA47">
            <w:pPr>
              <w:widowControl/>
              <w:jc w:val="left"/>
              <w:rPr>
                <w:b/>
                <w:bCs/>
              </w:rPr>
            </w:pPr>
            <w:r>
              <w:rPr>
                <w:b/>
                <w:bCs/>
              </w:rPr>
              <w:t>4月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06F5DC">
            <w:pPr>
              <w:widowControl/>
              <w:jc w:val="left"/>
              <w:rPr>
                <w:b/>
                <w:bCs/>
              </w:rPr>
            </w:pPr>
            <w:r>
              <w:rPr>
                <w:b/>
                <w:bCs/>
              </w:rPr>
              <w:t>5月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12B803">
            <w:pPr>
              <w:widowControl/>
              <w:jc w:val="left"/>
              <w:rPr>
                <w:b/>
                <w:bCs/>
              </w:rPr>
            </w:pPr>
            <w:r>
              <w:rPr>
                <w:b/>
                <w:bCs/>
              </w:rPr>
              <w:t>6月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2A22AE">
            <w:pPr>
              <w:widowControl/>
              <w:jc w:val="left"/>
              <w:rPr>
                <w:b/>
                <w:bCs/>
              </w:rPr>
            </w:pPr>
            <w:r>
              <w:rPr>
                <w:b/>
                <w:bCs/>
              </w:rPr>
              <w:t>上年同期合计</w:t>
            </w:r>
          </w:p>
        </w:tc>
      </w:tr>
      <w:tr w14:paraId="668D03B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80D905">
            <w:pPr>
              <w:widowControl/>
              <w:jc w:val="left"/>
            </w:pPr>
            <w:r>
              <w:t>营业收入（万元）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127E2B">
            <w:pPr>
              <w:widowControl/>
              <w:jc w:val="left"/>
            </w:pPr>
            <w:r>
              <w:t>15.2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7EFA15">
            <w:pPr>
              <w:widowControl/>
              <w:jc w:val="left"/>
            </w:pPr>
            <w:r>
              <w:t>17.8</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B4CD5E3">
            <w:pPr>
              <w:widowControl/>
              <w:jc w:val="left"/>
            </w:pPr>
            <w:r>
              <w:t>14.5</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DB652A3">
            <w:pPr>
              <w:widowControl/>
              <w:jc w:val="left"/>
            </w:pPr>
            <w:r>
              <w:t>43.0</w:t>
            </w:r>
          </w:p>
        </w:tc>
      </w:tr>
      <w:tr w14:paraId="3D50571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AD46EC7">
            <w:pPr>
              <w:widowControl/>
              <w:jc w:val="left"/>
            </w:pPr>
            <w:r>
              <w:t>营业成本（万元）</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2AAA654">
            <w:pPr>
              <w:widowControl/>
              <w:jc w:val="left"/>
            </w:pPr>
            <w:r>
              <w:t>10.1</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BBBCC7">
            <w:pPr>
              <w:widowControl/>
              <w:jc w:val="left"/>
            </w:pPr>
            <w:r>
              <w:t>12.6</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8461D71">
            <w:pPr>
              <w:widowControl/>
              <w:jc w:val="left"/>
            </w:pPr>
            <w:r>
              <w:t>9.8</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4E481B2">
            <w:pPr>
              <w:widowControl/>
              <w:jc w:val="left"/>
            </w:pPr>
            <w:r>
              <w:t>28.5</w:t>
            </w:r>
          </w:p>
        </w:tc>
      </w:tr>
      <w:tr w14:paraId="2815F63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28F301">
            <w:pPr>
              <w:widowControl/>
              <w:jc w:val="left"/>
            </w:pPr>
            <w:r>
              <w:t>员工薪酬（万元）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3FF4050">
            <w:pPr>
              <w:widowControl/>
              <w:jc w:val="left"/>
            </w:pPr>
            <w:r>
              <w: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52F376">
            <w:pPr>
              <w:widowControl/>
              <w:jc w:val="left"/>
            </w:pPr>
            <w:r>
              <w: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352CAC4">
            <w:pPr>
              <w:widowControl/>
              <w:jc w:val="left"/>
            </w:pPr>
            <w:r>
              <w: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396CF7">
            <w:pPr>
              <w:widowControl/>
              <w:jc w:val="left"/>
            </w:pPr>
            <w:r>
              <w:t>9.0</w:t>
            </w:r>
          </w:p>
        </w:tc>
      </w:tr>
      <w:tr w14:paraId="1001DA9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D931BC1">
            <w:pPr>
              <w:widowControl/>
              <w:jc w:val="left"/>
            </w:pPr>
            <w:r>
              <w:t>房租水电（万元）</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F9CA669">
            <w:pPr>
              <w:widowControl/>
              <w:jc w:val="left"/>
            </w:pPr>
            <w:r>
              <w:t>1.8</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A8E82D">
            <w:pPr>
              <w:widowControl/>
              <w:jc w:val="left"/>
            </w:pPr>
            <w:r>
              <w:t>1.8</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5E004FA">
            <w:pPr>
              <w:widowControl/>
              <w:jc w:val="left"/>
            </w:pPr>
            <w:r>
              <w:t>1.8</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2BC3C3">
            <w:pPr>
              <w:widowControl/>
              <w:jc w:val="left"/>
            </w:pPr>
            <w:r>
              <w:t>5.4</w:t>
            </w:r>
          </w:p>
        </w:tc>
      </w:tr>
      <w:tr w14:paraId="2441C51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2CC3E1">
            <w:pPr>
              <w:widowControl/>
              <w:jc w:val="left"/>
            </w:pPr>
            <w:r>
              <w:t>营销推广费（万元）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A635877">
            <w:pPr>
              <w:widowControl/>
              <w:jc w:val="left"/>
            </w:pPr>
            <w:r>
              <w:t>0.5</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45C33E">
            <w:pPr>
              <w:widowControl/>
              <w:jc w:val="left"/>
            </w:pPr>
            <w:r>
              <w:t>1.2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5FFEA9">
            <w:pPr>
              <w:widowControl/>
              <w:jc w:val="left"/>
            </w:pPr>
            <w:r>
              <w:t>0.3</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B96AC4">
            <w:pPr>
              <w:widowControl/>
              <w:jc w:val="left"/>
            </w:pPr>
            <w:r>
              <w:t>1.5</w:t>
            </w:r>
          </w:p>
        </w:tc>
      </w:tr>
      <w:tr w14:paraId="7BCAD10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A329558">
            <w:pPr>
              <w:widowControl/>
              <w:jc w:val="left"/>
            </w:pPr>
            <w:r>
              <w:t>其他费用（万元）</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197F4DC">
            <w:pPr>
              <w:widowControl/>
              <w:jc w:val="left"/>
            </w:pPr>
            <w:r>
              <w:t>0.3</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9975FC">
            <w:pPr>
              <w:widowControl/>
              <w:jc w:val="left"/>
            </w:pPr>
            <w:r>
              <w:t>0.3</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3502B20">
            <w:pPr>
              <w:widowControl/>
              <w:jc w:val="left"/>
            </w:pPr>
            <w:r>
              <w:t>0.3</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59337A8">
            <w:pPr>
              <w:widowControl/>
              <w:jc w:val="left"/>
            </w:pPr>
            <w:r>
              <w:t>0.8</w:t>
            </w:r>
          </w:p>
        </w:tc>
      </w:tr>
      <w:tr w14:paraId="757190F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EC16E01">
            <w:pPr>
              <w:widowControl/>
              <w:jc w:val="left"/>
            </w:pPr>
            <w:r>
              <w:t>客流量（人次）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DA5F767">
            <w:pPr>
              <w:widowControl/>
              <w:jc w:val="left"/>
            </w:pPr>
            <w:r>
              <w:t>4200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10F87E">
            <w:pPr>
              <w:widowControl/>
              <w:jc w:val="left"/>
            </w:pPr>
            <w:r>
              <w:t>4800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D19DDF3">
            <w:pPr>
              <w:widowControl/>
              <w:jc w:val="left"/>
            </w:pPr>
            <w:r>
              <w:t>3900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64ADF0">
            <w:pPr>
              <w:widowControl/>
              <w:jc w:val="left"/>
            </w:pPr>
            <w:r>
              <w:t>12000</w:t>
            </w:r>
          </w:p>
        </w:tc>
      </w:tr>
      <w:tr w14:paraId="52A29F5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0D48B69">
            <w:pPr>
              <w:widowControl/>
              <w:jc w:val="left"/>
            </w:pPr>
            <w:r>
              <w:t>客单价（元）</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4F50FE4">
            <w:pPr>
              <w:widowControl/>
              <w:jc w:val="left"/>
            </w:pPr>
            <w:r>
              <w:t>36.2</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86F6204">
            <w:pPr>
              <w:widowControl/>
              <w:jc w:val="left"/>
            </w:pPr>
            <w:r>
              <w:t>37.1</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40FF22C">
            <w:pPr>
              <w:widowControl/>
              <w:jc w:val="left"/>
            </w:pPr>
            <w:r>
              <w:t>37.2</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2CA36BB">
            <w:pPr>
              <w:widowControl/>
              <w:jc w:val="left"/>
            </w:pPr>
            <w:r>
              <w:t>35.8</w:t>
            </w:r>
          </w:p>
        </w:tc>
      </w:tr>
    </w:tbl>
    <w:p w14:paraId="43C7ACBD">
      <w:pPr>
        <w:widowControl/>
        <w:jc w:val="left"/>
      </w:pPr>
      <w:r>
        <w:rPr>
          <w:rFonts w:hint="eastAsia"/>
          <w:b/>
          <w:bCs/>
        </w:rPr>
        <w:t>补充信息：</w:t>
      </w:r>
    </w:p>
    <w:p w14:paraId="5E3AAA39">
      <w:pPr>
        <w:widowControl/>
        <w:numPr>
          <w:ilvl w:val="0"/>
          <w:numId w:val="185"/>
        </w:numPr>
        <w:jc w:val="left"/>
        <w:rPr>
          <w:rFonts w:hint="eastAsia"/>
        </w:rPr>
      </w:pPr>
      <w:r>
        <w:rPr>
          <w:rFonts w:hint="eastAsia"/>
        </w:rPr>
        <w:t>5月份营收最高的原因：五一假期期间做了一次大力度促销活动</w:t>
      </w:r>
    </w:p>
    <w:p w14:paraId="0BA12533">
      <w:pPr>
        <w:widowControl/>
        <w:numPr>
          <w:ilvl w:val="0"/>
          <w:numId w:val="185"/>
        </w:numPr>
        <w:jc w:val="left"/>
        <w:rPr>
          <w:rFonts w:hint="eastAsia"/>
        </w:rPr>
      </w:pPr>
      <w:r>
        <w:rPr>
          <w:rFonts w:hint="eastAsia"/>
        </w:rPr>
        <w:t>6月份客流下降的原因：附近新开了一家同类竞品门店</w:t>
      </w:r>
    </w:p>
    <w:p w14:paraId="401CDCDC">
      <w:pPr>
        <w:widowControl/>
        <w:numPr>
          <w:ilvl w:val="0"/>
          <w:numId w:val="185"/>
        </w:numPr>
        <w:jc w:val="left"/>
        <w:rPr>
          <w:rFonts w:hint="eastAsia"/>
        </w:rPr>
      </w:pPr>
      <w:r>
        <w:rPr>
          <w:rFonts w:hint="eastAsia"/>
        </w:rPr>
        <w:t>上年同期（去年4~6月）的合计营业收入为43万元</w:t>
      </w:r>
    </w:p>
    <w:p w14:paraId="2E51BAC4">
      <w:pPr>
        <w:widowControl/>
        <w:numPr>
          <w:ilvl w:val="0"/>
          <w:numId w:val="185"/>
        </w:numPr>
        <w:jc w:val="left"/>
        <w:rPr>
          <w:rFonts w:hint="eastAsia"/>
        </w:rPr>
      </w:pPr>
      <w:r>
        <w:rPr>
          <w:rFonts w:hint="eastAsia"/>
        </w:rPr>
        <w:t>门店面积60㎡，员工4人</w:t>
      </w:r>
    </w:p>
    <w:p w14:paraId="1076B8B0">
      <w:pPr>
        <w:widowControl/>
        <w:jc w:val="left"/>
        <w:rPr>
          <w:rFonts w:hint="eastAsia"/>
        </w:rPr>
      </w:pPr>
      <w:r>
        <w:rPr>
          <w:rFonts w:hint="eastAsia"/>
        </w:rPr>
        <w:pict>
          <v:rect id="_x0000_i1373" o:spt="1" style="height:3pt;width:0pt;" fillcolor="#A0A0A0" filled="t" stroked="f" coordsize="21600,21600" o:hr="t" o:hrstd="t" o:hralign="center">
            <v:path/>
            <v:fill on="t" focussize="0,0"/>
            <v:stroke on="f"/>
            <v:imagedata o:title=""/>
            <o:lock v:ext="edit"/>
            <w10:wrap type="none"/>
            <w10:anchorlock/>
          </v:rect>
        </w:pict>
      </w:r>
    </w:p>
    <w:p w14:paraId="3597F65B">
      <w:pPr>
        <w:widowControl/>
        <w:jc w:val="left"/>
        <w:rPr>
          <w:rFonts w:hint="eastAsia"/>
          <w:b/>
          <w:bCs/>
        </w:rPr>
      </w:pPr>
      <w:r>
        <w:rPr>
          <w:rFonts w:hint="eastAsia"/>
          <w:b/>
          <w:bCs/>
        </w:rPr>
        <w:t>实训步骤</w:t>
      </w:r>
    </w:p>
    <w:p w14:paraId="21D2C04D">
      <w:pPr>
        <w:widowControl/>
        <w:jc w:val="left"/>
        <w:rPr>
          <w:rFonts w:hint="eastAsia"/>
        </w:rPr>
      </w:pPr>
      <w:r>
        <w:rPr>
          <w:rFonts w:hint="eastAsia"/>
          <w:b/>
          <w:bCs/>
        </w:rPr>
        <w:t>第一步：数据理解（约10分钟）</w:t>
      </w:r>
    </w:p>
    <w:p w14:paraId="2D280924">
      <w:pPr>
        <w:widowControl/>
        <w:jc w:val="left"/>
        <w:rPr>
          <w:rFonts w:hint="eastAsia"/>
        </w:rPr>
      </w:pPr>
      <w:r>
        <w:rPr>
          <w:rFonts w:hint="eastAsia"/>
        </w:rPr>
        <w:t>把上面的数据表发给AI，让它帮你做一个整体的数据解读。</w:t>
      </w:r>
    </w:p>
    <w:p w14:paraId="73F36246">
      <w:pPr>
        <w:widowControl/>
        <w:jc w:val="left"/>
      </w:pPr>
      <w:r>
        <w:t>以下是某零食门店第二季度的月度经营数据：</w:t>
      </w:r>
    </w:p>
    <w:p w14:paraId="5B0DFA1C">
      <w:pPr>
        <w:widowControl/>
        <w:jc w:val="left"/>
      </w:pPr>
      <w:r>
        <w:t>[粘贴表格数据]</w:t>
      </w:r>
    </w:p>
    <w:p w14:paraId="4240E68E">
      <w:pPr>
        <w:widowControl/>
        <w:jc w:val="left"/>
      </w:pPr>
    </w:p>
    <w:p w14:paraId="4ED99C05">
      <w:pPr>
        <w:widowControl/>
        <w:jc w:val="left"/>
      </w:pPr>
      <w:r>
        <w:t>请帮我用通俗的语言解读一下这份数据，告诉我：</w:t>
      </w:r>
    </w:p>
    <w:p w14:paraId="0D433BC5">
      <w:pPr>
        <w:widowControl/>
        <w:jc w:val="left"/>
      </w:pPr>
      <w:r>
        <w:t>1. 这家门店第二季度整体经营状况怎么样</w:t>
      </w:r>
    </w:p>
    <w:p w14:paraId="6758A0C6">
      <w:pPr>
        <w:widowControl/>
        <w:jc w:val="left"/>
      </w:pPr>
      <w:r>
        <w:t>2. 三个月的变化趋势是什么样的</w:t>
      </w:r>
    </w:p>
    <w:p w14:paraId="4E1CAC36">
      <w:pPr>
        <w:widowControl/>
        <w:jc w:val="left"/>
      </w:pPr>
      <w:r>
        <w:t>3. 有没有什么值得关注的异常</w:t>
      </w:r>
    </w:p>
    <w:p w14:paraId="3D077D1E">
      <w:pPr>
        <w:widowControl/>
        <w:jc w:val="left"/>
        <w:rPr>
          <w:rFonts w:hint="eastAsia"/>
        </w:rPr>
      </w:pPr>
      <w:r>
        <w:rPr>
          <w:rFonts w:hint="eastAsia"/>
          <w:b/>
          <w:bCs/>
        </w:rPr>
        <w:t>第二步：指标计算（约15分钟）</w:t>
      </w:r>
    </w:p>
    <w:p w14:paraId="6357B825">
      <w:pPr>
        <w:widowControl/>
        <w:jc w:val="left"/>
        <w:rPr>
          <w:rFonts w:hint="eastAsia"/>
        </w:rPr>
      </w:pPr>
      <w:r>
        <w:rPr>
          <w:rFonts w:hint="eastAsia"/>
        </w:rPr>
        <w:t>让AI计算以下关键指标，并解释每个指标的含义：</w:t>
      </w:r>
    </w:p>
    <w:p w14:paraId="374051E3">
      <w:pPr>
        <w:widowControl/>
        <w:jc w:val="left"/>
      </w:pPr>
      <w:r>
        <w:t>请根据数据计算以下指标：</w:t>
      </w:r>
    </w:p>
    <w:p w14:paraId="39924144">
      <w:pPr>
        <w:widowControl/>
        <w:jc w:val="left"/>
      </w:pPr>
      <w:r>
        <w:t>1. 各月的毛利率</w:t>
      </w:r>
    </w:p>
    <w:p w14:paraId="3ADE9257">
      <w:pPr>
        <w:widowControl/>
        <w:jc w:val="left"/>
      </w:pPr>
      <w:r>
        <w:t>2. 各月的净利润（营业收入 - 营业成本 - 所有费用）</w:t>
      </w:r>
    </w:p>
    <w:p w14:paraId="07A0D5C5">
      <w:pPr>
        <w:widowControl/>
        <w:jc w:val="left"/>
      </w:pPr>
      <w:r>
        <w:t>3. 各月的净利率</w:t>
      </w:r>
    </w:p>
    <w:p w14:paraId="4035A8F4">
      <w:pPr>
        <w:widowControl/>
        <w:jc w:val="left"/>
      </w:pPr>
      <w:r>
        <w:t>4. 第二季度的合计营业收入与上年同期的同比增长率</w:t>
      </w:r>
    </w:p>
    <w:p w14:paraId="659F6FEE">
      <w:pPr>
        <w:widowControl/>
        <w:jc w:val="left"/>
      </w:pPr>
      <w:r>
        <w:t>5. 人均销售额（季度合计营业收入 ÷ 员工人数）</w:t>
      </w:r>
    </w:p>
    <w:p w14:paraId="3095EEC1">
      <w:pPr>
        <w:widowControl/>
        <w:jc w:val="left"/>
      </w:pPr>
      <w:r>
        <w:t>6. 坪效（季度合计营业收入 ÷ 门店面积）</w:t>
      </w:r>
    </w:p>
    <w:p w14:paraId="02F52E2B">
      <w:pPr>
        <w:widowControl/>
        <w:jc w:val="left"/>
      </w:pPr>
      <w:r>
        <w:t>7. 5月份的营销推广费率（营销推广费 ÷ 营业收入）</w:t>
      </w:r>
    </w:p>
    <w:p w14:paraId="12F8E91D">
      <w:pPr>
        <w:widowControl/>
        <w:jc w:val="left"/>
      </w:pPr>
    </w:p>
    <w:p w14:paraId="7213A792">
      <w:pPr>
        <w:widowControl/>
        <w:jc w:val="left"/>
      </w:pPr>
      <w:r>
        <w:t>请列出每个指标的计算过程和结果。</w:t>
      </w:r>
    </w:p>
    <w:p w14:paraId="7710790F">
      <w:pPr>
        <w:widowControl/>
        <w:jc w:val="left"/>
        <w:rPr>
          <w:rFonts w:hint="eastAsia"/>
        </w:rPr>
      </w:pPr>
      <w:r>
        <w:rPr>
          <w:rFonts w:hint="eastAsia"/>
        </w:rPr>
        <w:t>拿到AI的计算结果后，</w:t>
      </w:r>
      <w:r>
        <w:rPr>
          <w:rFonts w:hint="eastAsia"/>
          <w:b/>
          <w:bCs/>
        </w:rPr>
        <w:t>用计算器至少验算3个指标</w:t>
      </w:r>
      <w:r>
        <w:rPr>
          <w:rFonts w:hint="eastAsia"/>
        </w:rPr>
        <w:t>（选你认为最重要的3个），确认AI算得对不对。</w:t>
      </w:r>
    </w:p>
    <w:p w14:paraId="4E011961">
      <w:pPr>
        <w:widowControl/>
        <w:jc w:val="left"/>
        <w:rPr>
          <w:rFonts w:hint="eastAsia"/>
        </w:rPr>
      </w:pPr>
      <w:r>
        <w:rPr>
          <w:rFonts w:hint="eastAsia"/>
          <w:b/>
          <w:bCs/>
        </w:rPr>
        <w:t>第三步：对比分析（约15分钟）</w:t>
      </w:r>
    </w:p>
    <w:p w14:paraId="1B376B7E">
      <w:pPr>
        <w:widowControl/>
        <w:jc w:val="left"/>
        <w:rPr>
          <w:rFonts w:hint="eastAsia"/>
        </w:rPr>
      </w:pPr>
      <w:r>
        <w:rPr>
          <w:rFonts w:hint="eastAsia"/>
        </w:rPr>
        <w:t>让AI做几组对比分析：</w:t>
      </w:r>
    </w:p>
    <w:p w14:paraId="38237EAA">
      <w:pPr>
        <w:widowControl/>
        <w:jc w:val="left"/>
      </w:pPr>
      <w:r>
        <w:t>请帮我做以下对比分析：</w:t>
      </w:r>
    </w:p>
    <w:p w14:paraId="44BF1AF2">
      <w:pPr>
        <w:widowControl/>
        <w:jc w:val="left"/>
      </w:pPr>
      <w:r>
        <w:t>1. 4月、5月、6月三个月的环比分析——哪个月最好、哪个月最差</w:t>
      </w:r>
    </w:p>
    <w:p w14:paraId="727991EC">
      <w:pPr>
        <w:widowControl/>
        <w:jc w:val="left"/>
      </w:pPr>
      <w:r>
        <w:t>2. 与上年同期的同比分析——今年表现比去年好还是差</w:t>
      </w:r>
    </w:p>
    <w:p w14:paraId="3CE00D09">
      <w:pPr>
        <w:widowControl/>
        <w:jc w:val="left"/>
      </w:pPr>
      <w:r>
        <w:t>3. 5月份促销活动的投入产出分析——多花了多少营销费？多赚了多少</w:t>
      </w:r>
    </w:p>
    <w:p w14:paraId="7A60E74F">
      <w:pPr>
        <w:widowControl/>
        <w:jc w:val="left"/>
      </w:pPr>
      <w:r>
        <w:t xml:space="preserve">   收入和利润？划不划算？</w:t>
      </w:r>
    </w:p>
    <w:p w14:paraId="7296C81E">
      <w:pPr>
        <w:widowControl/>
        <w:jc w:val="left"/>
      </w:pPr>
      <w:r>
        <w:t>4. 6月份客流下降后利润受到了多大影响</w:t>
      </w:r>
    </w:p>
    <w:p w14:paraId="1D882202">
      <w:pPr>
        <w:widowControl/>
        <w:jc w:val="left"/>
      </w:pPr>
    </w:p>
    <w:p w14:paraId="0A8D6AFD">
      <w:pPr>
        <w:widowControl/>
        <w:jc w:val="left"/>
      </w:pPr>
      <w:r>
        <w:t>每个分析用2~3句话总结关键发现。</w:t>
      </w:r>
    </w:p>
    <w:p w14:paraId="6E4E3197">
      <w:pPr>
        <w:widowControl/>
        <w:jc w:val="left"/>
        <w:rPr>
          <w:rFonts w:hint="eastAsia"/>
        </w:rPr>
      </w:pPr>
      <w:r>
        <w:rPr>
          <w:rFonts w:hint="eastAsia"/>
          <w:b/>
          <w:bCs/>
        </w:rPr>
        <w:t>第四步：撰写分析简报（约20分钟）</w:t>
      </w:r>
    </w:p>
    <w:p w14:paraId="48D16B36">
      <w:pPr>
        <w:widowControl/>
        <w:jc w:val="left"/>
        <w:rPr>
          <w:rFonts w:hint="eastAsia"/>
        </w:rPr>
      </w:pPr>
      <w:r>
        <w:rPr>
          <w:rFonts w:hint="eastAsia"/>
        </w:rPr>
        <w:t>让AI把以上分析整合成一份完整的经营分析简报。</w:t>
      </w:r>
    </w:p>
    <w:p w14:paraId="250ACC1D">
      <w:pPr>
        <w:widowControl/>
        <w:jc w:val="left"/>
      </w:pPr>
      <w:r>
        <w:t>请根据以上所有分析结果，帮我撰写一份门店第二季度经营分析简报。</w:t>
      </w:r>
    </w:p>
    <w:p w14:paraId="2A4531AE">
      <w:pPr>
        <w:widowControl/>
        <w:jc w:val="left"/>
      </w:pPr>
    </w:p>
    <w:p w14:paraId="3B8F9C14">
      <w:pPr>
        <w:widowControl/>
        <w:jc w:val="left"/>
      </w:pPr>
      <w:r>
        <w:t>结构要求：</w:t>
      </w:r>
    </w:p>
    <w:p w14:paraId="0F638A21">
      <w:pPr>
        <w:widowControl/>
        <w:jc w:val="left"/>
      </w:pPr>
      <w:r>
        <w:t>1. 数据总览（一段话概括季度整体表现）</w:t>
      </w:r>
    </w:p>
    <w:p w14:paraId="78B6C5D0">
      <w:pPr>
        <w:widowControl/>
        <w:jc w:val="left"/>
      </w:pPr>
      <w:r>
        <w:t>2. 关键指标分析（列出核心指标并解读）</w:t>
      </w:r>
    </w:p>
    <w:p w14:paraId="16CFB4C0">
      <w:pPr>
        <w:widowControl/>
        <w:jc w:val="left"/>
      </w:pPr>
      <w:r>
        <w:t>3. 重点问题分析（5月促销效果评估、6月客流下降影响分析）</w:t>
      </w:r>
    </w:p>
    <w:p w14:paraId="3955EAB7">
      <w:pPr>
        <w:widowControl/>
        <w:jc w:val="left"/>
      </w:pPr>
      <w:r>
        <w:t>4. 趋势研判（下个季度可能面临的挑战和机会）</w:t>
      </w:r>
    </w:p>
    <w:p w14:paraId="301A3477">
      <w:pPr>
        <w:widowControl/>
        <w:jc w:val="left"/>
      </w:pPr>
      <w:r>
        <w:t>5. 改进建议（针对发现的问题给出2~3条务实的建议）</w:t>
      </w:r>
    </w:p>
    <w:p w14:paraId="785B85BB">
      <w:pPr>
        <w:widowControl/>
        <w:jc w:val="left"/>
      </w:pPr>
    </w:p>
    <w:p w14:paraId="6A26423B">
      <w:pPr>
        <w:widowControl/>
        <w:jc w:val="left"/>
      </w:pPr>
      <w:r>
        <w:t>600~800字，语气客观务实，适合提交给区域经理。</w:t>
      </w:r>
    </w:p>
    <w:p w14:paraId="58C7AF78">
      <w:pPr>
        <w:widowControl/>
        <w:jc w:val="left"/>
      </w:pPr>
      <w:r>
        <w:t>所有数字必须与我提供的原始数据和计算结果一致，不要自行修改。</w:t>
      </w:r>
    </w:p>
    <w:p w14:paraId="7FA366DB">
      <w:pPr>
        <w:widowControl/>
        <w:jc w:val="left"/>
        <w:rPr>
          <w:rFonts w:hint="eastAsia"/>
        </w:rPr>
      </w:pPr>
      <w:r>
        <w:rPr>
          <w:rFonts w:hint="eastAsia"/>
          <w:b/>
          <w:bCs/>
        </w:rPr>
        <w:t>第五步：人工核对和修改（约15分钟）</w:t>
      </w:r>
    </w:p>
    <w:p w14:paraId="3AADDEB6">
      <w:pPr>
        <w:widowControl/>
        <w:jc w:val="left"/>
        <w:rPr>
          <w:rFonts w:hint="eastAsia"/>
        </w:rPr>
      </w:pPr>
      <w:r>
        <w:rPr>
          <w:rFonts w:hint="eastAsia"/>
        </w:rPr>
        <w:t>通读全文，逐条核对以下内容：</w:t>
      </w:r>
    </w:p>
    <w:p w14:paraId="3B45CF66">
      <w:pPr>
        <w:widowControl/>
        <w:numPr>
          <w:ilvl w:val="0"/>
          <w:numId w:val="186"/>
        </w:numPr>
        <w:jc w:val="left"/>
        <w:rPr>
          <w:rFonts w:hint="eastAsia"/>
        </w:rPr>
      </w:pPr>
      <w:r>
        <w:rPr>
          <w:rFonts w:hint="eastAsia"/>
        </w:rPr>
        <w:t>报告中引用的每一个数字是否与原始数据/计算结果一致</w:t>
      </w:r>
    </w:p>
    <w:p w14:paraId="00324963">
      <w:pPr>
        <w:widowControl/>
        <w:numPr>
          <w:ilvl w:val="0"/>
          <w:numId w:val="186"/>
        </w:numPr>
        <w:jc w:val="left"/>
        <w:rPr>
          <w:rFonts w:hint="eastAsia"/>
        </w:rPr>
      </w:pPr>
      <w:r>
        <w:rPr>
          <w:rFonts w:hint="eastAsia"/>
        </w:rPr>
        <w:t>AI有没有自行添加你没有提供的信息</w:t>
      </w:r>
    </w:p>
    <w:p w14:paraId="2435F976">
      <w:pPr>
        <w:widowControl/>
        <w:numPr>
          <w:ilvl w:val="0"/>
          <w:numId w:val="186"/>
        </w:numPr>
        <w:jc w:val="left"/>
        <w:rPr>
          <w:rFonts w:hint="eastAsia"/>
        </w:rPr>
      </w:pPr>
      <w:r>
        <w:rPr>
          <w:rFonts w:hint="eastAsia"/>
        </w:rPr>
        <w:t>分析结论是否合理——有没有"听起来有道理但仔细想想不对"的地方</w:t>
      </w:r>
    </w:p>
    <w:p w14:paraId="45AFFAEF">
      <w:pPr>
        <w:widowControl/>
        <w:numPr>
          <w:ilvl w:val="0"/>
          <w:numId w:val="186"/>
        </w:numPr>
        <w:jc w:val="left"/>
        <w:rPr>
          <w:rFonts w:hint="eastAsia"/>
        </w:rPr>
      </w:pPr>
      <w:r>
        <w:rPr>
          <w:rFonts w:hint="eastAsia"/>
        </w:rPr>
        <w:t>改进建议是否务实可行</w:t>
      </w:r>
    </w:p>
    <w:p w14:paraId="0B3A8D9A">
      <w:pPr>
        <w:widowControl/>
        <w:jc w:val="left"/>
        <w:rPr>
          <w:rFonts w:hint="eastAsia"/>
        </w:rPr>
      </w:pPr>
      <w:r>
        <w:rPr>
          <w:rFonts w:hint="eastAsia"/>
        </w:rPr>
        <w:pict>
          <v:rect id="_x0000_i1374" o:spt="1" style="height:3pt;width:0pt;" fillcolor="#A0A0A0" filled="t" stroked="f" coordsize="21600,21600" o:hr="t" o:hrstd="t" o:hralign="center">
            <v:path/>
            <v:fill on="t" focussize="0,0"/>
            <v:stroke on="f"/>
            <v:imagedata o:title=""/>
            <o:lock v:ext="edit"/>
            <w10:wrap type="none"/>
            <w10:anchorlock/>
          </v:rect>
        </w:pict>
      </w:r>
    </w:p>
    <w:p w14:paraId="6056FA33">
      <w:pPr>
        <w:widowControl/>
        <w:jc w:val="left"/>
        <w:rPr>
          <w:rFonts w:hint="eastAsia"/>
          <w:b/>
          <w:bCs/>
        </w:rPr>
      </w:pPr>
      <w:r>
        <w:rPr>
          <w:rFonts w:hint="eastAsia"/>
          <w:b/>
          <w:bCs/>
        </w:rPr>
        <w:t>实训成果提交</w:t>
      </w:r>
    </w:p>
    <w:p w14:paraId="03C96BA5">
      <w:pPr>
        <w:widowControl/>
        <w:jc w:val="left"/>
        <w:rPr>
          <w:rFonts w:hint="eastAsia"/>
        </w:rPr>
      </w:pPr>
      <w:r>
        <w:rPr>
          <w:rFonts w:hint="eastAsia"/>
        </w:rPr>
        <w:t>请提交以下材料：</w:t>
      </w:r>
    </w:p>
    <w:p w14:paraId="613348BE">
      <w:pPr>
        <w:widowControl/>
        <w:numPr>
          <w:ilvl w:val="0"/>
          <w:numId w:val="187"/>
        </w:numPr>
        <w:jc w:val="left"/>
        <w:rPr>
          <w:rFonts w:hint="eastAsia"/>
        </w:rPr>
      </w:pPr>
      <w:r>
        <w:rPr>
          <w:rFonts w:hint="eastAsia"/>
        </w:rPr>
        <w:t>AI数据解读的对话截图</w:t>
      </w:r>
    </w:p>
    <w:p w14:paraId="077A9CE2">
      <w:pPr>
        <w:widowControl/>
        <w:numPr>
          <w:ilvl w:val="0"/>
          <w:numId w:val="187"/>
        </w:numPr>
        <w:jc w:val="left"/>
        <w:rPr>
          <w:rFonts w:hint="eastAsia"/>
        </w:rPr>
      </w:pPr>
      <w:r>
        <w:rPr>
          <w:rFonts w:hint="eastAsia"/>
        </w:rPr>
        <w:t>指标计算结果（含AI计算截图+你手动验算的3个指标的验算过程）</w:t>
      </w:r>
    </w:p>
    <w:p w14:paraId="05E1473F">
      <w:pPr>
        <w:widowControl/>
        <w:numPr>
          <w:ilvl w:val="0"/>
          <w:numId w:val="187"/>
        </w:numPr>
        <w:jc w:val="left"/>
        <w:rPr>
          <w:rFonts w:hint="eastAsia"/>
        </w:rPr>
      </w:pPr>
      <w:r>
        <w:rPr>
          <w:rFonts w:hint="eastAsia"/>
        </w:rPr>
        <w:t>完整的经营分析简报定稿（Word文档，经过人工核对和修改）</w:t>
      </w:r>
    </w:p>
    <w:p w14:paraId="2E76F7C1">
      <w:pPr>
        <w:widowControl/>
        <w:numPr>
          <w:ilvl w:val="0"/>
          <w:numId w:val="187"/>
        </w:numPr>
        <w:jc w:val="left"/>
        <w:rPr>
          <w:rFonts w:hint="eastAsia"/>
        </w:rPr>
      </w:pPr>
      <w:r>
        <w:rPr>
          <w:rFonts w:hint="eastAsia"/>
        </w:rPr>
        <w:t>一段100字左右的实训反思：在这次分析中，AI帮你做了什么？你自己做了什么？AI出了哪些需要你纠正的错误？</w:t>
      </w:r>
    </w:p>
    <w:p w14:paraId="250B85F9">
      <w:pPr>
        <w:widowControl/>
        <w:jc w:val="left"/>
        <w:rPr>
          <w:rFonts w:hint="eastAsia"/>
        </w:rPr>
      </w:pPr>
      <w:r>
        <w:rPr>
          <w:rFonts w:hint="eastAsia"/>
        </w:rPr>
        <w:pict>
          <v:rect id="_x0000_i1375" o:spt="1" style="height:3pt;width:0pt;" fillcolor="#A0A0A0" filled="t" stroked="f" coordsize="21600,21600" o:hr="t" o:hrstd="t" o:hralign="center">
            <v:path/>
            <v:fill on="t" focussize="0,0"/>
            <v:stroke on="f"/>
            <v:imagedata o:title=""/>
            <o:lock v:ext="edit"/>
            <w10:wrap type="none"/>
            <w10:anchorlock/>
          </v:rect>
        </w:pict>
      </w:r>
    </w:p>
    <w:p w14:paraId="461F79A6">
      <w:pPr>
        <w:widowControl/>
        <w:jc w:val="left"/>
        <w:rPr>
          <w:rFonts w:hint="eastAsia"/>
          <w:b/>
          <w:bCs/>
        </w:rPr>
      </w:pPr>
      <w:r>
        <w:rPr>
          <w:rFonts w:hint="eastAsia"/>
          <w:b/>
          <w:bCs/>
        </w:rPr>
        <w:t>评价标准</w:t>
      </w:r>
    </w:p>
    <w:p w14:paraId="408AA720">
      <w:pPr>
        <w:widowControl/>
        <w:jc w:val="left"/>
      </w:pPr>
      <w:r>
        <w:rPr>
          <w:rFonts w:hint="eastAsia"/>
        </w:rPr>
        <w:t>评价标准见表9-5。</w:t>
      </w:r>
    </w:p>
    <w:p w14:paraId="24F75825">
      <w:pPr>
        <w:widowControl/>
        <w:jc w:val="center"/>
        <w:rPr>
          <w:rFonts w:hint="eastAsia"/>
        </w:rPr>
      </w:pPr>
      <w:r>
        <w:rPr>
          <w:rFonts w:hint="eastAsia"/>
        </w:rPr>
        <w:t>表9-5 综合实训评价标准</w:t>
      </w:r>
    </w:p>
    <w:tbl>
      <w:tblPr>
        <w:tblStyle w:val="17"/>
        <w:tblW w:w="7296" w:type="dxa"/>
        <w:tblInd w:w="0" w:type="dxa"/>
        <w:tblLayout w:type="autofit"/>
        <w:tblCellMar>
          <w:top w:w="15" w:type="dxa"/>
          <w:left w:w="15" w:type="dxa"/>
          <w:bottom w:w="15" w:type="dxa"/>
          <w:right w:w="15" w:type="dxa"/>
        </w:tblCellMar>
      </w:tblPr>
      <w:tblGrid>
        <w:gridCol w:w="756"/>
        <w:gridCol w:w="2160"/>
        <w:gridCol w:w="1584"/>
        <w:gridCol w:w="1636"/>
        <w:gridCol w:w="1160"/>
      </w:tblGrid>
      <w:tr w14:paraId="3038E255">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3A5DF4">
            <w:pPr>
              <w:widowControl/>
              <w:jc w:val="left"/>
              <w:rPr>
                <w:rFonts w:hint="eastAsia"/>
                <w:b/>
                <w:bCs/>
              </w:rPr>
            </w:pPr>
            <w:r>
              <w:rPr>
                <w:b/>
                <w:bCs/>
              </w:rPr>
              <w:t>评价项目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331FA0">
            <w:pPr>
              <w:widowControl/>
              <w:jc w:val="left"/>
              <w:rPr>
                <w:b/>
                <w:bCs/>
              </w:rPr>
            </w:pPr>
            <w:r>
              <w:rPr>
                <w:b/>
                <w:bCs/>
              </w:rPr>
              <w:t>优秀（90~100）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5109A1">
            <w:pPr>
              <w:widowControl/>
              <w:jc w:val="left"/>
              <w:rPr>
                <w:b/>
                <w:bCs/>
              </w:rPr>
            </w:pPr>
            <w:r>
              <w:rPr>
                <w:b/>
                <w:bCs/>
              </w:rPr>
              <w:t>良好（75~89）</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EB2A6C">
            <w:pPr>
              <w:widowControl/>
              <w:jc w:val="left"/>
              <w:rPr>
                <w:b/>
                <w:bCs/>
              </w:rPr>
            </w:pPr>
            <w:r>
              <w:rPr>
                <w:b/>
                <w:bCs/>
              </w:rPr>
              <w:t>合格（60~74）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C74F45">
            <w:pPr>
              <w:widowControl/>
              <w:jc w:val="left"/>
              <w:rPr>
                <w:b/>
                <w:bCs/>
              </w:rPr>
            </w:pPr>
            <w:r>
              <w:rPr>
                <w:b/>
                <w:bCs/>
              </w:rPr>
              <w:t>不合格（60以下）</w:t>
            </w:r>
          </w:p>
        </w:tc>
      </w:tr>
      <w:tr w14:paraId="496206A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4FAFAC">
            <w:pPr>
              <w:widowControl/>
              <w:jc w:val="left"/>
            </w:pPr>
            <w:r>
              <w:t>数据理解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131654">
            <w:pPr>
              <w:widowControl/>
              <w:jc w:val="left"/>
            </w:pPr>
            <w:r>
              <w:t>对数据的整体解读准确到位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4C5AE0">
            <w:pPr>
              <w:widowControl/>
              <w:jc w:val="left"/>
            </w:pPr>
            <w:r>
              <w:t>基本准确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470C5C">
            <w:pPr>
              <w:widowControl/>
              <w:jc w:val="left"/>
            </w:pPr>
            <w:r>
              <w:t>理解粗浅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B1D5C1">
            <w:pPr>
              <w:widowControl/>
              <w:jc w:val="left"/>
            </w:pPr>
            <w:r>
              <w:t>未完成</w:t>
            </w:r>
          </w:p>
        </w:tc>
      </w:tr>
      <w:tr w14:paraId="0AE3938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0A6480D">
            <w:pPr>
              <w:widowControl/>
              <w:jc w:val="left"/>
            </w:pPr>
            <w:r>
              <w:t>指标计算</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626FF94">
            <w:pPr>
              <w:widowControl/>
              <w:jc w:val="left"/>
            </w:pPr>
            <w:r>
              <w:t>计算正确，验算了至少3个指标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12796F9">
            <w:pPr>
              <w:widowControl/>
              <w:jc w:val="left"/>
            </w:pPr>
            <w:r>
              <w:t>大部分正确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6D7AFDE">
            <w:pPr>
              <w:widowControl/>
              <w:jc w:val="left"/>
            </w:pPr>
            <w:r>
              <w:t>有计算错误且未验算</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B829038">
            <w:pPr>
              <w:widowControl/>
              <w:jc w:val="left"/>
            </w:pPr>
            <w:r>
              <w:t>未完成</w:t>
            </w:r>
          </w:p>
        </w:tc>
      </w:tr>
      <w:tr w14:paraId="13D4356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9E89B6">
            <w:pPr>
              <w:widowControl/>
              <w:jc w:val="left"/>
            </w:pPr>
            <w:r>
              <w:t>对比分析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1600C0">
            <w:pPr>
              <w:widowControl/>
              <w:jc w:val="left"/>
            </w:pPr>
            <w:r>
              <w:t>分析全面，有独到的见解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27CCB1">
            <w:pPr>
              <w:widowControl/>
              <w:jc w:val="left"/>
            </w:pPr>
            <w:r>
              <w:t>完成了要求的分析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E4A7C0">
            <w:pPr>
              <w:widowControl/>
              <w:jc w:val="left"/>
            </w:pPr>
            <w:r>
              <w:t>分析粗浅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304378F">
            <w:pPr>
              <w:widowControl/>
              <w:jc w:val="left"/>
            </w:pPr>
            <w:r>
              <w:t>未完成</w:t>
            </w:r>
          </w:p>
        </w:tc>
      </w:tr>
      <w:tr w14:paraId="2D41525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F108834">
            <w:pPr>
              <w:widowControl/>
              <w:jc w:val="left"/>
            </w:pPr>
            <w:r>
              <w:t>分析简报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846150C">
            <w:pPr>
              <w:widowControl/>
              <w:jc w:val="left"/>
            </w:pPr>
            <w:r>
              <w:t>结构完整，数据准确，建议务实</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3A24540">
            <w:pPr>
              <w:widowControl/>
              <w:jc w:val="left"/>
            </w:pPr>
            <w:r>
              <w:t>基本完整</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3478490">
            <w:pPr>
              <w:widowControl/>
              <w:jc w:val="left"/>
            </w:pPr>
            <w:r>
              <w:t>缺少重要板块</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B559C3">
            <w:pPr>
              <w:widowControl/>
              <w:jc w:val="left"/>
            </w:pPr>
            <w:r>
              <w:t>未完成</w:t>
            </w:r>
          </w:p>
        </w:tc>
      </w:tr>
      <w:tr w14:paraId="3ABF9C3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E0014BE">
            <w:pPr>
              <w:widowControl/>
              <w:jc w:val="left"/>
            </w:pPr>
            <w:r>
              <w:t>数据核对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2887A7">
            <w:pPr>
              <w:widowControl/>
              <w:jc w:val="left"/>
            </w:pPr>
            <w:r>
              <w:t>所有数字经过核对，有修正记录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E8E836">
            <w:pPr>
              <w:widowControl/>
              <w:jc w:val="left"/>
            </w:pPr>
            <w:r>
              <w:t>做了部分核对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213197">
            <w:pPr>
              <w:widowControl/>
              <w:jc w:val="left"/>
            </w:pPr>
            <w:r>
              <w:t>未做核对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783CC1">
            <w:pPr>
              <w:widowControl/>
              <w:jc w:val="left"/>
            </w:pPr>
            <w:r>
              <w:t>未完成</w:t>
            </w:r>
          </w:p>
        </w:tc>
      </w:tr>
      <w:tr w14:paraId="30FD5E3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3D8DD98">
            <w:pPr>
              <w:widowControl/>
              <w:jc w:val="left"/>
            </w:pPr>
            <w:r>
              <w:t>实训反思</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B9F47A">
            <w:pPr>
              <w:widowControl/>
              <w:jc w:val="left"/>
            </w:pPr>
            <w:r>
              <w:t>反思深入，能清晰区分AI和个人的贡献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5E4A126">
            <w:pPr>
              <w:widowControl/>
              <w:jc w:val="left"/>
            </w:pPr>
            <w:r>
              <w:t>反思合理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F06E474">
            <w:pPr>
              <w:widowControl/>
              <w:jc w:val="left"/>
            </w:pPr>
            <w:r>
              <w:t>敷衍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6771214">
            <w:pPr>
              <w:widowControl/>
              <w:jc w:val="left"/>
            </w:pPr>
            <w:r>
              <w:t>未提交</w:t>
            </w:r>
          </w:p>
        </w:tc>
      </w:tr>
    </w:tbl>
    <w:p w14:paraId="0314FCE4">
      <w:pPr>
        <w:widowControl/>
        <w:jc w:val="left"/>
      </w:pPr>
      <w:r>
        <w:rPr>
          <w:rFonts w:hint="eastAsia"/>
        </w:rPr>
        <w:pict>
          <v:rect id="_x0000_i1376" o:spt="1" style="height:3pt;width:0pt;" fillcolor="#A0A0A0" filled="t" stroked="f" coordsize="21600,21600" o:hr="t" o:hrstd="t" o:hralign="center">
            <v:path/>
            <v:fill on="t" focussize="0,0"/>
            <v:stroke on="f"/>
            <v:imagedata o:title=""/>
            <o:lock v:ext="edit"/>
            <w10:wrap type="none"/>
            <w10:anchorlock/>
          </v:rect>
        </w:pict>
      </w:r>
    </w:p>
    <w:p w14:paraId="5736692E">
      <w:pPr>
        <w:widowControl/>
        <w:jc w:val="left"/>
        <w:rPr>
          <w:rFonts w:hint="eastAsia"/>
        </w:rPr>
      </w:pPr>
      <w:r>
        <w:rPr>
          <w:rFonts w:hint="eastAsia"/>
          <w:b/>
          <w:bCs/>
        </w:rPr>
        <w:t>【配套资源】</w:t>
      </w:r>
    </w:p>
    <w:p w14:paraId="5D6DE5F3">
      <w:pPr>
        <w:widowControl/>
        <w:jc w:val="left"/>
        <w:rPr>
          <w:rFonts w:hint="eastAsia"/>
        </w:rPr>
      </w:pPr>
      <w:r>
        <w:rPr>
          <w:rFonts w:hint="eastAsia"/>
        </w:rPr>
        <w:t>本项目配套资源请扫描教材封底二维码获取：</w:t>
      </w:r>
    </w:p>
    <w:p w14:paraId="5C1B7CC2">
      <w:pPr>
        <w:widowControl/>
        <w:numPr>
          <w:ilvl w:val="0"/>
          <w:numId w:val="188"/>
        </w:numPr>
        <w:jc w:val="left"/>
        <w:rPr>
          <w:rFonts w:hint="eastAsia"/>
        </w:rPr>
      </w:pPr>
      <w:r>
        <w:rPr>
          <w:rFonts w:ascii="Segoe UI Emoji" w:hAnsi="Segoe UI Emoji" w:cs="Segoe UI Emoji"/>
        </w:rPr>
        <w:t>📂</w:t>
      </w:r>
      <w:r>
        <w:rPr>
          <w:rFonts w:hint="eastAsia"/>
        </w:rPr>
        <w:t xml:space="preserve"> 实训数据文件：模拟门店经营数据（Excel格式）</w:t>
      </w:r>
    </w:p>
    <w:p w14:paraId="258E0462">
      <w:pPr>
        <w:widowControl/>
        <w:numPr>
          <w:ilvl w:val="0"/>
          <w:numId w:val="188"/>
        </w:numPr>
        <w:jc w:val="left"/>
        <w:rPr>
          <w:rFonts w:hint="eastAsia"/>
        </w:rPr>
      </w:pPr>
      <w:r>
        <w:rPr>
          <w:rFonts w:ascii="Segoe UI Emoji" w:hAnsi="Segoe UI Emoji" w:cs="Segoe UI Emoji"/>
        </w:rPr>
        <w:t>📋</w:t>
      </w:r>
      <w:r>
        <w:rPr>
          <w:rFonts w:hint="eastAsia"/>
        </w:rPr>
        <w:t xml:space="preserve"> 提示词模板集：项目九各场景提示词参考模板（PDF）</w:t>
      </w:r>
    </w:p>
    <w:p w14:paraId="544AD846">
      <w:pPr>
        <w:widowControl/>
        <w:numPr>
          <w:ilvl w:val="0"/>
          <w:numId w:val="188"/>
        </w:numPr>
        <w:jc w:val="left"/>
        <w:rPr>
          <w:rFonts w:hint="eastAsia"/>
        </w:rPr>
      </w:pPr>
      <w:r>
        <w:rPr>
          <w:rFonts w:ascii="Segoe UI Emoji" w:hAnsi="Segoe UI Emoji" w:cs="Segoe UI Emoji"/>
        </w:rPr>
        <w:t>📋</w:t>
      </w:r>
      <w:r>
        <w:rPr>
          <w:rFonts w:hint="eastAsia"/>
        </w:rPr>
        <w:t xml:space="preserve"> 分析简报参考模板：框架文档</w:t>
      </w:r>
    </w:p>
    <w:p w14:paraId="5657E9DE">
      <w:pPr>
        <w:widowControl/>
        <w:numPr>
          <w:ilvl w:val="0"/>
          <w:numId w:val="188"/>
        </w:numPr>
        <w:jc w:val="left"/>
        <w:rPr>
          <w:rFonts w:hint="eastAsia"/>
        </w:rPr>
      </w:pPr>
      <w:r>
        <w:rPr>
          <w:rFonts w:ascii="Segoe UI Emoji" w:hAnsi="Segoe UI Emoji" w:cs="Segoe UI Emoji"/>
        </w:rPr>
        <w:t>🎬</w:t>
      </w:r>
      <w:r>
        <w:rPr>
          <w:rFonts w:hint="eastAsia"/>
        </w:rPr>
        <w:t xml:space="preserve"> 操作演示视频：用AI做盈亏平衡分析的全流程录屏（约6分钟）</w:t>
      </w:r>
    </w:p>
    <w:p w14:paraId="05B3CDD5">
      <w:pPr>
        <w:widowControl/>
        <w:numPr>
          <w:ilvl w:val="0"/>
          <w:numId w:val="188"/>
        </w:numPr>
        <w:jc w:val="left"/>
        <w:rPr>
          <w:rFonts w:hint="eastAsia"/>
        </w:rPr>
      </w:pPr>
      <w:r>
        <w:rPr>
          <w:rFonts w:ascii="Segoe UI Emoji" w:hAnsi="Segoe UI Emoji" w:cs="Segoe UI Emoji"/>
        </w:rPr>
        <w:t>📝</w:t>
      </w:r>
      <w:r>
        <w:rPr>
          <w:rFonts w:hint="eastAsia"/>
        </w:rPr>
        <w:t xml:space="preserve"> 活页实训任务单：项目九综合实训任务书（可打印）</w:t>
      </w:r>
    </w:p>
    <w:p w14:paraId="5DEC123C">
      <w:pPr>
        <w:widowControl/>
        <w:jc w:val="left"/>
        <w:rPr>
          <w:rFonts w:hint="eastAsia"/>
        </w:rPr>
      </w:pPr>
      <w:r>
        <w:rPr>
          <w:rFonts w:hint="eastAsia"/>
        </w:rPr>
        <w:pict>
          <v:rect id="_x0000_i1377" o:spt="1" style="height:3pt;width:0pt;" fillcolor="#A0A0A0" filled="t" stroked="f" coordsize="21600,21600" o:hr="t" o:hrstd="t" o:hralign="center">
            <v:path/>
            <v:fill on="t" focussize="0,0"/>
            <v:stroke on="f"/>
            <v:imagedata o:title=""/>
            <o:lock v:ext="edit"/>
            <w10:wrap type="none"/>
            <w10:anchorlock/>
          </v:rect>
        </w:pict>
      </w:r>
    </w:p>
    <w:p w14:paraId="448467EE">
      <w:pPr>
        <w:widowControl/>
        <w:jc w:val="left"/>
        <w:rPr>
          <w:rFonts w:hint="eastAsia"/>
          <w:b/>
          <w:bCs/>
        </w:rPr>
      </w:pPr>
      <w:r>
        <w:rPr>
          <w:rFonts w:hint="eastAsia"/>
          <w:b/>
          <w:bCs/>
        </w:rPr>
        <w:t>项目总结</w:t>
      </w:r>
    </w:p>
    <w:p w14:paraId="2693F106">
      <w:pPr>
        <w:widowControl/>
        <w:jc w:val="left"/>
        <w:rPr>
          <w:rFonts w:hint="eastAsia"/>
        </w:rPr>
      </w:pPr>
      <w:r>
        <w:rPr>
          <w:rFonts w:hint="eastAsia"/>
        </w:rPr>
        <w:t>回顾一下这个项目学到了什么。</w:t>
      </w:r>
    </w:p>
    <w:p w14:paraId="14924BAC">
      <w:pPr>
        <w:widowControl/>
        <w:jc w:val="left"/>
        <w:rPr>
          <w:rFonts w:hint="eastAsia"/>
        </w:rPr>
      </w:pPr>
      <w:r>
        <w:rPr>
          <w:rFonts w:hint="eastAsia"/>
          <w:b/>
          <w:bCs/>
        </w:rPr>
        <w:t>第一，每个商贸从业者都应该能看懂基本的财务数据。</w:t>
      </w:r>
      <w:r>
        <w:rPr>
          <w:rFonts w:hint="eastAsia"/>
        </w:rPr>
        <w:t> 不是要你变成会计师，但至少要能看懂三张报表各自在说什么、核心财务指标意味着什么。AI可以帮你做"翻译"——把专业的财务语言变成大白话，让你快速理解公司经营状况的好坏。</w:t>
      </w:r>
    </w:p>
    <w:p w14:paraId="4B6DCCD1">
      <w:pPr>
        <w:widowControl/>
        <w:jc w:val="left"/>
        <w:rPr>
          <w:rFonts w:hint="eastAsia"/>
        </w:rPr>
      </w:pPr>
      <w:r>
        <w:rPr>
          <w:rFonts w:hint="eastAsia"/>
          <w:b/>
          <w:bCs/>
        </w:rPr>
        <w:t>第二，AI算数会出错，必须自己验算。</w:t>
      </w:r>
      <w:r>
        <w:rPr>
          <w:rFonts w:hint="eastAsia"/>
        </w:rPr>
        <w:t> 这一点怎么强调都不为过。AI在做四则运算和财务公式时经常犯错——搞错公式的分母、算错百分比、甚至凭空改动数字。用计算器验算AI给出的关键数字，只需要十几秒钟，但可以避免在报告里出现严重的数据错误。</w:t>
      </w:r>
    </w:p>
    <w:p w14:paraId="4E5744C4">
      <w:pPr>
        <w:widowControl/>
        <w:jc w:val="left"/>
        <w:rPr>
          <w:rFonts w:hint="eastAsia"/>
        </w:rPr>
      </w:pPr>
      <w:r>
        <w:rPr>
          <w:rFonts w:hint="eastAsia"/>
          <w:b/>
          <w:bCs/>
        </w:rPr>
        <w:t>第三，经营分析的核心是"对比"和"追问"。</w:t>
      </w:r>
      <w:r>
        <w:rPr>
          <w:rFonts w:hint="eastAsia"/>
        </w:rPr>
        <w:t> 一个数字本身没有意义——毛利率28%，是高还是低？你不知道。但跟上个月比（环比）、跟去年同期比（同比）、跟同行业平均水平比（对标），高低立刻就清楚了。看到一个指标变化了，追问"为什么变了"——是市场原因、竞争原因还是自身原因？这种"对比+追问"的思维方式，比记住公式更重要。</w:t>
      </w:r>
    </w:p>
    <w:p w14:paraId="04F6010D">
      <w:pPr>
        <w:widowControl/>
        <w:jc w:val="left"/>
        <w:rPr>
          <w:rFonts w:hint="eastAsia"/>
        </w:rPr>
      </w:pPr>
      <w:r>
        <w:rPr>
          <w:rFonts w:hint="eastAsia"/>
          <w:b/>
          <w:bCs/>
        </w:rPr>
        <w:t>第四，盈亏平衡分析是最朴素但最有用的决策工具。</w:t>
      </w:r>
      <w:r>
        <w:rPr>
          <w:rFonts w:hint="eastAsia"/>
        </w:rPr>
        <w:t> "卖多少才不亏钱"——这个问题的答案可以帮你判断一个项目值不值得做、定价合不合理、促销力度多大才安全。算法很简单，但洞察力很强。</w:t>
      </w:r>
    </w:p>
    <w:p w14:paraId="6C930E23">
      <w:pPr>
        <w:widowControl/>
        <w:jc w:val="left"/>
        <w:rPr>
          <w:rFonts w:hint="eastAsia"/>
        </w:rPr>
      </w:pPr>
      <w:r>
        <w:rPr>
          <w:rFonts w:hint="eastAsia"/>
          <w:b/>
          <w:bCs/>
        </w:rPr>
        <w:t>第五，预算是"用数字写的工作计划"。</w:t>
      </w:r>
      <w:r>
        <w:rPr>
          <w:rFonts w:hint="eastAsia"/>
        </w:rPr>
        <w:t> 预算编得好不好，不在于数字多精准（谁也预测不了未来），而在于每个数字背后有没有依据和逻辑。被砍预算时能有理有据地解释和辩护——这是一种很重要的职场能力。</w:t>
      </w:r>
    </w:p>
    <w:p w14:paraId="60923A51">
      <w:pPr>
        <w:widowControl/>
        <w:jc w:val="left"/>
        <w:rPr>
          <w:rFonts w:hint="eastAsia"/>
        </w:rPr>
      </w:pPr>
      <w:r>
        <w:rPr>
          <w:rFonts w:hint="eastAsia"/>
          <w:b/>
          <w:bCs/>
        </w:rPr>
        <w:t>第六，财务数据的真实性是底线中的底线。</w:t>
      </w:r>
      <w:r>
        <w:rPr>
          <w:rFonts w:hint="eastAsia"/>
        </w:rPr>
        <w:t> 无论你用AI做什么分析、写什么报告，里面的每一个数字都必须来源于真实的业务记录。不做假账、不编假数——这不是空话，而是每一个跟财务数据打交道的人都必须坚守的职业操守。</w:t>
      </w:r>
    </w:p>
    <w:p w14:paraId="64D41AF4">
      <w:pPr>
        <w:widowControl/>
        <w:jc w:val="left"/>
        <w:rPr>
          <w:rFonts w:hint="eastAsia"/>
        </w:rPr>
      </w:pPr>
      <w:r>
        <w:rPr>
          <w:rFonts w:hint="eastAsia"/>
        </w:rPr>
        <w:pict>
          <v:rect id="_x0000_i1378" o:spt="1" style="height:3pt;width:0pt;" fillcolor="#A0A0A0" filled="t" stroked="f" coordsize="21600,21600" o:hr="t" o:hrstd="t" o:hralign="center">
            <v:path/>
            <v:fill on="t" focussize="0,0"/>
            <v:stroke on="f"/>
            <v:imagedata o:title=""/>
            <o:lock v:ext="edit"/>
            <w10:wrap type="none"/>
            <w10:anchorlock/>
          </v:rect>
        </w:pict>
      </w:r>
    </w:p>
    <w:p w14:paraId="381AE133">
      <w:pPr>
        <w:widowControl/>
        <w:jc w:val="left"/>
        <w:rPr>
          <w:rFonts w:hint="eastAsia"/>
        </w:rPr>
      </w:pPr>
      <w:r>
        <w:rPr>
          <w:rFonts w:hint="eastAsia"/>
        </w:rPr>
        <w:t>本项目的知识关联总结如图9-3所示。</w:t>
      </w:r>
    </w:p>
    <w:p w14:paraId="7A3E4434">
      <w:pPr>
        <w:widowControl/>
        <w:jc w:val="left"/>
      </w:pPr>
      <w:r>
        <w:drawing>
          <wp:inline distT="0" distB="0" distL="0" distR="0">
            <wp:extent cx="5274310" cy="2616835"/>
            <wp:effectExtent l="0" t="0" r="2540" b="0"/>
            <wp:docPr id="1360098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98761" name="图片 1"/>
                    <pic:cNvPicPr>
                      <a:picLocks noChangeAspect="1"/>
                    </pic:cNvPicPr>
                  </pic:nvPicPr>
                  <pic:blipFill>
                    <a:blip r:embed="rId45"/>
                    <a:stretch>
                      <a:fillRect/>
                    </a:stretch>
                  </pic:blipFill>
                  <pic:spPr>
                    <a:xfrm>
                      <a:off x="0" y="0"/>
                      <a:ext cx="5274310" cy="2616835"/>
                    </a:xfrm>
                    <a:prstGeom prst="rect">
                      <a:avLst/>
                    </a:prstGeom>
                  </pic:spPr>
                </pic:pic>
              </a:graphicData>
            </a:graphic>
          </wp:inline>
        </w:drawing>
      </w:r>
    </w:p>
    <w:p w14:paraId="315E410B">
      <w:pPr>
        <w:widowControl/>
        <w:jc w:val="center"/>
        <w:rPr>
          <w:rFonts w:hint="eastAsia"/>
        </w:rPr>
      </w:pPr>
      <w:r>
        <w:t>图9-3 项目九知识关联图</w:t>
      </w:r>
    </w:p>
    <w:p w14:paraId="41CB878F">
      <w:pPr>
        <w:widowControl/>
        <w:jc w:val="left"/>
        <w:rPr>
          <w:rFonts w:hint="eastAsia"/>
        </w:rPr>
      </w:pPr>
      <w:r>
        <w:rPr>
          <w:rFonts w:hint="eastAsia"/>
        </w:rPr>
        <w:pict>
          <v:rect id="_x0000_i1379" o:spt="1" style="height:3pt;width:0pt;" fillcolor="#A0A0A0" filled="t" stroked="f" coordsize="21600,21600" o:hr="t" o:hrstd="t" o:hralign="center">
            <v:path/>
            <v:fill on="t" focussize="0,0"/>
            <v:stroke on="f"/>
            <v:imagedata o:title=""/>
            <o:lock v:ext="edit"/>
            <w10:wrap type="none"/>
            <w10:anchorlock/>
          </v:rect>
        </w:pict>
      </w:r>
    </w:p>
    <w:p w14:paraId="381C5EC7">
      <w:pPr>
        <w:widowControl/>
        <w:jc w:val="left"/>
        <w:rPr>
          <w:rFonts w:hint="eastAsia"/>
          <w:b/>
          <w:bCs/>
        </w:rPr>
      </w:pPr>
      <w:r>
        <w:rPr>
          <w:rFonts w:hint="eastAsia"/>
          <w:b/>
          <w:bCs/>
        </w:rPr>
        <w:t>项目考核</w:t>
      </w:r>
    </w:p>
    <w:p w14:paraId="336CCC5D">
      <w:pPr>
        <w:widowControl/>
        <w:jc w:val="left"/>
        <w:rPr>
          <w:rFonts w:hint="eastAsia"/>
        </w:rPr>
      </w:pPr>
      <w:r>
        <w:rPr>
          <w:rFonts w:hint="eastAsia"/>
          <w:b/>
          <w:bCs/>
        </w:rPr>
        <w:t>一、判断题（对的打√，错的打×）</w:t>
      </w:r>
    </w:p>
    <w:p w14:paraId="6FE8DDFB">
      <w:pPr>
        <w:widowControl/>
        <w:numPr>
          <w:ilvl w:val="0"/>
          <w:numId w:val="189"/>
        </w:numPr>
        <w:jc w:val="left"/>
        <w:rPr>
          <w:rFonts w:hint="eastAsia"/>
        </w:rPr>
      </w:pPr>
      <w:r>
        <w:rPr>
          <w:rFonts w:hint="eastAsia"/>
        </w:rPr>
        <w:t>利润表反映的是企业在一段时间内的经营成果——赚了多少钱。（　）</w:t>
      </w:r>
    </w:p>
    <w:p w14:paraId="5398C9FD">
      <w:pPr>
        <w:widowControl/>
        <w:numPr>
          <w:ilvl w:val="0"/>
          <w:numId w:val="189"/>
        </w:numPr>
        <w:jc w:val="left"/>
        <w:rPr>
          <w:rFonts w:hint="eastAsia"/>
        </w:rPr>
      </w:pPr>
      <w:r>
        <w:rPr>
          <w:rFonts w:hint="eastAsia"/>
        </w:rPr>
        <w:t>毛利率的计算公式是：（营业收入-营业成本）÷ 营业成本 × 100%。（　）</w:t>
      </w:r>
    </w:p>
    <w:p w14:paraId="2789C6A7">
      <w:pPr>
        <w:widowControl/>
        <w:numPr>
          <w:ilvl w:val="0"/>
          <w:numId w:val="189"/>
        </w:numPr>
        <w:jc w:val="left"/>
        <w:rPr>
          <w:rFonts w:hint="eastAsia"/>
        </w:rPr>
      </w:pPr>
      <w:r>
        <w:rPr>
          <w:rFonts w:hint="eastAsia"/>
        </w:rPr>
        <w:t>AI计算出来的财务指标可以直接使用，不需要人工验算。（　）</w:t>
      </w:r>
    </w:p>
    <w:p w14:paraId="6B96C30A">
      <w:pPr>
        <w:widowControl/>
        <w:numPr>
          <w:ilvl w:val="0"/>
          <w:numId w:val="189"/>
        </w:numPr>
        <w:jc w:val="left"/>
        <w:rPr>
          <w:rFonts w:hint="eastAsia"/>
        </w:rPr>
      </w:pPr>
      <w:r>
        <w:rPr>
          <w:rFonts w:hint="eastAsia"/>
        </w:rPr>
        <w:t>一个指标单独看没有太大意义，跟上期、去年、同行对比才能看出好坏。（　）</w:t>
      </w:r>
    </w:p>
    <w:p w14:paraId="11C556B0">
      <w:pPr>
        <w:widowControl/>
        <w:numPr>
          <w:ilvl w:val="0"/>
          <w:numId w:val="189"/>
        </w:numPr>
        <w:jc w:val="left"/>
        <w:rPr>
          <w:rFonts w:hint="eastAsia"/>
        </w:rPr>
      </w:pPr>
      <w:r>
        <w:rPr>
          <w:rFonts w:hint="eastAsia"/>
        </w:rPr>
        <w:t>盈亏平衡点的含义是：至少要卖多少才能覆盖全部成本，不亏钱。（　）</w:t>
      </w:r>
    </w:p>
    <w:p w14:paraId="5A9B61BF">
      <w:pPr>
        <w:widowControl/>
        <w:numPr>
          <w:ilvl w:val="0"/>
          <w:numId w:val="189"/>
        </w:numPr>
        <w:jc w:val="left"/>
        <w:rPr>
          <w:rFonts w:hint="eastAsia"/>
        </w:rPr>
      </w:pPr>
      <w:r>
        <w:rPr>
          <w:rFonts w:hint="eastAsia"/>
        </w:rPr>
        <w:t>预算编好之后只要数字好看就行，不需要解释每个数字是怎么来的。（　）</w:t>
      </w:r>
    </w:p>
    <w:p w14:paraId="1601C4FD">
      <w:pPr>
        <w:widowControl/>
        <w:numPr>
          <w:ilvl w:val="0"/>
          <w:numId w:val="189"/>
        </w:numPr>
        <w:jc w:val="left"/>
        <w:rPr>
          <w:rFonts w:hint="eastAsia"/>
        </w:rPr>
      </w:pPr>
      <w:r>
        <w:rPr>
          <w:rFonts w:hint="eastAsia"/>
        </w:rPr>
        <w:t>非财务专业的商贸从业者不需要看懂财务数据。（　）</w:t>
      </w:r>
    </w:p>
    <w:p w14:paraId="5CEEE743">
      <w:pPr>
        <w:widowControl/>
        <w:numPr>
          <w:ilvl w:val="0"/>
          <w:numId w:val="189"/>
        </w:numPr>
        <w:jc w:val="left"/>
        <w:rPr>
          <w:rFonts w:hint="eastAsia"/>
        </w:rPr>
      </w:pPr>
      <w:r>
        <w:rPr>
          <w:rFonts w:hint="eastAsia"/>
        </w:rPr>
        <w:t>在经营分析报告中，可以为了报告好看而适当调高利润数据。（　）</w:t>
      </w:r>
    </w:p>
    <w:p w14:paraId="542AEEDF">
      <w:pPr>
        <w:widowControl/>
        <w:jc w:val="left"/>
        <w:rPr>
          <w:rFonts w:hint="eastAsia"/>
        </w:rPr>
      </w:pPr>
      <w:r>
        <w:rPr>
          <w:rFonts w:hint="eastAsia"/>
          <w:b/>
          <w:bCs/>
        </w:rPr>
        <w:t>二、选择题</w:t>
      </w:r>
    </w:p>
    <w:p w14:paraId="0E1AD2AE">
      <w:pPr>
        <w:widowControl/>
        <w:numPr>
          <w:ilvl w:val="0"/>
          <w:numId w:val="190"/>
        </w:numPr>
        <w:jc w:val="left"/>
        <w:rPr>
          <w:rFonts w:hint="eastAsia"/>
        </w:rPr>
      </w:pPr>
      <w:r>
        <w:rPr>
          <w:rFonts w:hint="eastAsia"/>
        </w:rPr>
        <w:t>以下哪张报表回答的是"公司这段时间赚了多少钱"的问题？（　）</w:t>
      </w:r>
    </w:p>
    <w:p w14:paraId="361125BE">
      <w:pPr>
        <w:widowControl/>
        <w:jc w:val="left"/>
        <w:rPr>
          <w:rFonts w:hint="eastAsia"/>
        </w:rPr>
      </w:pPr>
      <w:r>
        <w:rPr>
          <w:rFonts w:hint="eastAsia"/>
        </w:rPr>
        <w:t>A. 资产负债表</w:t>
      </w:r>
    </w:p>
    <w:p w14:paraId="4AE1BD45">
      <w:pPr>
        <w:widowControl/>
        <w:jc w:val="left"/>
        <w:rPr>
          <w:rFonts w:hint="eastAsia"/>
        </w:rPr>
      </w:pPr>
      <w:r>
        <w:rPr>
          <w:rFonts w:hint="eastAsia"/>
        </w:rPr>
        <w:t>B. 利润表</w:t>
      </w:r>
    </w:p>
    <w:p w14:paraId="5126D256">
      <w:pPr>
        <w:widowControl/>
        <w:jc w:val="left"/>
        <w:rPr>
          <w:rFonts w:hint="eastAsia"/>
        </w:rPr>
      </w:pPr>
      <w:r>
        <w:rPr>
          <w:rFonts w:hint="eastAsia"/>
        </w:rPr>
        <w:t>C. 现金流量表</w:t>
      </w:r>
    </w:p>
    <w:p w14:paraId="59601804">
      <w:pPr>
        <w:widowControl/>
        <w:jc w:val="left"/>
        <w:rPr>
          <w:rFonts w:hint="eastAsia"/>
        </w:rPr>
      </w:pPr>
      <w:r>
        <w:rPr>
          <w:rFonts w:hint="eastAsia"/>
        </w:rPr>
        <w:t>D. 以上都是</w:t>
      </w:r>
    </w:p>
    <w:p w14:paraId="56862512">
      <w:pPr>
        <w:widowControl/>
        <w:numPr>
          <w:ilvl w:val="0"/>
          <w:numId w:val="190"/>
        </w:numPr>
        <w:jc w:val="left"/>
        <w:rPr>
          <w:rFonts w:hint="eastAsia"/>
        </w:rPr>
      </w:pPr>
      <w:r>
        <w:rPr>
          <w:rFonts w:hint="eastAsia"/>
        </w:rPr>
        <w:t>一家企业的营业收入为200万元，营业成本为140万元，其毛利率为（　）。</w:t>
      </w:r>
    </w:p>
    <w:p w14:paraId="734918A6">
      <w:pPr>
        <w:widowControl/>
        <w:jc w:val="left"/>
        <w:rPr>
          <w:rFonts w:hint="eastAsia"/>
        </w:rPr>
      </w:pPr>
      <w:r>
        <w:rPr>
          <w:rFonts w:hint="eastAsia"/>
        </w:rPr>
        <w:t>A. 70%</w:t>
      </w:r>
    </w:p>
    <w:p w14:paraId="564394D6">
      <w:pPr>
        <w:widowControl/>
        <w:jc w:val="left"/>
        <w:rPr>
          <w:rFonts w:hint="eastAsia"/>
        </w:rPr>
      </w:pPr>
      <w:r>
        <w:rPr>
          <w:rFonts w:hint="eastAsia"/>
        </w:rPr>
        <w:t>B. 42.9%</w:t>
      </w:r>
    </w:p>
    <w:p w14:paraId="79B1AB62">
      <w:pPr>
        <w:widowControl/>
        <w:jc w:val="left"/>
        <w:rPr>
          <w:rFonts w:hint="eastAsia"/>
        </w:rPr>
      </w:pPr>
      <w:r>
        <w:rPr>
          <w:rFonts w:hint="eastAsia"/>
        </w:rPr>
        <w:t>C. 30%</w:t>
      </w:r>
    </w:p>
    <w:p w14:paraId="3008C00B">
      <w:pPr>
        <w:widowControl/>
        <w:jc w:val="left"/>
        <w:rPr>
          <w:rFonts w:hint="eastAsia"/>
        </w:rPr>
      </w:pPr>
      <w:r>
        <w:rPr>
          <w:rFonts w:hint="eastAsia"/>
        </w:rPr>
        <w:t>D. 60%</w:t>
      </w:r>
    </w:p>
    <w:p w14:paraId="5ABC4022">
      <w:pPr>
        <w:widowControl/>
        <w:numPr>
          <w:ilvl w:val="0"/>
          <w:numId w:val="190"/>
        </w:numPr>
        <w:jc w:val="left"/>
        <w:rPr>
          <w:rFonts w:hint="eastAsia"/>
        </w:rPr>
      </w:pPr>
      <w:r>
        <w:rPr>
          <w:rFonts w:hint="eastAsia"/>
        </w:rPr>
        <w:t>"应收账款周转天数"从30天增加到50天，说明（　）。</w:t>
      </w:r>
    </w:p>
    <w:p w14:paraId="02F545E7">
      <w:pPr>
        <w:widowControl/>
        <w:jc w:val="left"/>
        <w:rPr>
          <w:rFonts w:hint="eastAsia"/>
        </w:rPr>
      </w:pPr>
      <w:r>
        <w:rPr>
          <w:rFonts w:hint="eastAsia"/>
        </w:rPr>
        <w:t>A. 公司赚钱更快了</w:t>
      </w:r>
    </w:p>
    <w:p w14:paraId="16875176">
      <w:pPr>
        <w:widowControl/>
        <w:jc w:val="left"/>
        <w:rPr>
          <w:rFonts w:hint="eastAsia"/>
        </w:rPr>
      </w:pPr>
      <w:r>
        <w:rPr>
          <w:rFonts w:hint="eastAsia"/>
        </w:rPr>
        <w:t>B. 客户付款速度变慢了，公司回款更难了</w:t>
      </w:r>
    </w:p>
    <w:p w14:paraId="604CEB97">
      <w:pPr>
        <w:widowControl/>
        <w:jc w:val="left"/>
        <w:rPr>
          <w:rFonts w:hint="eastAsia"/>
        </w:rPr>
      </w:pPr>
      <w:r>
        <w:rPr>
          <w:rFonts w:hint="eastAsia"/>
        </w:rPr>
        <w:t>C. 公司的库存减少了</w:t>
      </w:r>
    </w:p>
    <w:p w14:paraId="01F6FAE4">
      <w:pPr>
        <w:widowControl/>
        <w:jc w:val="left"/>
        <w:rPr>
          <w:rFonts w:hint="eastAsia"/>
        </w:rPr>
      </w:pPr>
      <w:r>
        <w:rPr>
          <w:rFonts w:hint="eastAsia"/>
        </w:rPr>
        <w:t>D. 公司的固定资产增加了</w:t>
      </w:r>
    </w:p>
    <w:p w14:paraId="7B03BA0B">
      <w:pPr>
        <w:widowControl/>
        <w:numPr>
          <w:ilvl w:val="0"/>
          <w:numId w:val="190"/>
        </w:numPr>
        <w:jc w:val="left"/>
        <w:rPr>
          <w:rFonts w:hint="eastAsia"/>
        </w:rPr>
      </w:pPr>
      <w:r>
        <w:rPr>
          <w:rFonts w:hint="eastAsia"/>
        </w:rPr>
        <w:t>一款产品售价50元，变动成本30元，月固定成本6000元。这款产品的月盈亏平衡销量是（　）。</w:t>
      </w:r>
    </w:p>
    <w:p w14:paraId="59052132">
      <w:pPr>
        <w:widowControl/>
        <w:jc w:val="left"/>
        <w:rPr>
          <w:rFonts w:hint="eastAsia"/>
        </w:rPr>
      </w:pPr>
      <w:r>
        <w:rPr>
          <w:rFonts w:hint="eastAsia"/>
        </w:rPr>
        <w:t>A. 120个</w:t>
      </w:r>
    </w:p>
    <w:p w14:paraId="34D76CFB">
      <w:pPr>
        <w:widowControl/>
        <w:jc w:val="left"/>
        <w:rPr>
          <w:rFonts w:hint="eastAsia"/>
        </w:rPr>
      </w:pPr>
      <w:r>
        <w:rPr>
          <w:rFonts w:hint="eastAsia"/>
        </w:rPr>
        <w:t>B. 200个</w:t>
      </w:r>
    </w:p>
    <w:p w14:paraId="477CAFA7">
      <w:pPr>
        <w:widowControl/>
        <w:jc w:val="left"/>
        <w:rPr>
          <w:rFonts w:hint="eastAsia"/>
        </w:rPr>
      </w:pPr>
      <w:r>
        <w:rPr>
          <w:rFonts w:hint="eastAsia"/>
        </w:rPr>
        <w:t>C. 300个</w:t>
      </w:r>
    </w:p>
    <w:p w14:paraId="156B64AD">
      <w:pPr>
        <w:widowControl/>
        <w:jc w:val="left"/>
        <w:rPr>
          <w:rFonts w:hint="eastAsia"/>
        </w:rPr>
      </w:pPr>
      <w:r>
        <w:rPr>
          <w:rFonts w:hint="eastAsia"/>
        </w:rPr>
        <w:t>D. 400个</w:t>
      </w:r>
    </w:p>
    <w:p w14:paraId="5401ED81">
      <w:pPr>
        <w:widowControl/>
        <w:numPr>
          <w:ilvl w:val="0"/>
          <w:numId w:val="190"/>
        </w:numPr>
        <w:jc w:val="left"/>
        <w:rPr>
          <w:rFonts w:hint="eastAsia"/>
        </w:rPr>
      </w:pPr>
      <w:r>
        <w:rPr>
          <w:rFonts w:hint="eastAsia"/>
        </w:rPr>
        <w:t>关于用AI做经营分析，以下说法</w:t>
      </w:r>
      <w:r>
        <w:rPr>
          <w:rFonts w:hint="eastAsia"/>
          <w:b/>
          <w:bCs/>
        </w:rPr>
        <w:t>最准确</w:t>
      </w:r>
      <w:r>
        <w:rPr>
          <w:rFonts w:hint="eastAsia"/>
        </w:rPr>
        <w:t>的是（　）。</w:t>
      </w:r>
    </w:p>
    <w:p w14:paraId="69015197">
      <w:pPr>
        <w:widowControl/>
        <w:jc w:val="left"/>
        <w:rPr>
          <w:rFonts w:hint="eastAsia"/>
        </w:rPr>
      </w:pPr>
      <w:r>
        <w:rPr>
          <w:rFonts w:hint="eastAsia"/>
        </w:rPr>
        <w:t>A. AI可以替代财务人员做所有分析工作</w:t>
      </w:r>
    </w:p>
    <w:p w14:paraId="72A404FD">
      <w:pPr>
        <w:widowControl/>
        <w:jc w:val="left"/>
        <w:rPr>
          <w:rFonts w:hint="eastAsia"/>
        </w:rPr>
      </w:pPr>
      <w:r>
        <w:rPr>
          <w:rFonts w:hint="eastAsia"/>
        </w:rPr>
        <w:t>B. AI可以快速计算指标和发现异常，但分析结论需要人结合业务实际来判断</w:t>
      </w:r>
    </w:p>
    <w:p w14:paraId="196056C6">
      <w:pPr>
        <w:widowControl/>
        <w:jc w:val="left"/>
        <w:rPr>
          <w:rFonts w:hint="eastAsia"/>
        </w:rPr>
      </w:pPr>
      <w:r>
        <w:rPr>
          <w:rFonts w:hint="eastAsia"/>
        </w:rPr>
        <w:t>C. AI算数从不出错，可以完全信任</w:t>
      </w:r>
    </w:p>
    <w:p w14:paraId="1FED9CF5">
      <w:pPr>
        <w:widowControl/>
        <w:jc w:val="left"/>
        <w:rPr>
          <w:rFonts w:hint="eastAsia"/>
        </w:rPr>
      </w:pPr>
      <w:r>
        <w:rPr>
          <w:rFonts w:hint="eastAsia"/>
        </w:rPr>
        <w:t>D. 只有财务专业的人才能使用AI做经营分析</w:t>
      </w:r>
    </w:p>
    <w:p w14:paraId="79AB313A">
      <w:pPr>
        <w:widowControl/>
        <w:jc w:val="left"/>
        <w:rPr>
          <w:rFonts w:hint="eastAsia"/>
        </w:rPr>
      </w:pPr>
      <w:r>
        <w:rPr>
          <w:rFonts w:hint="eastAsia"/>
          <w:b/>
          <w:bCs/>
        </w:rPr>
        <w:t>三、操作题</w:t>
      </w:r>
    </w:p>
    <w:p w14:paraId="378C7030">
      <w:pPr>
        <w:widowControl/>
        <w:numPr>
          <w:ilvl w:val="0"/>
          <w:numId w:val="191"/>
        </w:numPr>
        <w:jc w:val="left"/>
        <w:rPr>
          <w:rFonts w:hint="eastAsia"/>
        </w:rPr>
      </w:pPr>
      <w:r>
        <w:rPr>
          <w:rFonts w:hint="eastAsia"/>
        </w:rPr>
        <w:t>请让AI根据以下数据计算毛利率和净利率，截图保存AI的回答，然后</w:t>
      </w:r>
      <w:r>
        <w:rPr>
          <w:rFonts w:hint="eastAsia"/>
          <w:b/>
          <w:bCs/>
        </w:rPr>
        <w:t>自己用计算器验算</w:t>
      </w:r>
      <w:r>
        <w:rPr>
          <w:rFonts w:hint="eastAsia"/>
        </w:rPr>
        <w:t>，记录验算结果是否与AI一致：</w:t>
      </w:r>
    </w:p>
    <w:p w14:paraId="21B8AD7E">
      <w:pPr>
        <w:widowControl/>
        <w:jc w:val="left"/>
        <w:rPr>
          <w:rFonts w:hint="eastAsia"/>
        </w:rPr>
      </w:pPr>
      <w:r>
        <w:rPr>
          <w:rFonts w:hint="eastAsia"/>
        </w:rPr>
        <w:t>营业收入：50万元　　营业成本：33万元　　期间费用合计：9万元　　净利润：8万元</w:t>
      </w:r>
    </w:p>
    <w:p w14:paraId="44E47C43">
      <w:pPr>
        <w:widowControl/>
        <w:numPr>
          <w:ilvl w:val="0"/>
          <w:numId w:val="191"/>
        </w:numPr>
        <w:jc w:val="left"/>
        <w:rPr>
          <w:rFonts w:hint="eastAsia"/>
        </w:rPr>
      </w:pPr>
      <w:r>
        <w:rPr>
          <w:rFonts w:hint="eastAsia"/>
        </w:rPr>
        <w:t>请向AI提出以下需求，截图保存回答：</w:t>
      </w:r>
    </w:p>
    <w:p w14:paraId="0C7FE6BE">
      <w:pPr>
        <w:widowControl/>
        <w:jc w:val="left"/>
        <w:rPr>
          <w:rFonts w:hint="eastAsia"/>
        </w:rPr>
      </w:pPr>
      <w:r>
        <w:rPr>
          <w:rFonts w:hint="eastAsia"/>
        </w:rPr>
        <w:t>"我打算在学校门口开一个流动奶茶摊。每杯奶茶的原料成本是4元，纸杯和吸管0.5元，定价12元一杯。每月的固定支出包括摊位费1500元和设备折旧300元。请帮我算一下每月至少要卖多少杯才能不亏钱，如果希望月赚2000元需要卖多少杯。"</w:t>
      </w:r>
    </w:p>
    <w:p w14:paraId="21C3B6AE">
      <w:pPr>
        <w:widowControl/>
        <w:numPr>
          <w:ilvl w:val="0"/>
          <w:numId w:val="191"/>
        </w:numPr>
        <w:jc w:val="left"/>
        <w:rPr>
          <w:rFonts w:hint="eastAsia"/>
        </w:rPr>
      </w:pPr>
      <w:r>
        <w:rPr>
          <w:rFonts w:hint="eastAsia"/>
        </w:rPr>
        <w:t>请让AI用通俗语言解释以下两个财务指标的含义，截图保存：</w:t>
      </w:r>
    </w:p>
    <w:p w14:paraId="6C43F8C4">
      <w:pPr>
        <w:widowControl/>
        <w:jc w:val="left"/>
        <w:rPr>
          <w:rFonts w:hint="eastAsia"/>
        </w:rPr>
      </w:pPr>
      <w:r>
        <w:rPr>
          <w:rFonts w:hint="eastAsia"/>
        </w:rPr>
        <w:t>"存货周转天数"和"资产负债率"</w:t>
      </w:r>
    </w:p>
    <w:p w14:paraId="06AB62F4">
      <w:pPr>
        <w:widowControl/>
        <w:jc w:val="left"/>
        <w:rPr>
          <w:rFonts w:hint="eastAsia"/>
        </w:rPr>
      </w:pPr>
      <w:r>
        <w:rPr>
          <w:rFonts w:hint="eastAsia"/>
          <w:b/>
          <w:bCs/>
        </w:rPr>
        <w:t>四、思考题</w:t>
      </w:r>
    </w:p>
    <w:p w14:paraId="77FFE5E8">
      <w:pPr>
        <w:widowControl/>
        <w:numPr>
          <w:ilvl w:val="0"/>
          <w:numId w:val="192"/>
        </w:numPr>
        <w:jc w:val="left"/>
        <w:rPr>
          <w:rFonts w:hint="eastAsia"/>
        </w:rPr>
      </w:pPr>
      <w:r>
        <w:rPr>
          <w:rFonts w:hint="eastAsia"/>
        </w:rPr>
        <w:t>场景导入中市场营销专业的小顾在经营分析会上听不懂"毛利率下降""应收账款周转天数增加"——学完这个项目后，如果你是小顾，你能向同事用大白话解释这两个问题分别意味着什么吗？请试着写出你的解释。</w:t>
      </w:r>
    </w:p>
    <w:p w14:paraId="2F23E91F">
      <w:pPr>
        <w:widowControl/>
        <w:numPr>
          <w:ilvl w:val="0"/>
          <w:numId w:val="192"/>
        </w:numPr>
        <w:jc w:val="left"/>
        <w:rPr>
          <w:rFonts w:hint="eastAsia"/>
        </w:rPr>
      </w:pPr>
      <w:r>
        <w:rPr>
          <w:rFonts w:hint="eastAsia"/>
        </w:rPr>
        <w:t>本项目强调"财务数据的真实性是底线"。请谈谈你的理解：为什么财务数据不能造假？从企业经营、法律责任、个人职业发展三个角度分析。</w:t>
      </w:r>
    </w:p>
    <w:p w14:paraId="0FB31D36">
      <w:pPr>
        <w:widowControl/>
        <w:jc w:val="left"/>
        <w:rPr>
          <w:rFonts w:hint="eastAsia"/>
        </w:rPr>
      </w:pPr>
      <w:r>
        <w:rPr>
          <w:rFonts w:hint="eastAsia"/>
        </w:rPr>
        <w:pict>
          <v:rect id="_x0000_i1380" o:spt="1" style="height:3pt;width:0pt;" fillcolor="#A0A0A0" filled="t" stroked="f" coordsize="21600,21600" o:hr="t" o:hrstd="t" o:hralign="center">
            <v:path/>
            <v:fill on="t" focussize="0,0"/>
            <v:stroke on="f"/>
            <v:imagedata o:title=""/>
            <o:lock v:ext="edit"/>
            <w10:wrap type="none"/>
            <w10:anchorlock/>
          </v:rect>
        </w:pict>
      </w:r>
    </w:p>
    <w:p w14:paraId="65745703">
      <w:pPr>
        <w:widowControl/>
        <w:jc w:val="left"/>
        <w:rPr>
          <w:rFonts w:hint="eastAsia"/>
        </w:rPr>
      </w:pPr>
      <w:r>
        <w:rPr>
          <w:rFonts w:hint="eastAsia"/>
          <w:b/>
          <w:bCs/>
        </w:rPr>
        <w:t>参考答案提示</w:t>
      </w:r>
    </w:p>
    <w:p w14:paraId="3B3B0959">
      <w:pPr>
        <w:widowControl/>
        <w:jc w:val="left"/>
        <w:rPr>
          <w:rFonts w:hint="eastAsia"/>
        </w:rPr>
      </w:pPr>
      <w:r>
        <w:rPr>
          <w:rFonts w:hint="eastAsia"/>
        </w:rPr>
        <w:t>判断题：1.√ 2.× 3.× 4.√ 5.√ 6.× 7.× 8.×</w:t>
      </w:r>
    </w:p>
    <w:p w14:paraId="62E26D74">
      <w:pPr>
        <w:widowControl/>
        <w:jc w:val="left"/>
        <w:rPr>
          <w:rFonts w:hint="eastAsia"/>
        </w:rPr>
      </w:pPr>
      <w:r>
        <w:rPr>
          <w:rFonts w:hint="eastAsia"/>
        </w:rPr>
        <w:t>选择题：1.B 2.C 3.B 4.C 5.B</w:t>
      </w:r>
    </w:p>
    <w:p w14:paraId="238DD7FB">
      <w:pPr>
        <w:widowControl/>
        <w:jc w:val="left"/>
        <w:rPr>
          <w:rFonts w:hint="eastAsia"/>
        </w:rPr>
      </w:pPr>
      <w:r>
        <w:rPr>
          <w:rFonts w:hint="eastAsia"/>
        </w:rPr>
        <w:t>选择题第2题解析：毛利率 =（200-140）÷ 200 × 100% = 30%</w:t>
      </w:r>
    </w:p>
    <w:p w14:paraId="13A36DAF">
      <w:pPr>
        <w:widowControl/>
        <w:jc w:val="left"/>
        <w:rPr>
          <w:rFonts w:hint="eastAsia"/>
        </w:rPr>
      </w:pPr>
      <w:r>
        <w:rPr>
          <w:rFonts w:hint="eastAsia"/>
        </w:rPr>
        <w:t>选择题第4题解析：贡献毛利 = 50-30 = 20元/个；盈亏平衡销量 = 6000÷20 = 300个</w:t>
      </w:r>
    </w:p>
    <w:p w14:paraId="7FB3A092">
      <w:pPr>
        <w:widowControl/>
        <w:jc w:val="left"/>
        <w:rPr>
          <w:rFonts w:hint="eastAsia"/>
        </w:rPr>
      </w:pPr>
      <w:r>
        <w:rPr>
          <w:rFonts w:hint="eastAsia"/>
        </w:rPr>
        <w:pict>
          <v:rect id="_x0000_i1381" o:spt="1" style="height:3pt;width:0pt;" fillcolor="#A0A0A0" filled="t" stroked="f" coordsize="21600,21600" o:hr="t" o:hrstd="t" o:hralign="center">
            <v:path/>
            <v:fill on="t" focussize="0,0"/>
            <v:stroke on="f"/>
            <v:imagedata o:title=""/>
            <o:lock v:ext="edit"/>
            <w10:wrap type="none"/>
            <w10:anchorlock/>
          </v:rect>
        </w:pict>
      </w:r>
    </w:p>
    <w:p w14:paraId="2924049D">
      <w:pPr>
        <w:widowControl/>
        <w:jc w:val="left"/>
        <w:rPr>
          <w:rFonts w:hint="eastAsia"/>
        </w:rPr>
      </w:pPr>
      <w:r>
        <w:rPr>
          <w:rFonts w:hint="eastAsia"/>
          <w:b/>
          <w:bCs/>
        </w:rPr>
        <w:t>【课后拓展】</w:t>
      </w:r>
    </w:p>
    <w:p w14:paraId="65D1D360">
      <w:pPr>
        <w:widowControl/>
        <w:numPr>
          <w:ilvl w:val="0"/>
          <w:numId w:val="193"/>
        </w:numPr>
        <w:jc w:val="left"/>
        <w:rPr>
          <w:rFonts w:hint="eastAsia"/>
        </w:rPr>
      </w:pPr>
      <w:r>
        <w:rPr>
          <w:rFonts w:hint="eastAsia"/>
        </w:rPr>
        <w:t>在巨潮资讯网（</w:t>
      </w:r>
      <w:r>
        <w:rPr>
          <w:rFonts w:hint="eastAsia"/>
        </w:rPr>
        <w:fldChar w:fldCharType="begin"/>
      </w:r>
      <w:r>
        <w:rPr>
          <w:rFonts w:hint="eastAsia"/>
        </w:rPr>
        <w:instrText xml:space="preserve">HYPERLINK "http://www.cninfo.com.xn--cn)(),,,ai-sf2pxdbr422cja310gba2my5jbvaxe51it2ks1aca13tiwk4ta362bt87ala17nkz6bxnbw6d49b68etw5a3rjundgph1bea1616auvm699el6yeqa5547e0izas8mo02ifa869rknxfhax0oy8vggbh6ofp7azuhr4o519g.xn--q6ja881uba02da203cjtbpzgkib98aq62dlkh11ie8bi72dda465yfki985arfqa1818kba875a13sha0807aeu2bba./" \t "_blank"</w:instrText>
      </w:r>
      <w:r>
        <w:rPr>
          <w:rFonts w:hint="eastAsia"/>
        </w:rPr>
        <w:fldChar w:fldCharType="separate"/>
      </w:r>
      <w:r>
        <w:rPr>
          <w:rStyle w:val="22"/>
          <w:rFonts w:hint="eastAsia"/>
        </w:rPr>
        <w:t>www.cninfo.com.cn）上找一家你感兴趣的上市公司（建议选商贸零售类公司），下载它最新的年度报告，翻到财务报表部分，把利润表截图发给AI让它帮你解读。看看这家公司赚不赚钱、利润率高不高、跟去年比是变好了还是变差了。</w:t>
      </w:r>
      <w:r>
        <w:rPr>
          <w:rFonts w:hint="eastAsia"/>
        </w:rPr>
        <w:fldChar w:fldCharType="end"/>
      </w:r>
    </w:p>
    <w:p w14:paraId="3DA6E9A2">
      <w:pPr>
        <w:widowControl/>
        <w:numPr>
          <w:ilvl w:val="0"/>
          <w:numId w:val="193"/>
        </w:numPr>
        <w:jc w:val="left"/>
        <w:rPr>
          <w:rFonts w:hint="eastAsia"/>
        </w:rPr>
      </w:pPr>
      <w:r>
        <w:rPr>
          <w:rFonts w:hint="eastAsia"/>
        </w:rPr>
        <w:t>用盈亏平衡的方法评估一个你身边的小生意——比如学校里的打印店、奶茶摊、代取快递服务等。估算它的固定成本和变动成本，算算每天至少要做多少单才能保本。你可能会发现：很多看起来"应该能赚钱"的小生意，算完之后才知道保本的门槛比想象中高。</w:t>
      </w:r>
    </w:p>
    <w:p w14:paraId="475DCAEF">
      <w:pPr>
        <w:widowControl/>
        <w:numPr>
          <w:ilvl w:val="0"/>
          <w:numId w:val="193"/>
        </w:numPr>
        <w:jc w:val="left"/>
        <w:rPr>
          <w:rFonts w:hint="eastAsia"/>
        </w:rPr>
      </w:pPr>
      <w:r>
        <w:rPr>
          <w:rFonts w:hint="eastAsia"/>
        </w:rPr>
        <w:t>如果你正在实习，试着向财务部门的同事请教一下你们公司的某个财务指标（比如毛利率或费用率）大概是多少、在行业里算什么水平。把这个数字告诉AI，让AI帮你分析这个水平意味着什么。这是一个把课本知识跟真实工作结合起来的好方法。</w:t>
      </w:r>
    </w:p>
    <w:p w14:paraId="743F1FEB">
      <w:pPr>
        <w:widowControl/>
        <w:jc w:val="left"/>
        <w:rPr>
          <w:rFonts w:hint="eastAsia"/>
        </w:rPr>
      </w:pPr>
      <w:r>
        <w:rPr>
          <w:rFonts w:hint="eastAsia"/>
        </w:rPr>
        <w:pict>
          <v:rect id="_x0000_i1382" o:spt="1" style="height:3pt;width:0pt;" fillcolor="#A0A0A0" filled="t" stroked="f" coordsize="21600,21600" o:hr="t" o:hrstd="t" o:hralign="center">
            <v:path/>
            <v:fill on="t" focussize="0,0"/>
            <v:stroke on="f"/>
            <v:imagedata o:title=""/>
            <o:lock v:ext="edit"/>
            <w10:wrap type="none"/>
            <w10:anchorlock/>
          </v:rect>
        </w:pict>
      </w:r>
    </w:p>
    <w:p w14:paraId="69771D21">
      <w:pPr>
        <w:widowControl/>
        <w:jc w:val="left"/>
        <w:rPr>
          <w:rFonts w:hint="eastAsia"/>
        </w:rPr>
      </w:pPr>
      <w:r>
        <w:rPr>
          <w:rFonts w:hint="eastAsia"/>
        </w:rPr>
        <w:br w:type="page"/>
      </w:r>
    </w:p>
    <w:p w14:paraId="0C8A4AE9">
      <w:pPr>
        <w:rPr>
          <w:b/>
          <w:bCs/>
        </w:rPr>
      </w:pPr>
      <w:r>
        <w:rPr>
          <w:rFonts w:hint="eastAsia"/>
          <w:b/>
          <w:bCs/>
        </w:rPr>
        <w:t>项目十 用AI辅助求职与职业发展</w:t>
      </w:r>
    </w:p>
    <w:p w14:paraId="306893E7">
      <w:pPr>
        <w:rPr>
          <w:rFonts w:hint="eastAsia"/>
        </w:rPr>
      </w:pPr>
      <w:r>
        <w:rPr>
          <w:rFonts w:hint="eastAsia"/>
        </w:rPr>
        <w:pict>
          <v:rect id="_x0000_i1383" o:spt="1" style="height:3pt;width:0pt;" fillcolor="#A0A0A0" filled="t" stroked="f" coordsize="21600,21600" o:hr="t" o:hrstd="t" o:hralign="center">
            <v:path/>
            <v:fill on="t" focussize="0,0"/>
            <v:stroke on="f"/>
            <v:imagedata o:title=""/>
            <o:lock v:ext="edit"/>
            <w10:wrap type="none"/>
            <w10:anchorlock/>
          </v:rect>
        </w:pict>
      </w:r>
    </w:p>
    <w:p w14:paraId="36FED4CB">
      <w:pPr>
        <w:rPr>
          <w:rFonts w:hint="eastAsia"/>
          <w:b/>
          <w:bCs/>
        </w:rPr>
      </w:pPr>
      <w:r>
        <w:rPr>
          <w:rFonts w:hint="eastAsia"/>
          <w:b/>
          <w:bCs/>
        </w:rPr>
        <w:t>【场景导入】</w:t>
      </w:r>
    </w:p>
    <w:p w14:paraId="69363B59">
      <w:pPr>
        <w:rPr>
          <w:rFonts w:hint="eastAsia"/>
        </w:rPr>
      </w:pPr>
      <w:r>
        <w:rPr>
          <w:rFonts w:hint="eastAsia"/>
        </w:rPr>
        <w:t>大数据与会计专业的学生小郑到了大三下学期，学校要求开始联系实习单位。辅导员在班群里发了一份岗位清单——各省市的中国邮政基层网点都有实习名额，也有几家商贸公司和会计事务所在招实习生。</w:t>
      </w:r>
    </w:p>
    <w:p w14:paraId="608FA9BC">
      <w:pPr>
        <w:rPr>
          <w:rFonts w:hint="eastAsia"/>
        </w:rPr>
      </w:pPr>
      <w:r>
        <w:rPr>
          <w:rFonts w:hint="eastAsia"/>
        </w:rPr>
        <w:t>小郑打开了某招聘平台，看到一家商贸公司的财务助理实习岗位挺合适的，但投递简历需要附上一份个人简历和一封求职信。</w:t>
      </w:r>
    </w:p>
    <w:p w14:paraId="026F7A6D">
      <w:pPr>
        <w:rPr>
          <w:rFonts w:hint="eastAsia"/>
        </w:rPr>
      </w:pPr>
      <w:r>
        <w:rPr>
          <w:rFonts w:hint="eastAsia"/>
        </w:rPr>
        <w:t>她打开电脑新建了一个Word文档，盯着空白页面发了十分钟的呆。</w:t>
      </w:r>
    </w:p>
    <w:p w14:paraId="09B85502">
      <w:pPr>
        <w:rPr>
          <w:rFonts w:hint="eastAsia"/>
        </w:rPr>
      </w:pPr>
      <w:r>
        <w:rPr>
          <w:rFonts w:hint="eastAsia"/>
        </w:rPr>
        <w:t>简历怎么写？她大学三年也没做过什么轰轰烈烈的事——上课、考试、考了个初级会计证、参加过一次"互联网+"比赛但没拿奖、在学校超市做过一个月兼职收银员。这些东西怎么写到简历上才能让HR觉得"这个人值得面试一下"？</w:t>
      </w:r>
    </w:p>
    <w:p w14:paraId="7FA1E40C">
      <w:pPr>
        <w:rPr>
          <w:rFonts w:hint="eastAsia"/>
        </w:rPr>
      </w:pPr>
      <w:r>
        <w:rPr>
          <w:rFonts w:hint="eastAsia"/>
        </w:rPr>
        <w:t>求职信更难——"尊敬的HR，我叫小郑，我想应聘贵公司的财务助理实习岗位……"写到这里就写不下去了。后面该说什么？说自己学习成绩好？没有特别突出。说自己能吃苦？谁不这么说。说自己对贵公司仰慕已久？可她昨天才知道这家公司的名字。</w:t>
      </w:r>
    </w:p>
    <w:p w14:paraId="00B6ABA5">
      <w:pPr>
        <w:rPr>
          <w:rFonts w:hint="eastAsia"/>
        </w:rPr>
      </w:pPr>
      <w:r>
        <w:rPr>
          <w:rFonts w:hint="eastAsia"/>
        </w:rPr>
        <w:t>小郑决定向AI求助。她打开DeepSeek，把岗位要求和自己的基本情况一股脑输了进去，让AI帮她写简历和求职信。</w:t>
      </w:r>
    </w:p>
    <w:p w14:paraId="7AE396E7">
      <w:pPr>
        <w:rPr>
          <w:rFonts w:hint="eastAsia"/>
        </w:rPr>
      </w:pPr>
      <w:r>
        <w:rPr>
          <w:rFonts w:hint="eastAsia"/>
        </w:rPr>
        <w:t>AI很快给出了结果——简历的框架清晰、用词专业，把她那些"平平无奇"的经历都包装得像模像样了。比如"在学校超市做过一个月兼职收银员"被写成了"具备零售行业一线服务经验，熟悉收银操作流程和客户接待规范"。</w:t>
      </w:r>
    </w:p>
    <w:p w14:paraId="08212471">
      <w:pPr>
        <w:rPr>
          <w:rFonts w:hint="eastAsia"/>
        </w:rPr>
      </w:pPr>
      <w:r>
        <w:rPr>
          <w:rFonts w:hint="eastAsia"/>
        </w:rPr>
        <w:t>小郑看了觉得挺满意，但转念一想——"这还是我吗？"</w:t>
      </w:r>
    </w:p>
    <w:p w14:paraId="7A7FC01D">
      <w:pPr>
        <w:rPr>
          <w:rFonts w:hint="eastAsia"/>
        </w:rPr>
      </w:pPr>
      <w:r>
        <w:rPr>
          <w:rFonts w:hint="eastAsia"/>
        </w:rPr>
        <w:t>她仔细读了一遍AI写的简历，发现有几个地方不对：AI把她没考过的"中级会计师"写进去了（她只考了初级），还编造了一段"在某会计事务所实习三个月"的经历——这完全是瞎编的。</w:t>
      </w:r>
    </w:p>
    <w:p w14:paraId="11FA1A2A">
      <w:pPr>
        <w:rPr>
          <w:rFonts w:hint="eastAsia"/>
        </w:rPr>
      </w:pPr>
      <w:r>
        <w:rPr>
          <w:rFonts w:hint="eastAsia"/>
        </w:rPr>
        <w:t>小郑赶紧把这些虚假信息全部删掉，用自己真实的经历重新填充了AI搭好的框架。修改后的简历比AI的初版"朴素"了不少，但每一句话都是真实的。</w:t>
      </w:r>
    </w:p>
    <w:p w14:paraId="42CA7A06">
      <w:pPr>
        <w:rPr>
          <w:rFonts w:hint="eastAsia"/>
        </w:rPr>
      </w:pPr>
      <w:r>
        <w:rPr>
          <w:rFonts w:hint="eastAsia"/>
        </w:rPr>
        <w:t>她又让AI帮忙模拟了几轮面试，提前准备了常见问题的回答思路。一周后，她接到了面试通知。面试的时候，HR问了一个她准备过的问题——"你在学校超市做兼职收银的经历，让你学到了什么？"小郑回答得很从容，因为这个问题她跟AI"练"过。</w:t>
      </w:r>
    </w:p>
    <w:p w14:paraId="6CB81DEE">
      <w:pPr>
        <w:rPr>
          <w:rFonts w:hint="eastAsia"/>
        </w:rPr>
      </w:pPr>
      <w:r>
        <w:rPr>
          <w:rFonts w:hint="eastAsia"/>
        </w:rPr>
        <w:t>最终，她拿到了那个实习offer。</w:t>
      </w:r>
    </w:p>
    <w:p w14:paraId="6E6126EC">
      <w:pPr>
        <w:rPr>
          <w:rFonts w:hint="eastAsia"/>
        </w:rPr>
      </w:pPr>
      <w:r>
        <w:rPr>
          <w:rFonts w:hint="eastAsia"/>
          <w:b/>
          <w:bCs/>
        </w:rPr>
        <w:t>求职是大学生活中最现实也最让人焦虑的事情之一。AI可以帮你写简历、写求职信、模拟面试、规划职业路径——但有一条铁律绝对不能碰：简历上的每一个字都必须是真实的。AI帮你的是"把真话说得更好"，而不是"帮你说假话"。</w:t>
      </w:r>
    </w:p>
    <w:p w14:paraId="201F287E">
      <w:pPr>
        <w:rPr>
          <w:rFonts w:hint="eastAsia"/>
        </w:rPr>
      </w:pPr>
      <w:r>
        <w:rPr>
          <w:rFonts w:hint="eastAsia"/>
        </w:rPr>
        <w:pict>
          <v:rect id="_x0000_i1384" o:spt="1" style="height:3pt;width:0pt;" fillcolor="#A0A0A0" filled="t" stroked="f" coordsize="21600,21600" o:hr="t" o:hrstd="t" o:hralign="center">
            <v:path/>
            <v:fill on="t" focussize="0,0"/>
            <v:stroke on="f"/>
            <v:imagedata o:title=""/>
            <o:lock v:ext="edit"/>
            <w10:wrap type="none"/>
            <w10:anchorlock/>
          </v:rect>
        </w:pict>
      </w:r>
    </w:p>
    <w:p w14:paraId="66612DE2">
      <w:pPr>
        <w:rPr>
          <w:rFonts w:hint="eastAsia"/>
        </w:rPr>
      </w:pPr>
      <w:r>
        <w:rPr>
          <w:rFonts w:hint="eastAsia"/>
          <w:b/>
          <w:bCs/>
        </w:rPr>
        <w:t>【学习目标】</w:t>
      </w:r>
    </w:p>
    <w:tbl>
      <w:tblPr>
        <w:tblStyle w:val="17"/>
        <w:tblW w:w="7296" w:type="dxa"/>
        <w:tblInd w:w="0" w:type="dxa"/>
        <w:tblLayout w:type="autofit"/>
        <w:tblCellMar>
          <w:top w:w="15" w:type="dxa"/>
          <w:left w:w="15" w:type="dxa"/>
          <w:bottom w:w="15" w:type="dxa"/>
          <w:right w:w="15" w:type="dxa"/>
        </w:tblCellMar>
      </w:tblPr>
      <w:tblGrid>
        <w:gridCol w:w="797"/>
        <w:gridCol w:w="6499"/>
      </w:tblGrid>
      <w:tr w14:paraId="2CDA5ADE">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2A1536">
            <w:pPr>
              <w:rPr>
                <w:rFonts w:hint="eastAsia"/>
                <w:b/>
                <w:bCs/>
              </w:rPr>
            </w:pPr>
            <w:r>
              <w:rPr>
                <w:b/>
                <w:bCs/>
              </w:rPr>
              <w:t>目标维度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7C97DA">
            <w:pPr>
              <w:rPr>
                <w:b/>
                <w:bCs/>
              </w:rPr>
            </w:pPr>
            <w:r>
              <w:rPr>
                <w:b/>
                <w:bCs/>
              </w:rPr>
              <w:t>具体要求</w:t>
            </w:r>
          </w:p>
        </w:tc>
      </w:tr>
      <w:tr w14:paraId="015185C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DCB3DD">
            <w:r>
              <w:rPr>
                <w:b/>
                <w:bCs/>
              </w:rP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ED0E7C">
            <w:r>
              <w:t>①了解个人简历和求职信的基本结构和写作要点；②知道常见面试问题的回答思路和AI辅助准备方法；③了解AI辅助毕业设计和实习报告写作时的学术规范边界</w:t>
            </w:r>
          </w:p>
        </w:tc>
      </w:tr>
      <w:tr w14:paraId="5F42F9F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F864896">
            <w:r>
              <w:rPr>
                <w:b/>
                <w:bCs/>
              </w:rP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9B70CB">
            <w:r>
              <w:t>①能用AI辅助撰写一份格式规范、内容真实的个人简历；②能用AI生成求职信并根据不同岗位做针对性调整；③能让AI扮演面试官进行模拟面试对练；④能用AI辅助规划个人职业发展路径和学习计划</w:t>
            </w:r>
          </w:p>
        </w:tc>
      </w:tr>
      <w:tr w14:paraId="3EC8567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7C7590">
            <w:r>
              <w:rPr>
                <w:b/>
                <w:bCs/>
              </w:rP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B6E050">
            <w:r>
              <w:t>①坚守"简历必须真实"的底线，不虚构经历、不伪造资格；②树立"AI帮你准备，但本事要靠自己积累"的正确认知；③培养主动规划职业发展的意识和终身学习的态度</w:t>
            </w:r>
          </w:p>
        </w:tc>
      </w:tr>
    </w:tbl>
    <w:p w14:paraId="26A93725">
      <w:r>
        <w:rPr>
          <w:rFonts w:hint="eastAsia"/>
        </w:rPr>
        <w:pict>
          <v:rect id="_x0000_i1385" o:spt="1" style="height:3pt;width:0pt;" fillcolor="#A0A0A0" filled="t" stroked="f" coordsize="21600,21600" o:hr="t" o:hrstd="t" o:hralign="center">
            <v:path/>
            <v:fill on="t" focussize="0,0"/>
            <v:stroke on="f"/>
            <v:imagedata o:title=""/>
            <o:lock v:ext="edit"/>
            <w10:wrap type="none"/>
            <w10:anchorlock/>
          </v:rect>
        </w:pict>
      </w:r>
    </w:p>
    <w:p w14:paraId="44B55737">
      <w:pPr>
        <w:rPr>
          <w:rFonts w:hint="eastAsia"/>
        </w:rPr>
      </w:pPr>
      <w:r>
        <w:rPr>
          <w:rFonts w:hint="eastAsia"/>
        </w:rPr>
        <w:t>本项目的知识结构如图10-1所示。</w:t>
      </w:r>
    </w:p>
    <w:p w14:paraId="7BDFAB79">
      <w:r>
        <w:drawing>
          <wp:inline distT="0" distB="0" distL="0" distR="0">
            <wp:extent cx="5274310" cy="2152015"/>
            <wp:effectExtent l="0" t="0" r="2540" b="635"/>
            <wp:docPr id="503806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06264" name="图片 1"/>
                    <pic:cNvPicPr>
                      <a:picLocks noChangeAspect="1"/>
                    </pic:cNvPicPr>
                  </pic:nvPicPr>
                  <pic:blipFill>
                    <a:blip r:embed="rId46"/>
                    <a:stretch>
                      <a:fillRect/>
                    </a:stretch>
                  </pic:blipFill>
                  <pic:spPr>
                    <a:xfrm>
                      <a:off x="0" y="0"/>
                      <a:ext cx="5274310" cy="2152015"/>
                    </a:xfrm>
                    <a:prstGeom prst="rect">
                      <a:avLst/>
                    </a:prstGeom>
                  </pic:spPr>
                </pic:pic>
              </a:graphicData>
            </a:graphic>
          </wp:inline>
        </w:drawing>
      </w:r>
    </w:p>
    <w:p w14:paraId="4FD40E6A">
      <w:pPr>
        <w:jc w:val="center"/>
        <w:rPr>
          <w:rFonts w:hint="eastAsia"/>
        </w:rPr>
      </w:pPr>
      <w:r>
        <w:rPr>
          <w:rFonts w:hint="eastAsia"/>
        </w:rPr>
        <w:t>图10-1 项目十知识结构图</w:t>
      </w:r>
    </w:p>
    <w:p w14:paraId="4EC240A2">
      <w:pPr>
        <w:rPr>
          <w:rFonts w:hint="eastAsia"/>
        </w:rPr>
      </w:pPr>
      <w:r>
        <w:rPr>
          <w:rFonts w:hint="eastAsia"/>
        </w:rPr>
        <w:pict>
          <v:rect id="_x0000_i1386" o:spt="1" style="height:3pt;width:0pt;" fillcolor="#A0A0A0" filled="t" stroked="f" coordsize="21600,21600" o:hr="t" o:hrstd="t" o:hralign="center">
            <v:path/>
            <v:fill on="t" focussize="0,0"/>
            <v:stroke on="f"/>
            <v:imagedata o:title=""/>
            <o:lock v:ext="edit"/>
            <w10:wrap type="none"/>
            <w10:anchorlock/>
          </v:rect>
        </w:pict>
      </w:r>
    </w:p>
    <w:p w14:paraId="0D36747A">
      <w:pPr>
        <w:rPr>
          <w:rFonts w:hint="eastAsia"/>
          <w:b/>
          <w:bCs/>
        </w:rPr>
      </w:pPr>
      <w:r>
        <w:rPr>
          <w:rFonts w:hint="eastAsia"/>
          <w:b/>
          <w:bCs/>
        </w:rPr>
        <w:t>任务一 用AI准备求职材料</w:t>
      </w:r>
    </w:p>
    <w:p w14:paraId="7D1F15D4">
      <w:pPr>
        <w:rPr>
          <w:rFonts w:hint="eastAsia"/>
        </w:rPr>
      </w:pPr>
      <w:r>
        <w:rPr>
          <w:rFonts w:hint="eastAsia"/>
          <w:b/>
          <w:bCs/>
        </w:rPr>
        <w:t>【任务描述】</w:t>
      </w:r>
      <w:r>
        <w:rPr>
          <w:rFonts w:hint="eastAsia"/>
        </w:rPr>
        <w:t> 简历和求职信是求职的"敲门砖"——HR花在每份简历上的时间通常不超过30秒，你的简历必须在这30秒内传达出"这个人值得面试一下"的信号。AI可以帮你搭建专业的简历框架、优化措辞和排版，但简历里写的东西必须是真实的——这是不可逾越的底线。</w:t>
      </w:r>
    </w:p>
    <w:p w14:paraId="2C9557FC">
      <w:pPr>
        <w:rPr>
          <w:rFonts w:hint="eastAsia"/>
        </w:rPr>
      </w:pPr>
      <w:r>
        <w:rPr>
          <w:rFonts w:hint="eastAsia"/>
        </w:rPr>
        <w:pict>
          <v:rect id="_x0000_i1387" o:spt="1" style="height:3pt;width:0pt;" fillcolor="#A0A0A0" filled="t" stroked="f" coordsize="21600,21600" o:hr="t" o:hrstd="t" o:hralign="center">
            <v:path/>
            <v:fill on="t" focussize="0,0"/>
            <v:stroke on="f"/>
            <v:imagedata o:title=""/>
            <o:lock v:ext="edit"/>
            <w10:wrap type="none"/>
            <w10:anchorlock/>
          </v:rect>
        </w:pict>
      </w:r>
    </w:p>
    <w:p w14:paraId="785D1CA9">
      <w:pPr>
        <w:rPr>
          <w:rFonts w:hint="eastAsia"/>
          <w:b/>
          <w:bCs/>
        </w:rPr>
      </w:pPr>
      <w:r>
        <w:rPr>
          <w:rFonts w:hint="eastAsia"/>
          <w:b/>
          <w:bCs/>
        </w:rPr>
        <w:t>一、让AI辅助撰写个人简历</w:t>
      </w:r>
    </w:p>
    <w:p w14:paraId="27216F7D">
      <w:pPr>
        <w:rPr>
          <w:rFonts w:hint="eastAsia"/>
        </w:rPr>
      </w:pPr>
      <w:r>
        <w:rPr>
          <w:rFonts w:hint="eastAsia"/>
        </w:rPr>
        <w:t>很多同学觉得自己"没什么好写的"——没有光鲜的实习经历、没有特别突出的奖项、没有丰富的社团活动。但其实每个人都有可以写进简历的素材，关键是怎么挖掘和表达。</w:t>
      </w:r>
    </w:p>
    <w:p w14:paraId="48BEDE0F">
      <w:pPr>
        <w:rPr>
          <w:rFonts w:hint="eastAsia"/>
        </w:rPr>
      </w:pPr>
      <w:r>
        <w:rPr>
          <w:rFonts w:hint="eastAsia"/>
        </w:rPr>
        <w:t>用AI写简历的正确流程如图10-2所示。</w:t>
      </w:r>
    </w:p>
    <w:p w14:paraId="5D59C282">
      <w:pPr>
        <w:jc w:val="center"/>
      </w:pPr>
      <w:r>
        <w:drawing>
          <wp:inline distT="0" distB="0" distL="0" distR="0">
            <wp:extent cx="1939925" cy="5165725"/>
            <wp:effectExtent l="0" t="0" r="3175" b="0"/>
            <wp:docPr id="1159898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98162" name="图片 1"/>
                    <pic:cNvPicPr>
                      <a:picLocks noChangeAspect="1"/>
                    </pic:cNvPicPr>
                  </pic:nvPicPr>
                  <pic:blipFill>
                    <a:blip r:embed="rId47"/>
                    <a:stretch>
                      <a:fillRect/>
                    </a:stretch>
                  </pic:blipFill>
                  <pic:spPr>
                    <a:xfrm>
                      <a:off x="0" y="0"/>
                      <a:ext cx="1945318" cy="5178858"/>
                    </a:xfrm>
                    <a:prstGeom prst="rect">
                      <a:avLst/>
                    </a:prstGeom>
                  </pic:spPr>
                </pic:pic>
              </a:graphicData>
            </a:graphic>
          </wp:inline>
        </w:drawing>
      </w:r>
    </w:p>
    <w:p w14:paraId="1A1EF4EE">
      <w:pPr>
        <w:jc w:val="center"/>
        <w:rPr>
          <w:rFonts w:hint="eastAsia"/>
        </w:rPr>
      </w:pPr>
      <w:r>
        <w:t>图10-2 用AI撰写简历的正确流程</w:t>
      </w:r>
    </w:p>
    <w:p w14:paraId="5787E5FE">
      <w:pPr>
        <w:rPr>
          <w:rFonts w:hint="eastAsia"/>
        </w:rPr>
      </w:pPr>
      <w:r>
        <w:rPr>
          <w:rFonts w:hint="eastAsia"/>
          <w:b/>
          <w:bCs/>
        </w:rPr>
        <w:t>第一步最重要</w:t>
      </w:r>
      <w:r>
        <w:rPr>
          <w:rFonts w:hint="eastAsia"/>
        </w:rPr>
        <w:t>——在让AI写任何东西之前，先自己做一份"素材清单"。可以用这样的提示词让AI帮你梳理：</w:t>
      </w:r>
    </w:p>
    <w:p w14:paraId="138F2947">
      <w:r>
        <w:t>我是一名大三学生，专业是大数据与会计，正在准备找实习。</w:t>
      </w:r>
    </w:p>
    <w:p w14:paraId="762F40C3">
      <w:r>
        <w:t>以下是我能想到的所有经历和技能，不管大小都列出来了：</w:t>
      </w:r>
    </w:p>
    <w:p w14:paraId="0DD46CFB"/>
    <w:p w14:paraId="2965A1A4">
      <w:r>
        <w:t>学历信息：</w:t>
      </w:r>
    </w:p>
    <w:p w14:paraId="3AF6DCDB">
      <w:r>
        <w:t>- 某某职业技术学院，大数据与会计专业，2023年入学</w:t>
      </w:r>
    </w:p>
    <w:p w14:paraId="2B8393F4">
      <w:r>
        <w:t>- 平均成绩：82分，专业排名前30%</w:t>
      </w:r>
    </w:p>
    <w:p w14:paraId="71CFBBAC"/>
    <w:p w14:paraId="495FB2FD">
      <w:r>
        <w:t>考取的证书：</w:t>
      </w:r>
    </w:p>
    <w:p w14:paraId="77627756">
      <w:r>
        <w:t>- 初级会计专业技术资格证</w:t>
      </w:r>
    </w:p>
    <w:p w14:paraId="17891FDF">
      <w:r>
        <w:t>- 计算机二级（MS Office）</w:t>
      </w:r>
    </w:p>
    <w:p w14:paraId="02986AC8">
      <w:r>
        <w:t>- 大学英语四级（425分）</w:t>
      </w:r>
    </w:p>
    <w:p w14:paraId="2C453A0C"/>
    <w:p w14:paraId="76D0AB76">
      <w:r>
        <w:t>课程相关：</w:t>
      </w:r>
    </w:p>
    <w:p w14:paraId="3E4EBB30">
      <w:r>
        <w:t>- 学过基础会计、财务会计、成本会计、税法、财务管理、Excel数据分析</w:t>
      </w:r>
    </w:p>
    <w:p w14:paraId="6D6FFAE0">
      <w:r>
        <w:t>- 做过一个课程实训：模拟企业的一个月账务处理（手工账+电算化）</w:t>
      </w:r>
    </w:p>
    <w:p w14:paraId="7BF8466D"/>
    <w:p w14:paraId="7EB2C8E4">
      <w:r>
        <w:t>社团/活动：</w:t>
      </w:r>
    </w:p>
    <w:p w14:paraId="2BD1D86D">
      <w:r>
        <w:t>- 大一参加过学校会计技能社团，待了一个学期</w:t>
      </w:r>
    </w:p>
    <w:p w14:paraId="2C68A258">
      <w:r>
        <w:t>- 大二参加了学校"互联网+"创新创业比赛，做了一个校园二手书交易平台的方案，没获奖</w:t>
      </w:r>
    </w:p>
    <w:p w14:paraId="4528CE27"/>
    <w:p w14:paraId="4979933F">
      <w:r>
        <w:t>兼职/实践：</w:t>
      </w:r>
    </w:p>
    <w:p w14:paraId="5812B300">
      <w:r>
        <w:t>- 大一暑假在学校超市做了一个月兼职收银员</w:t>
      </w:r>
    </w:p>
    <w:p w14:paraId="6069DC0B">
      <w:r>
        <w:t>- 帮舅舅的小店做过两周的手工记账</w:t>
      </w:r>
    </w:p>
    <w:p w14:paraId="582B720E"/>
    <w:p w14:paraId="15C357AF">
      <w:r>
        <w:t>技能：</w:t>
      </w:r>
    </w:p>
    <w:p w14:paraId="02078AD4">
      <w:r>
        <w:t>- 会用Excel做基本的数据处理（求和、透视表、VLOOKUP）</w:t>
      </w:r>
    </w:p>
    <w:p w14:paraId="7665879B">
      <w:r>
        <w:t>- 会用AI工具（DeepSeek、文心一言）辅助完成各类工作任务</w:t>
      </w:r>
    </w:p>
    <w:p w14:paraId="3010460A">
      <w:r>
        <w:t>- 打字速度较快</w:t>
      </w:r>
    </w:p>
    <w:p w14:paraId="7B5BBA6E"/>
    <w:p w14:paraId="090C1523">
      <w:r>
        <w:t>个人特点：</w:t>
      </w:r>
    </w:p>
    <w:p w14:paraId="2F9386E7">
      <w:r>
        <w:t>- 做事比较细心，数字敏感度还行</w:t>
      </w:r>
    </w:p>
    <w:p w14:paraId="49AB25AF">
      <w:r>
        <w:t>- 性格偏内向但跟熟人能聊得开</w:t>
      </w:r>
    </w:p>
    <w:p w14:paraId="45D17547">
      <w:r>
        <w:t>- 能吃苦，可以接受加班</w:t>
      </w:r>
    </w:p>
    <w:p w14:paraId="0F8D024F"/>
    <w:p w14:paraId="2F9E3830">
      <w:r>
        <w:t>请帮我评估一下：</w:t>
      </w:r>
    </w:p>
    <w:p w14:paraId="63DE58B6">
      <w:r>
        <w:t>1. 以上哪些经历和技能适合放进求职简历</w:t>
      </w:r>
    </w:p>
    <w:p w14:paraId="63FE1EB3">
      <w:r>
        <w:t>2. 有没有我忽略了的、其实可以写进简历的内容</w:t>
      </w:r>
    </w:p>
    <w:p w14:paraId="26EC980A">
      <w:r>
        <w:t>3. 对于"帮舅舅记账两周""超市兼职一个月"这种经历，在简历上</w:t>
      </w:r>
    </w:p>
    <w:p w14:paraId="5D917765">
      <w:r>
        <w:t xml:space="preserve">   怎么描述才能体现出价值，但又不过度夸大</w:t>
      </w:r>
    </w:p>
    <w:p w14:paraId="309E4DA3">
      <w:pPr>
        <w:rPr>
          <w:rFonts w:hint="eastAsia"/>
        </w:rPr>
      </w:pPr>
      <w:r>
        <w:rPr>
          <w:rFonts w:hint="eastAsia"/>
        </w:rPr>
        <w:t>AI会帮你梳理出哪些适合写进简历、每项经历该怎么描述。</w:t>
      </w:r>
    </w:p>
    <w:p w14:paraId="441527ED">
      <w:pPr>
        <w:rPr>
          <w:rFonts w:hint="eastAsia"/>
        </w:rPr>
      </w:pPr>
      <w:r>
        <w:rPr>
          <w:rFonts w:hint="eastAsia"/>
          <w:b/>
          <w:bCs/>
        </w:rPr>
        <w:t>【知识卡片】简历描述中的"STAR法则"</w:t>
      </w:r>
    </w:p>
    <w:p w14:paraId="7AA99466">
      <w:pPr>
        <w:rPr>
          <w:rFonts w:hint="eastAsia"/>
        </w:rPr>
      </w:pPr>
      <w:r>
        <w:rPr>
          <w:rFonts w:hint="eastAsia"/>
        </w:rPr>
        <w:t>描述工作经历和项目经历时，可以用STAR法则来组织语言：</w:t>
      </w:r>
    </w:p>
    <w:p w14:paraId="56AEFD12">
      <w:pPr>
        <w:numPr>
          <w:ilvl w:val="0"/>
          <w:numId w:val="194"/>
        </w:numPr>
        <w:rPr>
          <w:rFonts w:hint="eastAsia"/>
        </w:rPr>
      </w:pPr>
      <w:r>
        <w:rPr>
          <w:rFonts w:hint="eastAsia"/>
          <w:b/>
          <w:bCs/>
        </w:rPr>
        <w:t>S（Situation）</w:t>
      </w:r>
      <w:r>
        <w:rPr>
          <w:rFonts w:hint="eastAsia"/>
        </w:rPr>
        <w:t>：当时的情境是什么</w:t>
      </w:r>
    </w:p>
    <w:p w14:paraId="122F8AA9">
      <w:pPr>
        <w:numPr>
          <w:ilvl w:val="0"/>
          <w:numId w:val="194"/>
        </w:numPr>
        <w:rPr>
          <w:rFonts w:hint="eastAsia"/>
        </w:rPr>
      </w:pPr>
      <w:r>
        <w:rPr>
          <w:rFonts w:hint="eastAsia"/>
          <w:b/>
          <w:bCs/>
        </w:rPr>
        <w:t>T（Task）</w:t>
      </w:r>
      <w:r>
        <w:rPr>
          <w:rFonts w:hint="eastAsia"/>
        </w:rPr>
        <w:t>：你的任务或目标是什么</w:t>
      </w:r>
    </w:p>
    <w:p w14:paraId="44E7372E">
      <w:pPr>
        <w:numPr>
          <w:ilvl w:val="0"/>
          <w:numId w:val="194"/>
        </w:numPr>
        <w:rPr>
          <w:rFonts w:hint="eastAsia"/>
        </w:rPr>
      </w:pPr>
      <w:r>
        <w:rPr>
          <w:rFonts w:hint="eastAsia"/>
          <w:b/>
          <w:bCs/>
        </w:rPr>
        <w:t>A（Action）</w:t>
      </w:r>
      <w:r>
        <w:rPr>
          <w:rFonts w:hint="eastAsia"/>
        </w:rPr>
        <w:t>：你具体做了什么</w:t>
      </w:r>
    </w:p>
    <w:p w14:paraId="753CCBFB">
      <w:pPr>
        <w:numPr>
          <w:ilvl w:val="0"/>
          <w:numId w:val="194"/>
        </w:numPr>
        <w:rPr>
          <w:rFonts w:hint="eastAsia"/>
        </w:rPr>
      </w:pPr>
      <w:r>
        <w:rPr>
          <w:rFonts w:hint="eastAsia"/>
          <w:b/>
          <w:bCs/>
        </w:rPr>
        <w:t>R（Result）</w:t>
      </w:r>
      <w:r>
        <w:rPr>
          <w:rFonts w:hint="eastAsia"/>
        </w:rPr>
        <w:t>：取得了什么结果</w:t>
      </w:r>
    </w:p>
    <w:p w14:paraId="386A4815">
      <w:pPr>
        <w:rPr>
          <w:rFonts w:hint="eastAsia"/>
        </w:rPr>
      </w:pPr>
      <w:r>
        <w:rPr>
          <w:rFonts w:hint="eastAsia"/>
        </w:rPr>
        <w:t>比如"超市兼职收银员"用STAR法则可以这样写：</w:t>
      </w:r>
    </w:p>
    <w:p w14:paraId="605C16AF">
      <w:pPr>
        <w:numPr>
          <w:ilvl w:val="0"/>
          <w:numId w:val="195"/>
        </w:numPr>
        <w:rPr>
          <w:rFonts w:hint="eastAsia"/>
        </w:rPr>
      </w:pPr>
      <w:r>
        <w:rPr>
          <w:rFonts w:hint="eastAsia"/>
        </w:rPr>
        <w:t>S：大一暑假在学校超市担任兼职收银员</w:t>
      </w:r>
    </w:p>
    <w:p w14:paraId="47DF153C">
      <w:pPr>
        <w:numPr>
          <w:ilvl w:val="0"/>
          <w:numId w:val="195"/>
        </w:numPr>
        <w:rPr>
          <w:rFonts w:hint="eastAsia"/>
        </w:rPr>
      </w:pPr>
      <w:r>
        <w:rPr>
          <w:rFonts w:hint="eastAsia"/>
        </w:rPr>
        <w:t>T：负责日常收银和商品盘点</w:t>
      </w:r>
    </w:p>
    <w:p w14:paraId="543E7A95">
      <w:pPr>
        <w:numPr>
          <w:ilvl w:val="0"/>
          <w:numId w:val="195"/>
        </w:numPr>
        <w:rPr>
          <w:rFonts w:hint="eastAsia"/>
        </w:rPr>
      </w:pPr>
      <w:r>
        <w:rPr>
          <w:rFonts w:hint="eastAsia"/>
        </w:rPr>
        <w:t>A：独立完成每日收银结算，协助完成了一次全店库存盘点</w:t>
      </w:r>
    </w:p>
    <w:p w14:paraId="7BF19385">
      <w:pPr>
        <w:numPr>
          <w:ilvl w:val="0"/>
          <w:numId w:val="195"/>
        </w:numPr>
        <w:rPr>
          <w:rFonts w:hint="eastAsia"/>
        </w:rPr>
      </w:pPr>
      <w:r>
        <w:rPr>
          <w:rFonts w:hint="eastAsia"/>
        </w:rPr>
        <w:t>R：一个月内零差错结算，盘点中发现了3处库存异常并上报</w:t>
      </w:r>
    </w:p>
    <w:p w14:paraId="7DB55D02">
      <w:pPr>
        <w:rPr>
          <w:rFonts w:hint="eastAsia"/>
        </w:rPr>
      </w:pPr>
      <w:r>
        <w:rPr>
          <w:rFonts w:hint="eastAsia"/>
        </w:rPr>
        <w:t>在提示词中可以告诉AI"请用STAR法则帮我优化经历描述"，AI会按这个结构帮你组织语言。</w:t>
      </w:r>
    </w:p>
    <w:p w14:paraId="31BE1422">
      <w:r>
        <w:rPr>
          <w:rFonts w:hint="eastAsia"/>
        </w:rPr>
        <w:t>一份适合高职高专毕业生的简历通常包含以下板块，见表10-1。</w:t>
      </w:r>
    </w:p>
    <w:p w14:paraId="7720B39B">
      <w:pPr>
        <w:jc w:val="center"/>
        <w:rPr>
          <w:rFonts w:hint="eastAsia"/>
        </w:rPr>
      </w:pPr>
      <w:r>
        <w:t>表10-1 高职高专毕业生简历的常见板块</w:t>
      </w:r>
    </w:p>
    <w:tbl>
      <w:tblPr>
        <w:tblStyle w:val="17"/>
        <w:tblW w:w="7296" w:type="dxa"/>
        <w:tblInd w:w="0" w:type="dxa"/>
        <w:tblLayout w:type="autofit"/>
        <w:tblCellMar>
          <w:top w:w="15" w:type="dxa"/>
          <w:left w:w="15" w:type="dxa"/>
          <w:bottom w:w="15" w:type="dxa"/>
          <w:right w:w="15" w:type="dxa"/>
        </w:tblCellMar>
      </w:tblPr>
      <w:tblGrid>
        <w:gridCol w:w="1072"/>
        <w:gridCol w:w="2699"/>
        <w:gridCol w:w="3525"/>
      </w:tblGrid>
      <w:tr w14:paraId="204F175A">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17204F">
            <w:pPr>
              <w:rPr>
                <w:rFonts w:hint="eastAsia"/>
                <w:b/>
                <w:bCs/>
              </w:rPr>
            </w:pPr>
            <w:r>
              <w:rPr>
                <w:b/>
                <w:bCs/>
              </w:rPr>
              <w:t>板块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3F6D3C">
            <w:pPr>
              <w:rPr>
                <w:b/>
                <w:bCs/>
              </w:rPr>
            </w:pPr>
            <w:r>
              <w:rPr>
                <w:b/>
                <w:bCs/>
              </w:rPr>
              <w:t>主要内容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4E7E46">
            <w:pPr>
              <w:rPr>
                <w:b/>
                <w:bCs/>
              </w:rPr>
            </w:pPr>
            <w:r>
              <w:rPr>
                <w:b/>
                <w:bCs/>
              </w:rPr>
              <w:t>注意事项</w:t>
            </w:r>
          </w:p>
        </w:tc>
      </w:tr>
      <w:tr w14:paraId="0D2F80E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53F9BF5">
            <w:r>
              <w:t>基本信息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4ECBB0">
            <w:r>
              <w:t>姓名、联系方式、求职意向</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E8F5EF">
            <w:r>
              <w:t>不需要写身高体重、民族、政治面貌（除非岗位有要求）</w:t>
            </w:r>
          </w:p>
        </w:tc>
      </w:tr>
      <w:tr w14:paraId="03D63A8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2701446">
            <w:r>
              <w:t>教育背景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0C6A7C8">
            <w:r>
              <w:t>学校、专业、入学和毕业时间、主修课程</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01F824A">
            <w:r>
              <w:t>主修课程只列与目标岗位相关的</w:t>
            </w:r>
          </w:p>
        </w:tc>
      </w:tr>
      <w:tr w14:paraId="7627C1F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9051BE">
            <w:r>
              <w:t>证书与技能</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9CB3CC">
            <w:r>
              <w:t>专业资格证、计算机证书、语言能力等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AA87C8">
            <w:r>
              <w:t>只写已经拿到的，不要写"正在准备考"的</w:t>
            </w:r>
          </w:p>
        </w:tc>
      </w:tr>
      <w:tr w14:paraId="6612C5B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E4A3245">
            <w:r>
              <w:t>实践经历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F776ACB">
            <w:r>
              <w:t>实习、兼职、项目经历等</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348AC9D">
            <w:r>
              <w:t>用动词开头、量化成果（数字说话）</w:t>
            </w:r>
          </w:p>
        </w:tc>
      </w:tr>
      <w:tr w14:paraId="1874CCA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9381701">
            <w:r>
              <w:t>校园活动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D78888">
            <w:r>
              <w:t>社团、比赛、志愿服务等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9DBD53">
            <w:r>
              <w:t>只写有实际参与和贡献的</w:t>
            </w:r>
          </w:p>
        </w:tc>
      </w:tr>
      <w:tr w14:paraId="12A4252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3DB0E29">
            <w:r>
              <w:t>自我评价</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5BB1449">
            <w:r>
              <w:t>2~3句话概括个人特点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0602BF">
            <w:r>
              <w:t>具体可感，不要空洞地说"积极向上、团队协作"</w:t>
            </w:r>
          </w:p>
        </w:tc>
      </w:tr>
    </w:tbl>
    <w:p w14:paraId="3E31A20E">
      <w:r>
        <w:rPr>
          <w:rFonts w:hint="eastAsia"/>
        </w:rPr>
        <w:pict>
          <v:rect id="_x0000_i1388" o:spt="1" style="height:3pt;width:0pt;" fillcolor="#A0A0A0" filled="t" stroked="f" coordsize="21600,21600" o:hr="t" o:hrstd="t" o:hralign="center">
            <v:path/>
            <v:fill on="t" focussize="0,0"/>
            <v:stroke on="f"/>
            <v:imagedata o:title=""/>
            <o:lock v:ext="edit"/>
            <w10:wrap type="none"/>
            <w10:anchorlock/>
          </v:rect>
        </w:pict>
      </w:r>
    </w:p>
    <w:p w14:paraId="1122D3F9">
      <w:pPr>
        <w:rPr>
          <w:rFonts w:hint="eastAsia"/>
          <w:b/>
          <w:bCs/>
        </w:rPr>
      </w:pPr>
      <w:r>
        <w:rPr>
          <w:rFonts w:hint="eastAsia"/>
          <w:b/>
          <w:bCs/>
        </w:rPr>
        <w:t>二、让AI撰写求职信和自荐信</w:t>
      </w:r>
    </w:p>
    <w:p w14:paraId="002AA59E">
      <w:pPr>
        <w:rPr>
          <w:rFonts w:hint="eastAsia"/>
        </w:rPr>
      </w:pPr>
      <w:r>
        <w:rPr>
          <w:rFonts w:hint="eastAsia"/>
        </w:rPr>
        <w:t>求职信跟简历的区别在于：简历是"罗列事实"，求职信是"讲述故事"——你为什么对这个岗位感兴趣、你有什么匹配的能力、你能给公司带来什么价值。</w:t>
      </w:r>
    </w:p>
    <w:p w14:paraId="7F204DAD">
      <w:r>
        <w:t>请帮我写一封求职信，应聘某商贸公司的财务助理实习岗位。</w:t>
      </w:r>
    </w:p>
    <w:p w14:paraId="1550D74B"/>
    <w:p w14:paraId="59601A42">
      <w:r>
        <w:t>岗位要求（从招聘信息中摘录）：</w:t>
      </w:r>
    </w:p>
    <w:p w14:paraId="56DC30CA">
      <w:r>
        <w:t>- 财务、会计相关专业在校生</w:t>
      </w:r>
    </w:p>
    <w:p w14:paraId="584894EA">
      <w:r>
        <w:t>- 熟悉基本的会计核算流程</w:t>
      </w:r>
    </w:p>
    <w:p w14:paraId="7385C58C">
      <w:r>
        <w:t>- 熟练使用Excel</w:t>
      </w:r>
    </w:p>
    <w:p w14:paraId="6DF88551">
      <w:r>
        <w:t>- 工作细心、责任心强</w:t>
      </w:r>
    </w:p>
    <w:p w14:paraId="721F5F32">
      <w:r>
        <w:t>- 实习期不少于3个月</w:t>
      </w:r>
    </w:p>
    <w:p w14:paraId="3893FB39"/>
    <w:p w14:paraId="20198F81">
      <w:r>
        <w:t>我的基本情况（真实信息）：</w:t>
      </w:r>
    </w:p>
    <w:p w14:paraId="0FA2FA85">
      <w:r>
        <w:t>- 大数据与会计专业大三学生</w:t>
      </w:r>
    </w:p>
    <w:p w14:paraId="7A716BB2">
      <w:r>
        <w:t>- 已取得初级会计资格证</w:t>
      </w:r>
    </w:p>
    <w:p w14:paraId="6C3D9262">
      <w:r>
        <w:t>- 在课程实训中完成过模拟企业一个月的账务处理</w:t>
      </w:r>
    </w:p>
    <w:p w14:paraId="1125AA39">
      <w:r>
        <w:t>- 帮亲属的小店做过两周的手工记账</w:t>
      </w:r>
    </w:p>
    <w:p w14:paraId="6D00007B">
      <w:r>
        <w:t>- Excel操作熟练（常用函数、透视表都会用）</w:t>
      </w:r>
    </w:p>
    <w:p w14:paraId="341F5C3B">
      <w:r>
        <w:t>- 做事细心，数学课和会计课的作业从没出过计算错误</w:t>
      </w:r>
    </w:p>
    <w:p w14:paraId="32220C7D"/>
    <w:p w14:paraId="5F45F512">
      <w:r>
        <w:t>要求：</w:t>
      </w:r>
    </w:p>
    <w:p w14:paraId="19D78F54">
      <w:r>
        <w:t>1. 300字左右</w:t>
      </w:r>
    </w:p>
    <w:p w14:paraId="7DA2508B">
      <w:r>
        <w:t>2. 开头说明应聘的岗位和信息来源</w:t>
      </w:r>
    </w:p>
    <w:p w14:paraId="56F8EC31">
      <w:r>
        <w:t>3. 中间段落把我的优势和岗位要求做对应匹配</w:t>
      </w:r>
    </w:p>
    <w:p w14:paraId="2689EBD8">
      <w:r>
        <w:t>4. 结尾表达面试意愿和感谢</w:t>
      </w:r>
    </w:p>
    <w:p w14:paraId="1429815B">
      <w:r>
        <w:t>5. 语气诚恳自信但不自夸，不要用太花哨的措辞</w:t>
      </w:r>
    </w:p>
    <w:p w14:paraId="17544944">
      <w:r>
        <w:t>6. 不要编造任何我没有提到的经历或技能</w:t>
      </w:r>
    </w:p>
    <w:p w14:paraId="178B7AF1">
      <w:pPr>
        <w:rPr>
          <w:rFonts w:hint="eastAsia"/>
        </w:rPr>
      </w:pPr>
      <w:r>
        <w:rPr>
          <w:rFonts w:hint="eastAsia"/>
        </w:rPr>
        <w:t>最后一条限制非常关键——</w:t>
      </w:r>
      <w:r>
        <w:rPr>
          <w:rFonts w:hint="eastAsia"/>
          <w:b/>
          <w:bCs/>
        </w:rPr>
        <w:t>不要让AI编造经历</w:t>
      </w:r>
      <w:r>
        <w:rPr>
          <w:rFonts w:hint="eastAsia"/>
        </w:rPr>
        <w:t>。AI为了让求职信显得"更丰满"，经常会自行添加一些你根本没有的经历。每次拿到AI写的求职信，必须逐句检查有没有虚构的内容。</w:t>
      </w:r>
    </w:p>
    <w:p w14:paraId="5CF81CBB">
      <w:pPr>
        <w:rPr>
          <w:rFonts w:hint="eastAsia"/>
        </w:rPr>
      </w:pPr>
      <w:r>
        <w:rPr>
          <w:rFonts w:hint="eastAsia"/>
        </w:rPr>
        <w:pict>
          <v:rect id="_x0000_i1389" o:spt="1" style="height:3pt;width:0pt;" fillcolor="#A0A0A0" filled="t" stroked="f" coordsize="21600,21600" o:hr="t" o:hrstd="t" o:hralign="center">
            <v:path/>
            <v:fill on="t" focussize="0,0"/>
            <v:stroke on="f"/>
            <v:imagedata o:title=""/>
            <o:lock v:ext="edit"/>
            <w10:wrap type="none"/>
            <w10:anchorlock/>
          </v:rect>
        </w:pict>
      </w:r>
    </w:p>
    <w:p w14:paraId="35732014">
      <w:pPr>
        <w:rPr>
          <w:rFonts w:hint="eastAsia"/>
          <w:b/>
          <w:bCs/>
        </w:rPr>
      </w:pPr>
      <w:r>
        <w:rPr>
          <w:rFonts w:hint="eastAsia"/>
          <w:b/>
          <w:bCs/>
        </w:rPr>
        <w:t>三、让AI针对不同岗位优化简历内容</w:t>
      </w:r>
    </w:p>
    <w:p w14:paraId="1CA2798F">
      <w:pPr>
        <w:rPr>
          <w:rFonts w:hint="eastAsia"/>
        </w:rPr>
      </w:pPr>
      <w:r>
        <w:rPr>
          <w:rFonts w:hint="eastAsia"/>
        </w:rPr>
        <w:t>同一个人投不同的岗位，简历的侧重点应该是不一样的。投财务岗位要突出会计技能和细心特质，投市场营销岗位要突出沟通能力和创意思维，投电商运营岗位要突出数据分析能力和平台操作经验。</w:t>
      </w:r>
    </w:p>
    <w:p w14:paraId="201E11B5">
      <w:r>
        <w:t>以下是我的完整简历内容：</w:t>
      </w:r>
    </w:p>
    <w:p w14:paraId="3C9A0D6B">
      <w:r>
        <w:t>[粘贴简历全文]</w:t>
      </w:r>
    </w:p>
    <w:p w14:paraId="7D019257"/>
    <w:p w14:paraId="405816F4">
      <w:r>
        <w:t>现在我要投递两个不同的岗位：</w:t>
      </w:r>
    </w:p>
    <w:p w14:paraId="0E757885">
      <w:r>
        <w:t>岗位A：某商贸公司的财务助理实习</w:t>
      </w:r>
    </w:p>
    <w:p w14:paraId="4B9D2CAE">
      <w:r>
        <w:t>岗位B：某电商公司的运营助理实习</w:t>
      </w:r>
    </w:p>
    <w:p w14:paraId="67C7E90C"/>
    <w:p w14:paraId="7B446964">
      <w:r>
        <w:t>请帮我分析：</w:t>
      </w:r>
    </w:p>
    <w:p w14:paraId="0A8C2116">
      <w:r>
        <w:t>1. 对于岗位A，我的简历中哪些内容应该放在前面重点展示？</w:t>
      </w:r>
    </w:p>
    <w:p w14:paraId="3CDDF0EE">
      <w:r>
        <w:t xml:space="preserve">   哪些可以弱化或删掉？</w:t>
      </w:r>
    </w:p>
    <w:p w14:paraId="2970AD2F">
      <w:r>
        <w:t>2. 对于岗位B，侧重点应该怎么调整？</w:t>
      </w:r>
    </w:p>
    <w:p w14:paraId="62B0ABEE">
      <w:r>
        <w:t>3. 请分别给出两个岗位对应的"自我评价"板块的写法</w:t>
      </w:r>
    </w:p>
    <w:p w14:paraId="2EC0AAB8">
      <w:pPr>
        <w:rPr>
          <w:rFonts w:hint="eastAsia"/>
        </w:rPr>
      </w:pPr>
      <w:r>
        <w:rPr>
          <w:rFonts w:hint="eastAsia"/>
          <w:b/>
          <w:bCs/>
        </w:rPr>
        <w:t>【想一想】</w:t>
      </w:r>
    </w:p>
    <w:p w14:paraId="306225D8">
      <w:pPr>
        <w:rPr>
          <w:rFonts w:hint="eastAsia"/>
        </w:rPr>
      </w:pPr>
      <w:r>
        <w:rPr>
          <w:rFonts w:hint="eastAsia"/>
        </w:rPr>
        <w:t>很多同学投简历是"一份简历打天下"——不管投什么岗位都用同一份。这就好比不管对方问什么问题你都给同一个回答——哪怕答案本身不差，也会显得"这个人不太用心"。</w:t>
      </w:r>
    </w:p>
    <w:p w14:paraId="40529082">
      <w:pPr>
        <w:rPr>
          <w:rFonts w:hint="eastAsia"/>
        </w:rPr>
      </w:pPr>
      <w:r>
        <w:rPr>
          <w:rFonts w:hint="eastAsia"/>
        </w:rPr>
        <w:t>调整简历不是要"编不同版本的谎言"，而是在</w:t>
      </w:r>
      <w:r>
        <w:rPr>
          <w:rFonts w:hint="eastAsia"/>
          <w:b/>
          <w:bCs/>
        </w:rPr>
        <w:t>真实信息不变</w:t>
      </w:r>
      <w:r>
        <w:rPr>
          <w:rFonts w:hint="eastAsia"/>
        </w:rPr>
        <w:t>的前提下，把跟目标岗位最匹配的经历和技能放到最醒目的位置。</w:t>
      </w:r>
    </w:p>
    <w:p w14:paraId="3A7E982E">
      <w:pPr>
        <w:rPr>
          <w:rFonts w:hint="eastAsia"/>
        </w:rPr>
      </w:pPr>
      <w:r>
        <w:rPr>
          <w:rFonts w:hint="eastAsia"/>
        </w:rPr>
        <w:pict>
          <v:rect id="_x0000_i1390" o:spt="1" style="height:3pt;width:0pt;" fillcolor="#A0A0A0" filled="t" stroked="f" coordsize="21600,21600" o:hr="t" o:hrstd="t" o:hralign="center">
            <v:path/>
            <v:fill on="t" focussize="0,0"/>
            <v:stroke on="f"/>
            <v:imagedata o:title=""/>
            <o:lock v:ext="edit"/>
            <w10:wrap type="none"/>
            <w10:anchorlock/>
          </v:rect>
        </w:pict>
      </w:r>
    </w:p>
    <w:p w14:paraId="25A0E518">
      <w:pPr>
        <w:rPr>
          <w:rFonts w:hint="eastAsia"/>
          <w:b/>
          <w:bCs/>
        </w:rPr>
      </w:pPr>
      <w:r>
        <w:rPr>
          <w:rFonts w:hint="eastAsia"/>
          <w:b/>
          <w:bCs/>
        </w:rPr>
        <w:t>四、求职材料中的真实性原则</w:t>
      </w:r>
    </w:p>
    <w:p w14:paraId="28818F07">
      <w:r>
        <w:rPr>
          <w:rFonts w:hint="eastAsia"/>
        </w:rPr>
        <w:t>这是本任务最重要的一个话题。求职材料中常见的真实性问题见表10-2。</w:t>
      </w:r>
    </w:p>
    <w:p w14:paraId="09F01332">
      <w:pPr>
        <w:jc w:val="center"/>
        <w:rPr>
          <w:rFonts w:hint="eastAsia"/>
        </w:rPr>
      </w:pPr>
      <w:r>
        <w:rPr>
          <w:rFonts w:hint="eastAsia"/>
        </w:rPr>
        <w:t>表10-2 求职材料中常见的真实性问题</w:t>
      </w:r>
    </w:p>
    <w:tbl>
      <w:tblPr>
        <w:tblStyle w:val="17"/>
        <w:tblW w:w="7296" w:type="dxa"/>
        <w:tblInd w:w="0" w:type="dxa"/>
        <w:tblLayout w:type="autofit"/>
        <w:tblCellMar>
          <w:top w:w="15" w:type="dxa"/>
          <w:left w:w="15" w:type="dxa"/>
          <w:bottom w:w="15" w:type="dxa"/>
          <w:right w:w="15" w:type="dxa"/>
        </w:tblCellMar>
      </w:tblPr>
      <w:tblGrid>
        <w:gridCol w:w="1026"/>
        <w:gridCol w:w="2875"/>
        <w:gridCol w:w="3395"/>
      </w:tblGrid>
      <w:tr w14:paraId="6432DC56">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D58DA0F">
            <w:pPr>
              <w:rPr>
                <w:rFonts w:hint="eastAsia"/>
                <w:b/>
                <w:bCs/>
              </w:rPr>
            </w:pPr>
            <w:r>
              <w:rPr>
                <w:b/>
                <w:bCs/>
              </w:rPr>
              <w:t>虚假类型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B2351D">
            <w:pPr>
              <w:rPr>
                <w:b/>
                <w:bCs/>
              </w:rPr>
            </w:pPr>
            <w:r>
              <w:rPr>
                <w:b/>
                <w:bCs/>
              </w:rPr>
              <w:t>举例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AC4DD5">
            <w:pPr>
              <w:rPr>
                <w:b/>
                <w:bCs/>
              </w:rPr>
            </w:pPr>
            <w:r>
              <w:rPr>
                <w:b/>
                <w:bCs/>
              </w:rPr>
              <w:t>后果</w:t>
            </w:r>
          </w:p>
        </w:tc>
      </w:tr>
      <w:tr w14:paraId="63DC54C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3BC808">
            <w:r>
              <w:t>虚构经历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67586E4">
            <w:r>
              <w:t>从来没在事务所实习过却写"实习三个月"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C4A436">
            <w:r>
              <w:t>面试时一问就露馅；入职后被发现可能直接开除</w:t>
            </w:r>
          </w:p>
        </w:tc>
      </w:tr>
      <w:tr w14:paraId="6DCC805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6AC3F3E">
            <w:r>
              <w:t>伪造证书</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902D9CE">
            <w:r>
              <w:t>没考过中级会计师却写在简历上</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D6A9B17">
            <w:r>
              <w:t>入职时HR会核验证书，查不到就视为欺诈</w:t>
            </w:r>
          </w:p>
        </w:tc>
      </w:tr>
      <w:tr w14:paraId="0122F26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658D22">
            <w:r>
              <w:t>夸大职责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E43C47">
            <w:r>
              <w:t>只是跟着师傅打下手却写"独立负责项目"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9E92AFC">
            <w:r>
              <w:t>面试时追问细节答不上来</w:t>
            </w:r>
          </w:p>
        </w:tc>
      </w:tr>
      <w:tr w14:paraId="1428BFB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4BAC9DD">
            <w:r>
              <w:t>美化数据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CDEF8B4">
            <w:r>
              <w:t>兼职一个月写成"半年"</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0F7F96F">
            <w:r>
              <w:t>一旦做背景调查立刻穿帮</w:t>
            </w:r>
          </w:p>
        </w:tc>
      </w:tr>
      <w:tr w14:paraId="2260B85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A4F7F48">
            <w:r>
              <w:t>AI编造的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D2E903">
            <w:r>
              <w:t>AI自行添加了你没有的技能或经历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41FBAB">
            <w:r>
              <w:t>你不检查就提交，等于自己签字认可了虚假信息</w:t>
            </w:r>
          </w:p>
        </w:tc>
      </w:tr>
    </w:tbl>
    <w:p w14:paraId="738BFC86">
      <w:r>
        <w:rPr>
          <w:rFonts w:hint="eastAsia"/>
          <w:b/>
          <w:bCs/>
        </w:rPr>
        <w:t>【翻车现场】简历上的"精通Python"害了他</w:t>
      </w:r>
    </w:p>
    <w:p w14:paraId="5C639F9B">
      <w:pPr>
        <w:rPr>
          <w:rFonts w:hint="eastAsia"/>
        </w:rPr>
      </w:pPr>
      <w:r>
        <w:rPr>
          <w:rFonts w:hint="eastAsia"/>
        </w:rPr>
        <w:t>某校一名学生在简历上写了"精通Python数据分析"——这其实是AI帮他写简历时自动添加的，因为他在提示词里说了一句"了解一点编程"。AI把"了解一点"升级成了"精通"。他没仔细检查就投了出去。</w:t>
      </w:r>
    </w:p>
    <w:p w14:paraId="74EEF21E">
      <w:pPr>
        <w:rPr>
          <w:rFonts w:hint="eastAsia"/>
        </w:rPr>
      </w:pPr>
      <w:r>
        <w:rPr>
          <w:rFonts w:hint="eastAsia"/>
        </w:rPr>
        <w:t>面试的时候，面试官说："你简历上写精通Python，正好我们有个数据清洗的需求，你演示一下怎么用pandas读取一个CSV文件？"</w:t>
      </w:r>
    </w:p>
    <w:p w14:paraId="0DCB6FEC">
      <w:pPr>
        <w:rPr>
          <w:rFonts w:hint="eastAsia"/>
        </w:rPr>
      </w:pPr>
      <w:r>
        <w:rPr>
          <w:rFonts w:hint="eastAsia"/>
        </w:rPr>
        <w:t>他当场傻了——pandas是什么都不知道。面试官的脸色瞬间变了。这次面试不仅没通过，连他其他真实的能力也打了折扣——因为面试官已经对他的诚信产生了怀疑。</w:t>
      </w:r>
    </w:p>
    <w:p w14:paraId="5091707F">
      <w:pPr>
        <w:rPr>
          <w:rFonts w:hint="eastAsia"/>
        </w:rPr>
      </w:pPr>
      <w:r>
        <w:rPr>
          <w:rFonts w:hint="eastAsia"/>
        </w:rPr>
        <w:t>教训极其深刻：</w:t>
      </w:r>
      <w:r>
        <w:rPr>
          <w:rFonts w:hint="eastAsia"/>
          <w:b/>
          <w:bCs/>
        </w:rPr>
        <w:t>简历上写的每一项技能和经历，你都要准备好在面试中被追问。写了"精通"就要能演示精通的水平，写了"独立完成"就要能讲清楚完成的全过程。写不出来的，宁可不写。</w:t>
      </w:r>
    </w:p>
    <w:p w14:paraId="7695A814">
      <w:pPr>
        <w:rPr>
          <w:rFonts w:hint="eastAsia"/>
        </w:rPr>
      </w:pPr>
      <w:r>
        <w:rPr>
          <w:rFonts w:hint="eastAsia"/>
          <w:b/>
          <w:bCs/>
        </w:rPr>
        <w:t>【职业素养】简历是你的第一张职业名片</w:t>
      </w:r>
    </w:p>
    <w:p w14:paraId="665DEF57">
      <w:pPr>
        <w:rPr>
          <w:rFonts w:hint="eastAsia"/>
        </w:rPr>
      </w:pPr>
      <w:r>
        <w:rPr>
          <w:rFonts w:hint="eastAsia"/>
        </w:rPr>
        <w:t>简历上的每一个字都代表着你这个人的信用。在你没有工作经验、没有职业口碑的时候，简历几乎是HR判断你是否值得信任的唯一依据。</w:t>
      </w:r>
    </w:p>
    <w:p w14:paraId="3CB3C1FC">
      <w:pPr>
        <w:rPr>
          <w:rFonts w:hint="eastAsia"/>
        </w:rPr>
      </w:pPr>
      <w:r>
        <w:rPr>
          <w:rFonts w:hint="eastAsia"/>
        </w:rPr>
        <w:t>如果一份简历连最基本的真实性都做不到，HR有什么理由相信你入职后做的账目是真实的、写的报告是真实的、跟客户说的话是真实的？</w:t>
      </w:r>
    </w:p>
    <w:p w14:paraId="5725B12B">
      <w:pPr>
        <w:rPr>
          <w:rFonts w:hint="eastAsia"/>
        </w:rPr>
      </w:pPr>
      <w:r>
        <w:rPr>
          <w:rFonts w:hint="eastAsia"/>
        </w:rPr>
        <w:t>用AI帮你优化措辞和排版——完全没问题。但</w:t>
      </w:r>
      <w:r>
        <w:rPr>
          <w:rFonts w:hint="eastAsia"/>
          <w:b/>
          <w:bCs/>
        </w:rPr>
        <w:t>内容必须是你自己真实的经历、真实的技能、真实的成绩</w:t>
      </w:r>
      <w:r>
        <w:rPr>
          <w:rFonts w:hint="eastAsia"/>
        </w:rPr>
        <w:t>。简历可以"不够丰满"，但不可以"不够真实"。一份朴素但诚实的简历，远比一份华丽但注水的简历更能赢得尊重。</w:t>
      </w:r>
    </w:p>
    <w:p w14:paraId="5C0AA98B">
      <w:pPr>
        <w:rPr>
          <w:rFonts w:hint="eastAsia"/>
        </w:rPr>
      </w:pPr>
      <w:r>
        <w:rPr>
          <w:rFonts w:hint="eastAsia"/>
        </w:rPr>
        <w:pict>
          <v:rect id="_x0000_i1391" o:spt="1" style="height:3pt;width:0pt;" fillcolor="#A0A0A0" filled="t" stroked="f" coordsize="21600,21600" o:hr="t" o:hrstd="t" o:hralign="center">
            <v:path/>
            <v:fill on="t" focussize="0,0"/>
            <v:stroke on="f"/>
            <v:imagedata o:title=""/>
            <o:lock v:ext="edit"/>
            <w10:wrap type="none"/>
            <w10:anchorlock/>
          </v:rect>
        </w:pict>
      </w:r>
    </w:p>
    <w:p w14:paraId="20171B0E">
      <w:pPr>
        <w:rPr>
          <w:rFonts w:hint="eastAsia"/>
        </w:rPr>
      </w:pPr>
      <w:r>
        <w:rPr>
          <w:rFonts w:hint="eastAsia"/>
          <w:b/>
          <w:bCs/>
        </w:rPr>
        <w:t>【任务小结与自测】</w:t>
      </w:r>
    </w:p>
    <w:p w14:paraId="3175AE98">
      <w:pPr>
        <w:rPr>
          <w:rFonts w:hint="eastAsia"/>
        </w:rPr>
      </w:pPr>
      <w:r>
        <w:rPr>
          <w:rFonts w:hint="eastAsia"/>
        </w:rPr>
        <w:t>完成任务一后，检查一下：</w:t>
      </w:r>
    </w:p>
    <w:p w14:paraId="0AB7D424">
      <w:pPr>
        <w:numPr>
          <w:ilvl w:val="0"/>
          <w:numId w:val="196"/>
        </w:numPr>
        <w:rPr>
          <w:rFonts w:hint="eastAsia"/>
        </w:rPr>
      </w:pPr>
      <w:r>
        <w:rPr>
          <w:rFonts w:hint="eastAsia"/>
        </w:rPr>
        <w:t>能先自己列出素材清单，再交给AI搭建简历框架</w:t>
      </w:r>
    </w:p>
    <w:p w14:paraId="4952112A">
      <w:pPr>
        <w:numPr>
          <w:ilvl w:val="0"/>
          <w:numId w:val="196"/>
        </w:numPr>
        <w:rPr>
          <w:rFonts w:hint="eastAsia"/>
        </w:rPr>
      </w:pPr>
      <w:r>
        <w:rPr>
          <w:rFonts w:hint="eastAsia"/>
        </w:rPr>
        <w:t>知道用STAR法则描述实践经历</w:t>
      </w:r>
    </w:p>
    <w:p w14:paraId="6C6958EA">
      <w:pPr>
        <w:numPr>
          <w:ilvl w:val="0"/>
          <w:numId w:val="196"/>
        </w:numPr>
        <w:rPr>
          <w:rFonts w:hint="eastAsia"/>
        </w:rPr>
      </w:pPr>
      <w:r>
        <w:rPr>
          <w:rFonts w:hint="eastAsia"/>
        </w:rPr>
        <w:t>能让AI写求职信并根据岗位要求做针对性匹配</w:t>
      </w:r>
    </w:p>
    <w:p w14:paraId="2084EEFD">
      <w:pPr>
        <w:numPr>
          <w:ilvl w:val="0"/>
          <w:numId w:val="196"/>
        </w:numPr>
        <w:rPr>
          <w:rFonts w:hint="eastAsia"/>
        </w:rPr>
      </w:pPr>
      <w:r>
        <w:rPr>
          <w:rFonts w:hint="eastAsia"/>
        </w:rPr>
        <w:t>知道不同岗位的简历侧重点应该不同</w:t>
      </w:r>
    </w:p>
    <w:p w14:paraId="26D11BA1">
      <w:pPr>
        <w:numPr>
          <w:ilvl w:val="0"/>
          <w:numId w:val="196"/>
        </w:numPr>
        <w:rPr>
          <w:rFonts w:hint="eastAsia"/>
        </w:rPr>
      </w:pPr>
      <w:r>
        <w:rPr>
          <w:rFonts w:hint="eastAsia"/>
        </w:rPr>
        <w:t>牢记简历的真实性底线——AI写的每一句话都要核实是否属实</w:t>
      </w:r>
    </w:p>
    <w:p w14:paraId="3F1DC069">
      <w:pPr>
        <w:rPr>
          <w:rFonts w:hint="eastAsia"/>
        </w:rPr>
      </w:pPr>
      <w:r>
        <w:rPr>
          <w:rFonts w:hint="eastAsia"/>
        </w:rPr>
        <w:pict>
          <v:rect id="_x0000_i1392" o:spt="1" style="height:3pt;width:0pt;" fillcolor="#A0A0A0" filled="t" stroked="f" coordsize="21600,21600" o:hr="t" o:hrstd="t" o:hralign="center">
            <v:path/>
            <v:fill on="t" focussize="0,0"/>
            <v:stroke on="f"/>
            <v:imagedata o:title=""/>
            <o:lock v:ext="edit"/>
            <w10:wrap type="none"/>
            <w10:anchorlock/>
          </v:rect>
        </w:pict>
      </w:r>
    </w:p>
    <w:p w14:paraId="736B5C93">
      <w:pPr>
        <w:rPr>
          <w:rFonts w:hint="eastAsia"/>
          <w:b/>
          <w:bCs/>
        </w:rPr>
      </w:pPr>
      <w:r>
        <w:rPr>
          <w:rFonts w:hint="eastAsia"/>
          <w:b/>
          <w:bCs/>
        </w:rPr>
        <w:t>任务二 用AI准备面试</w:t>
      </w:r>
    </w:p>
    <w:p w14:paraId="78CB6AD6">
      <w:pPr>
        <w:rPr>
          <w:rFonts w:hint="eastAsia"/>
        </w:rPr>
      </w:pPr>
      <w:r>
        <w:rPr>
          <w:rFonts w:hint="eastAsia"/>
          <w:b/>
          <w:bCs/>
        </w:rPr>
        <w:t>【任务描述】</w:t>
      </w:r>
      <w:r>
        <w:rPr>
          <w:rFonts w:hint="eastAsia"/>
        </w:rPr>
        <w:t> 简历通过了，面试才是真正的考验。面试紧张是正常的，但紧张的程度跟准备的充分程度成反比——准备越充分，紧张越少。AI可以帮你提前准备常见问题的回答思路，还能扮演面试官跟你对练，让你在真正的面试前积累"实战经验"。</w:t>
      </w:r>
    </w:p>
    <w:p w14:paraId="2ECE8243">
      <w:pPr>
        <w:rPr>
          <w:rFonts w:hint="eastAsia"/>
        </w:rPr>
      </w:pPr>
      <w:r>
        <w:rPr>
          <w:rFonts w:hint="eastAsia"/>
        </w:rPr>
        <w:pict>
          <v:rect id="_x0000_i1393" o:spt="1" style="height:3pt;width:0pt;" fillcolor="#A0A0A0" filled="t" stroked="f" coordsize="21600,21600" o:hr="t" o:hrstd="t" o:hralign="center">
            <v:path/>
            <v:fill on="t" focussize="0,0"/>
            <v:stroke on="f"/>
            <v:imagedata o:title=""/>
            <o:lock v:ext="edit"/>
            <w10:wrap type="none"/>
            <w10:anchorlock/>
          </v:rect>
        </w:pict>
      </w:r>
    </w:p>
    <w:p w14:paraId="43681B2F">
      <w:pPr>
        <w:rPr>
          <w:rFonts w:hint="eastAsia"/>
          <w:b/>
          <w:bCs/>
        </w:rPr>
      </w:pPr>
      <w:r>
        <w:rPr>
          <w:rFonts w:hint="eastAsia"/>
          <w:b/>
          <w:bCs/>
        </w:rPr>
        <w:t>一、让AI整理常见面试问题和参考回答</w:t>
      </w:r>
    </w:p>
    <w:p w14:paraId="0BE7A18F">
      <w:r>
        <w:rPr>
          <w:rFonts w:hint="eastAsia"/>
        </w:rPr>
        <w:t>不同岗位的面试问题各有不同，但有一些"万年必考题"几乎每次面试都会遇到。常见的高频面试问题见表10-3。</w:t>
      </w:r>
    </w:p>
    <w:p w14:paraId="5D352D2F">
      <w:pPr>
        <w:jc w:val="center"/>
        <w:rPr>
          <w:rFonts w:hint="eastAsia"/>
        </w:rPr>
      </w:pPr>
      <w:r>
        <w:rPr>
          <w:rFonts w:hint="eastAsia"/>
        </w:rPr>
        <w:t>表10-3 面试中的高频问题类型</w:t>
      </w:r>
    </w:p>
    <w:tbl>
      <w:tblPr>
        <w:tblStyle w:val="17"/>
        <w:tblW w:w="7296" w:type="dxa"/>
        <w:tblInd w:w="0" w:type="dxa"/>
        <w:tblLayout w:type="autofit"/>
        <w:tblCellMar>
          <w:top w:w="15" w:type="dxa"/>
          <w:left w:w="15" w:type="dxa"/>
          <w:bottom w:w="15" w:type="dxa"/>
          <w:right w:w="15" w:type="dxa"/>
        </w:tblCellMar>
      </w:tblPr>
      <w:tblGrid>
        <w:gridCol w:w="959"/>
        <w:gridCol w:w="3232"/>
        <w:gridCol w:w="3105"/>
      </w:tblGrid>
      <w:tr w14:paraId="1C333956">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2DA95D">
            <w:pPr>
              <w:rPr>
                <w:rFonts w:hint="eastAsia"/>
                <w:b/>
                <w:bCs/>
              </w:rPr>
            </w:pPr>
            <w:r>
              <w:rPr>
                <w:b/>
                <w:bCs/>
              </w:rPr>
              <w:t>问题类型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C73A64">
            <w:pPr>
              <w:rPr>
                <w:b/>
                <w:bCs/>
              </w:rPr>
            </w:pPr>
            <w:r>
              <w:rPr>
                <w:b/>
                <w:bCs/>
              </w:rPr>
              <w:t>典型问题举例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17CD7E">
            <w:pPr>
              <w:rPr>
                <w:b/>
                <w:bCs/>
              </w:rPr>
            </w:pPr>
            <w:r>
              <w:rPr>
                <w:b/>
                <w:bCs/>
              </w:rPr>
              <w:t>回答要点</w:t>
            </w:r>
          </w:p>
        </w:tc>
      </w:tr>
      <w:tr w14:paraId="70897C3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2B6B8F">
            <w:r>
              <w:t>自我介绍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CA4C8D">
            <w:r>
              <w:t>"请用1~2分钟介绍一下你自己"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E7A3F3">
            <w:r>
              <w:t>重点说跟岗位相关的经历和优势，不要复述简历</w:t>
            </w:r>
          </w:p>
        </w:tc>
      </w:tr>
      <w:tr w14:paraId="658DEC9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5701DA1">
            <w:r>
              <w:t>动机类</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92D91DE">
            <w:r>
              <w:t>"你为什么想来我们公司""为什么选这个岗位"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441A61A">
            <w:r>
              <w:t>要体现对公司和岗位的了解，不能说"随便投的"</w:t>
            </w:r>
          </w:p>
        </w:tc>
      </w:tr>
      <w:tr w14:paraId="0C56B96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BB3395">
            <w:r>
              <w:t>经历类</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B687DC">
            <w:r>
              <w:t>"说一个你解决问题的经历""你做过最有成就感的事"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D86EDA0">
            <w:r>
              <w:t>用STAR法则回答，有具体的细节和结果</w:t>
            </w:r>
          </w:p>
        </w:tc>
      </w:tr>
      <w:tr w14:paraId="1EC3376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613EA60">
            <w:r>
              <w:t>能力类</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136107">
            <w:r>
              <w:t>"你觉得你最大的优点和缺点是什么"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37E4900">
            <w:r>
              <w:t>优点要跟岗位匹配，缺点要真实但不是致命伤</w:t>
            </w:r>
          </w:p>
        </w:tc>
      </w:tr>
      <w:tr w14:paraId="28E2B92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3233CE">
            <w:r>
              <w:t>情景类</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FA2C32">
            <w:r>
              <w:t>"如果你跟同事发生意见分歧怎么办"</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7E4326">
            <w:r>
              <w:t>展示沟通能力和团队合作意识</w:t>
            </w:r>
          </w:p>
        </w:tc>
      </w:tr>
      <w:tr w14:paraId="11CDA7F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CE52D43">
            <w:r>
              <w:t>规划类</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F062A00">
            <w:r>
              <w:t>"你未来3~5年有什么职业规划"</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A86007D">
            <w:r>
              <w:t>展示上进心但不要说"三年当领导"</w:t>
            </w:r>
          </w:p>
        </w:tc>
      </w:tr>
      <w:tr w14:paraId="214A3A3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B22998">
            <w:r>
              <w:t>实操类</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F264CA">
            <w:r>
              <w:t>"XX业务你会怎么处理""这道题你怎么做"</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11788C">
            <w:r>
              <w:t>考的是专业知识，需要平时积累</w:t>
            </w:r>
          </w:p>
        </w:tc>
      </w:tr>
    </w:tbl>
    <w:p w14:paraId="37A777DE">
      <w:r>
        <w:rPr>
          <w:rFonts w:hint="eastAsia"/>
        </w:rPr>
        <w:t>可以让AI针对你要面试的具体岗位，准备一份"面试问题+回答思路"清单：</w:t>
      </w:r>
    </w:p>
    <w:p w14:paraId="2EAE421C">
      <w:r>
        <w:t>我即将面试一家商贸公司的财务助理实习岗位。请帮我准备以下内容：</w:t>
      </w:r>
    </w:p>
    <w:p w14:paraId="6E2B0A6E"/>
    <w:p w14:paraId="043C0B23">
      <w:r>
        <w:t>1. 预测这个岗位最可能被问到的15个面试问题</w:t>
      </w:r>
    </w:p>
    <w:p w14:paraId="0E83E3DB">
      <w:r>
        <w:t>2. 对每个问题给出一个回答思路提示（不需要写完整回答，</w:t>
      </w:r>
    </w:p>
    <w:p w14:paraId="74C90D7D">
      <w:r>
        <w:t xml:space="preserve">   给出要点和角度即可）</w:t>
      </w:r>
    </w:p>
    <w:p w14:paraId="601778CF">
      <w:r>
        <w:t>3. 按"必考""高概率""可能会问"三个等级排序</w:t>
      </w:r>
    </w:p>
    <w:p w14:paraId="7F827589"/>
    <w:p w14:paraId="4AE40EE4">
      <w:r>
        <w:t>我的基本情况：</w:t>
      </w:r>
    </w:p>
    <w:p w14:paraId="2A1C2010">
      <w:r>
        <w:t>- 大数据与会计专业大三学生</w:t>
      </w:r>
    </w:p>
    <w:p w14:paraId="1406DA7C">
      <w:r>
        <w:t>- 已取得初级会计证</w:t>
      </w:r>
    </w:p>
    <w:p w14:paraId="65F88443">
      <w:r>
        <w:t>- 有课程实训经历和短期兼职记账经历</w:t>
      </w:r>
    </w:p>
    <w:p w14:paraId="09F6E78B">
      <w:r>
        <w:t>- Excel操作熟练</w:t>
      </w:r>
    </w:p>
    <w:p w14:paraId="601D73DF">
      <w:r>
        <w:t>- 性格细心但偏内向</w:t>
      </w:r>
    </w:p>
    <w:p w14:paraId="64F30A93"/>
    <w:p w14:paraId="5AE99E10">
      <w:r>
        <w:t>注意：回答思路要基于我的真实情况来设计，不要建议我编造不存在的经历。</w:t>
      </w:r>
    </w:p>
    <w:p w14:paraId="4F61C4E5">
      <w:pPr>
        <w:rPr>
          <w:rFonts w:hint="eastAsia"/>
        </w:rPr>
      </w:pPr>
      <w:r>
        <w:rPr>
          <w:rFonts w:hint="eastAsia"/>
        </w:rPr>
        <w:pict>
          <v:rect id="_x0000_i1394" o:spt="1" style="height:3pt;width:0pt;" fillcolor="#A0A0A0" filled="t" stroked="f" coordsize="21600,21600" o:hr="t" o:hrstd="t" o:hralign="center">
            <v:path/>
            <v:fill on="t" focussize="0,0"/>
            <v:stroke on="f"/>
            <v:imagedata o:title=""/>
            <o:lock v:ext="edit"/>
            <w10:wrap type="none"/>
            <w10:anchorlock/>
          </v:rect>
        </w:pict>
      </w:r>
    </w:p>
    <w:p w14:paraId="74CB7368">
      <w:pPr>
        <w:rPr>
          <w:rFonts w:hint="eastAsia"/>
          <w:b/>
          <w:bCs/>
        </w:rPr>
      </w:pPr>
      <w:r>
        <w:rPr>
          <w:rFonts w:hint="eastAsia"/>
          <w:b/>
          <w:bCs/>
        </w:rPr>
        <w:t>二、让AI模拟面试官进行对练</w:t>
      </w:r>
    </w:p>
    <w:p w14:paraId="3C176467">
      <w:pPr>
        <w:rPr>
          <w:rFonts w:hint="eastAsia"/>
        </w:rPr>
      </w:pPr>
      <w:r>
        <w:rPr>
          <w:rFonts w:hint="eastAsia"/>
        </w:rPr>
        <w:t>这是AI在面试准备中最实用的功能——</w:t>
      </w:r>
      <w:r>
        <w:rPr>
          <w:rFonts w:hint="eastAsia"/>
          <w:b/>
          <w:bCs/>
        </w:rPr>
        <w:t>角色扮演模拟面试</w:t>
      </w:r>
      <w:r>
        <w:rPr>
          <w:rFonts w:hint="eastAsia"/>
        </w:rPr>
        <w:t>。</w:t>
      </w:r>
    </w:p>
    <w:p w14:paraId="68739490">
      <w:r>
        <w:t>现在请你扮演一家商贸公司的HR面试官，对我进行一场财务助理</w:t>
      </w:r>
    </w:p>
    <w:p w14:paraId="35174DA7">
      <w:r>
        <w:t>实习岗位的模拟面试。</w:t>
      </w:r>
    </w:p>
    <w:p w14:paraId="5A0AC460"/>
    <w:p w14:paraId="6A1C865E">
      <w:r>
        <w:t>规则：</w:t>
      </w:r>
    </w:p>
    <w:p w14:paraId="635BA8C6">
      <w:r>
        <w:t>1. 一次问我一个问题，等我回答之后再问下一个</w:t>
      </w:r>
    </w:p>
    <w:p w14:paraId="4E66B1F5">
      <w:r>
        <w:t>2. 每个问题我回答之后，请先给出简要点评（哪里回答得好、</w:t>
      </w:r>
    </w:p>
    <w:p w14:paraId="54C5F1C6">
      <w:r>
        <w:t xml:space="preserve">   哪里可以改进），然后再提出下一个问题</w:t>
      </w:r>
    </w:p>
    <w:p w14:paraId="48D916BD">
      <w:r>
        <w:t>3. 总共问8~10个问题</w:t>
      </w:r>
    </w:p>
    <w:p w14:paraId="4B4A3A62">
      <w:r>
        <w:t>4. 问题从简单的（自我介绍）到有难度的（情景题、压力题）逐步递进</w:t>
      </w:r>
    </w:p>
    <w:p w14:paraId="79AEA6C0">
      <w:r>
        <w:t>5. 最后给我一份整体评价和改进建议</w:t>
      </w:r>
    </w:p>
    <w:p w14:paraId="3C401C32"/>
    <w:p w14:paraId="02867B2A">
      <w:r>
        <w:t>请从"请你做一个简短的自我介绍"开始。</w:t>
      </w:r>
    </w:p>
    <w:p w14:paraId="7C2FBB4B">
      <w:pPr>
        <w:rPr>
          <w:rFonts w:hint="eastAsia"/>
        </w:rPr>
      </w:pPr>
      <w:r>
        <w:rPr>
          <w:rFonts w:hint="eastAsia"/>
        </w:rPr>
        <w:t>这种模拟面试可以反复练习——每次练完都能得到具体的反馈，知道哪里答得好、哪里需要改进。练个三五轮，面对真正的面试官时底气会足很多。</w:t>
      </w:r>
    </w:p>
    <w:p w14:paraId="4E311F90">
      <w:pPr>
        <w:rPr>
          <w:rFonts w:hint="eastAsia"/>
        </w:rPr>
      </w:pPr>
      <w:r>
        <w:rPr>
          <w:rFonts w:hint="eastAsia"/>
          <w:b/>
          <w:bCs/>
        </w:rPr>
        <w:t>【试一试】</w:t>
      </w:r>
    </w:p>
    <w:p w14:paraId="4D94B6B2">
      <w:pPr>
        <w:rPr>
          <w:rFonts w:hint="eastAsia"/>
        </w:rPr>
      </w:pPr>
      <w:r>
        <w:rPr>
          <w:rFonts w:hint="eastAsia"/>
        </w:rPr>
        <w:t>现在就打开DeepSeek，用上面的提示词开始一场模拟面试。认真回答每一个问题——不要敷衍，像真正面试一样对待。完成后看看AI给你的评价和改进建议，想想哪些地方确实是你的短板。</w:t>
      </w:r>
    </w:p>
    <w:p w14:paraId="5D31AD45">
      <w:pPr>
        <w:rPr>
          <w:rFonts w:hint="eastAsia"/>
        </w:rPr>
      </w:pPr>
      <w:r>
        <w:rPr>
          <w:rFonts w:hint="eastAsia"/>
        </w:rPr>
        <w:pict>
          <v:rect id="_x0000_i1395" o:spt="1" style="height:3pt;width:0pt;" fillcolor="#A0A0A0" filled="t" stroked="f" coordsize="21600,21600" o:hr="t" o:hrstd="t" o:hralign="center">
            <v:path/>
            <v:fill on="t" focussize="0,0"/>
            <v:stroke on="f"/>
            <v:imagedata o:title=""/>
            <o:lock v:ext="edit"/>
            <w10:wrap type="none"/>
            <w10:anchorlock/>
          </v:rect>
        </w:pict>
      </w:r>
    </w:p>
    <w:p w14:paraId="55D10B67">
      <w:pPr>
        <w:rPr>
          <w:rFonts w:hint="eastAsia"/>
          <w:b/>
          <w:bCs/>
        </w:rPr>
      </w:pPr>
      <w:r>
        <w:rPr>
          <w:rFonts w:hint="eastAsia"/>
          <w:b/>
          <w:bCs/>
        </w:rPr>
        <w:t>三、让AI分析岗位要求并针对性准备</w:t>
      </w:r>
    </w:p>
    <w:p w14:paraId="4FAF585E">
      <w:pPr>
        <w:rPr>
          <w:rFonts w:hint="eastAsia"/>
        </w:rPr>
      </w:pPr>
      <w:r>
        <w:rPr>
          <w:rFonts w:hint="eastAsia"/>
        </w:rPr>
        <w:t>每个岗位的招聘信息里都有"岗位要求"和"岗位职责"——这些文字看起来都差不多，但仔细分析可以发现每个岗位的侧重点不同。</w:t>
      </w:r>
    </w:p>
    <w:p w14:paraId="14DDE1D9">
      <w:r>
        <w:t>以下是一家公司招聘"财务助理"实习岗位的招聘信息：</w:t>
      </w:r>
    </w:p>
    <w:p w14:paraId="1F2DF130"/>
    <w:p w14:paraId="408A907C">
      <w:r>
        <w:t>岗位职责：</w:t>
      </w:r>
    </w:p>
    <w:p w14:paraId="1ED5BAEB">
      <w:r>
        <w:t>1. 协助会计人员进行日常账务处理</w:t>
      </w:r>
    </w:p>
    <w:p w14:paraId="087082FF">
      <w:r>
        <w:t>2. 负责整理和归档财务凭证</w:t>
      </w:r>
    </w:p>
    <w:p w14:paraId="5F5E17E6">
      <w:r>
        <w:t>3. 协助编制财务报表和管理报告</w:t>
      </w:r>
    </w:p>
    <w:p w14:paraId="37C7B34A">
      <w:r>
        <w:t>4. 对接各部门的报销单据审核</w:t>
      </w:r>
    </w:p>
    <w:p w14:paraId="0335E478">
      <w:r>
        <w:t>5. 完成上级交办的其他财务相关工作</w:t>
      </w:r>
    </w:p>
    <w:p w14:paraId="458A871E"/>
    <w:p w14:paraId="6E6E543A">
      <w:r>
        <w:t>岗位要求：</w:t>
      </w:r>
    </w:p>
    <w:p w14:paraId="19A22D1C">
      <w:r>
        <w:t>1. 财务、会计相关专业，本科或大专在读</w:t>
      </w:r>
    </w:p>
    <w:p w14:paraId="7DA93E58">
      <w:r>
        <w:t>2. 熟悉会计基础知识，了解账务处理流程</w:t>
      </w:r>
    </w:p>
    <w:p w14:paraId="60C9B87E">
      <w:r>
        <w:t>3. 熟练使用Excel，有数据处理能力</w:t>
      </w:r>
    </w:p>
    <w:p w14:paraId="35B7A3CC">
      <w:r>
        <w:t>4. 工作细心，有较强的责任心</w:t>
      </w:r>
    </w:p>
    <w:p w14:paraId="6113A3C5">
      <w:r>
        <w:t>5. 有初级会计职称优先</w:t>
      </w:r>
    </w:p>
    <w:p w14:paraId="497EB487"/>
    <w:p w14:paraId="1CE07177">
      <w:r>
        <w:t>以下是我的个人情况：</w:t>
      </w:r>
    </w:p>
    <w:p w14:paraId="696DB493">
      <w:r>
        <w:t>[粘贴简历核心内容]</w:t>
      </w:r>
    </w:p>
    <w:p w14:paraId="30B55D25"/>
    <w:p w14:paraId="38C323F1">
      <w:r>
        <w:t>请帮我做以下分析：</w:t>
      </w:r>
    </w:p>
    <w:p w14:paraId="3146A3AD">
      <w:r>
        <w:t>1. 这个岗位最看重的3个能力/素质是什么</w:t>
      </w:r>
    </w:p>
    <w:p w14:paraId="7E01F67D">
      <w:r>
        <w:t>2. 我的哪些经历和技能与这些要求匹配</w:t>
      </w:r>
    </w:p>
    <w:p w14:paraId="2C5A2707">
      <w:r>
        <w:t>3. 我的哪些方面跟要求还有差距，面试前可以怎么弥补</w:t>
      </w:r>
    </w:p>
    <w:p w14:paraId="1997F6B6">
      <w:r>
        <w:t>4. 面试时最可能围绕岗位职责问什么问题，我该怎么准备</w:t>
      </w:r>
    </w:p>
    <w:p w14:paraId="75E05C4F">
      <w:pPr>
        <w:rPr>
          <w:rFonts w:hint="eastAsia"/>
        </w:rPr>
      </w:pPr>
      <w:r>
        <w:rPr>
          <w:rFonts w:hint="eastAsia"/>
        </w:rPr>
        <w:pict>
          <v:rect id="_x0000_i1396" o:spt="1" style="height:3pt;width:0pt;" fillcolor="#A0A0A0" filled="t" stroked="f" coordsize="21600,21600" o:hr="t" o:hrstd="t" o:hralign="center">
            <v:path/>
            <v:fill on="t" focussize="0,0"/>
            <v:stroke on="f"/>
            <v:imagedata o:title=""/>
            <o:lock v:ext="edit"/>
            <w10:wrap type="none"/>
            <w10:anchorlock/>
          </v:rect>
        </w:pict>
      </w:r>
    </w:p>
    <w:p w14:paraId="3B424BBE">
      <w:pPr>
        <w:rPr>
          <w:rFonts w:hint="eastAsia"/>
          <w:b/>
          <w:bCs/>
        </w:rPr>
      </w:pPr>
      <w:r>
        <w:rPr>
          <w:rFonts w:hint="eastAsia"/>
          <w:b/>
          <w:bCs/>
        </w:rPr>
        <w:t>四、AI辅助准备与临场发挥的关系</w:t>
      </w:r>
    </w:p>
    <w:p w14:paraId="79609A67">
      <w:pPr>
        <w:rPr>
          <w:rFonts w:hint="eastAsia"/>
        </w:rPr>
      </w:pPr>
      <w:r>
        <w:rPr>
          <w:rFonts w:hint="eastAsia"/>
        </w:rPr>
        <w:t>一个很重要的认知：</w:t>
      </w:r>
      <w:r>
        <w:rPr>
          <w:rFonts w:hint="eastAsia"/>
          <w:b/>
          <w:bCs/>
        </w:rPr>
        <w:t>AI帮你准备的是"思路"，不是"台词"。</w:t>
      </w:r>
    </w:p>
    <w:p w14:paraId="0A104E38">
      <w:pPr>
        <w:rPr>
          <w:rFonts w:hint="eastAsia"/>
        </w:rPr>
      </w:pPr>
      <w:r>
        <w:rPr>
          <w:rFonts w:hint="eastAsia"/>
        </w:rPr>
        <w:t>面试不是背答案的考试。面试官问的问题可能跟你准备的不完全一样，追问的角度也不可预测。如果你只是把AI给的"标准答案"背下来，一旦面试官追问一个你没准备到的细节，马上就会露馅。</w:t>
      </w:r>
    </w:p>
    <w:p w14:paraId="2E9563EE">
      <w:pPr>
        <w:rPr>
          <w:rFonts w:hint="eastAsia"/>
        </w:rPr>
      </w:pPr>
      <w:r>
        <w:rPr>
          <w:rFonts w:hint="eastAsia"/>
        </w:rPr>
        <w:t>AI辅助面试准备的正确心态如图10-3所示。</w:t>
      </w:r>
    </w:p>
    <w:p w14:paraId="34277408">
      <w:pPr>
        <w:rPr>
          <w:rFonts w:hint="eastAsia"/>
        </w:rPr>
      </w:pPr>
      <w:r>
        <w:drawing>
          <wp:inline distT="0" distB="0" distL="0" distR="0">
            <wp:extent cx="5274310" cy="1394460"/>
            <wp:effectExtent l="0" t="0" r="2540" b="0"/>
            <wp:docPr id="706864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64137" name="图片 1"/>
                    <pic:cNvPicPr>
                      <a:picLocks noChangeAspect="1"/>
                    </pic:cNvPicPr>
                  </pic:nvPicPr>
                  <pic:blipFill>
                    <a:blip r:embed="rId48"/>
                    <a:stretch>
                      <a:fillRect/>
                    </a:stretch>
                  </pic:blipFill>
                  <pic:spPr>
                    <a:xfrm>
                      <a:off x="0" y="0"/>
                      <a:ext cx="5274310" cy="1394460"/>
                    </a:xfrm>
                    <a:prstGeom prst="rect">
                      <a:avLst/>
                    </a:prstGeom>
                  </pic:spPr>
                </pic:pic>
              </a:graphicData>
            </a:graphic>
          </wp:inline>
        </w:drawing>
      </w:r>
    </w:p>
    <w:p w14:paraId="689B3730">
      <w:pPr>
        <w:rPr>
          <w:rFonts w:hint="eastAsia"/>
        </w:rPr>
      </w:pPr>
      <w:r>
        <w:rPr>
          <w:rFonts w:hint="eastAsia"/>
          <w:b/>
          <w:bCs/>
        </w:rPr>
        <w:t>【实战案例】"准备"和"背诵"的区别</w:t>
      </w:r>
    </w:p>
    <w:p w14:paraId="25A115F0">
      <w:pPr>
        <w:rPr>
          <w:rFonts w:hint="eastAsia"/>
        </w:rPr>
      </w:pPr>
      <w:r>
        <w:rPr>
          <w:rFonts w:hint="eastAsia"/>
        </w:rPr>
        <w:t>同一届的两名同学小周和小马同时面试某邮政网点的综合柜员岗位。两个人都用AI准备了面试。</w:t>
      </w:r>
    </w:p>
    <w:p w14:paraId="2FD36870">
      <w:pPr>
        <w:rPr>
          <w:rFonts w:hint="eastAsia"/>
        </w:rPr>
      </w:pPr>
      <w:r>
        <w:rPr>
          <w:rFonts w:hint="eastAsia"/>
        </w:rPr>
        <w:t>小周的做法：用AI整理了常见问题清单后，对着每个问题自己想了想该怎么回答，用AI帮忙优化了措辞，然后做了两轮模拟面试对练。面试时她根据实际问题灵活调整了回答内容，虽然不完美但很自然。</w:t>
      </w:r>
    </w:p>
    <w:p w14:paraId="5C5A58C4">
      <w:pPr>
        <w:rPr>
          <w:rFonts w:hint="eastAsia"/>
        </w:rPr>
      </w:pPr>
      <w:r>
        <w:rPr>
          <w:rFonts w:hint="eastAsia"/>
        </w:rPr>
        <w:t>小马的做法：让AI把每个问题的"完美答案"都写出来，然后花两天时间全部背下来。面试一开始挺顺利的，但面试官突然问了一个他没准备到的问题——"如果有一位老年客户因为听力不好，反复问你同一个问题，你会怎么处理？"小马愣住了，支支吾吾半天说不出来。</w:t>
      </w:r>
    </w:p>
    <w:p w14:paraId="110C4D5E">
      <w:pPr>
        <w:rPr>
          <w:rFonts w:hint="eastAsia"/>
        </w:rPr>
      </w:pPr>
      <w:r>
        <w:rPr>
          <w:rFonts w:hint="eastAsia"/>
        </w:rPr>
        <w:t>结果小周通过了，小马没通过。差别不在于谁背的答案更好，而在于谁真正锻炼了</w:t>
      </w:r>
      <w:r>
        <w:rPr>
          <w:rFonts w:hint="eastAsia"/>
          <w:b/>
          <w:bCs/>
        </w:rPr>
        <w:t>思考问题和组织语言的能力</w:t>
      </w:r>
      <w:r>
        <w:rPr>
          <w:rFonts w:hint="eastAsia"/>
        </w:rPr>
        <w:t>。</w:t>
      </w:r>
    </w:p>
    <w:p w14:paraId="2000D3C9">
      <w:pPr>
        <w:rPr>
          <w:rFonts w:hint="eastAsia"/>
        </w:rPr>
      </w:pPr>
      <w:r>
        <w:rPr>
          <w:rFonts w:hint="eastAsia"/>
        </w:rPr>
        <w:pict>
          <v:rect id="_x0000_i1397" o:spt="1" style="height:3pt;width:0pt;" fillcolor="#A0A0A0" filled="t" stroked="f" coordsize="21600,21600" o:hr="t" o:hrstd="t" o:hralign="center">
            <v:path/>
            <v:fill on="t" focussize="0,0"/>
            <v:stroke on="f"/>
            <v:imagedata o:title=""/>
            <o:lock v:ext="edit"/>
            <w10:wrap type="none"/>
            <w10:anchorlock/>
          </v:rect>
        </w:pict>
      </w:r>
    </w:p>
    <w:p w14:paraId="5AC9882E">
      <w:pPr>
        <w:rPr>
          <w:rFonts w:hint="eastAsia"/>
        </w:rPr>
      </w:pPr>
      <w:r>
        <w:rPr>
          <w:rFonts w:hint="eastAsia"/>
          <w:b/>
          <w:bCs/>
        </w:rPr>
        <w:t>【任务小结与自测】</w:t>
      </w:r>
    </w:p>
    <w:p w14:paraId="007A3577">
      <w:pPr>
        <w:rPr>
          <w:rFonts w:hint="eastAsia"/>
        </w:rPr>
      </w:pPr>
      <w:r>
        <w:rPr>
          <w:rFonts w:hint="eastAsia"/>
        </w:rPr>
        <w:t>完成任务二后，检查一下：</w:t>
      </w:r>
    </w:p>
    <w:p w14:paraId="6B61C728">
      <w:pPr>
        <w:numPr>
          <w:ilvl w:val="0"/>
          <w:numId w:val="197"/>
        </w:numPr>
        <w:rPr>
          <w:rFonts w:hint="eastAsia"/>
        </w:rPr>
      </w:pPr>
      <w:r>
        <w:rPr>
          <w:rFonts w:hint="eastAsia"/>
        </w:rPr>
        <w:t>能让AI整理目标岗位的常见面试问题和回答思路</w:t>
      </w:r>
    </w:p>
    <w:p w14:paraId="21223AD4">
      <w:pPr>
        <w:numPr>
          <w:ilvl w:val="0"/>
          <w:numId w:val="197"/>
        </w:numPr>
        <w:rPr>
          <w:rFonts w:hint="eastAsia"/>
        </w:rPr>
      </w:pPr>
      <w:r>
        <w:rPr>
          <w:rFonts w:hint="eastAsia"/>
        </w:rPr>
        <w:t>能让AI扮演面试官进行模拟面试对练</w:t>
      </w:r>
    </w:p>
    <w:p w14:paraId="3937883F">
      <w:pPr>
        <w:numPr>
          <w:ilvl w:val="0"/>
          <w:numId w:val="197"/>
        </w:numPr>
        <w:rPr>
          <w:rFonts w:hint="eastAsia"/>
        </w:rPr>
      </w:pPr>
      <w:r>
        <w:rPr>
          <w:rFonts w:hint="eastAsia"/>
        </w:rPr>
        <w:t>能让AI分析岗位要求并找到自己与要求的匹配点和差距</w:t>
      </w:r>
    </w:p>
    <w:p w14:paraId="22729954">
      <w:pPr>
        <w:numPr>
          <w:ilvl w:val="0"/>
          <w:numId w:val="197"/>
        </w:numPr>
        <w:rPr>
          <w:rFonts w:hint="eastAsia"/>
        </w:rPr>
      </w:pPr>
      <w:r>
        <w:rPr>
          <w:rFonts w:hint="eastAsia"/>
        </w:rPr>
        <w:t>理解AI帮你准备的是"思路"不是"台词"，面试时要灵活应答</w:t>
      </w:r>
    </w:p>
    <w:p w14:paraId="51CD69EA">
      <w:pPr>
        <w:rPr>
          <w:rFonts w:hint="eastAsia"/>
        </w:rPr>
      </w:pPr>
      <w:r>
        <w:rPr>
          <w:rFonts w:hint="eastAsia"/>
        </w:rPr>
        <w:pict>
          <v:rect id="_x0000_i1398" o:spt="1" style="height:3pt;width:0pt;" fillcolor="#A0A0A0" filled="t" stroked="f" coordsize="21600,21600" o:hr="t" o:hrstd="t" o:hralign="center">
            <v:path/>
            <v:fill on="t" focussize="0,0"/>
            <v:stroke on="f"/>
            <v:imagedata o:title=""/>
            <o:lock v:ext="edit"/>
            <w10:wrap type="none"/>
            <w10:anchorlock/>
          </v:rect>
        </w:pict>
      </w:r>
    </w:p>
    <w:p w14:paraId="5065280C">
      <w:pPr>
        <w:rPr>
          <w:rFonts w:hint="eastAsia"/>
          <w:b/>
          <w:bCs/>
        </w:rPr>
      </w:pPr>
      <w:r>
        <w:rPr>
          <w:rFonts w:hint="eastAsia"/>
          <w:b/>
          <w:bCs/>
        </w:rPr>
        <w:t>任务三 用AI辅助毕业设计和实习报告</w:t>
      </w:r>
    </w:p>
    <w:p w14:paraId="53BE3FBB">
      <w:pPr>
        <w:rPr>
          <w:rFonts w:hint="eastAsia"/>
        </w:rPr>
      </w:pPr>
      <w:r>
        <w:rPr>
          <w:rFonts w:hint="eastAsia"/>
          <w:b/>
          <w:bCs/>
        </w:rPr>
        <w:t>【任务描述】</w:t>
      </w:r>
      <w:r>
        <w:rPr>
          <w:rFonts w:hint="eastAsia"/>
        </w:rPr>
        <w:t> 毕业设计和实习报告是毕业前的最后一道"坎"。很多同学会用AI来辅助完成——这本身没问题，但怎么用、用到什么程度，是有规矩的。这个任务教你怎么合理地使用AI辅助毕业设计和实习报告的写作，同时明确AI辅助的学术规范边界。</w:t>
      </w:r>
    </w:p>
    <w:p w14:paraId="449FCDF0">
      <w:pPr>
        <w:rPr>
          <w:rFonts w:hint="eastAsia"/>
        </w:rPr>
      </w:pPr>
      <w:r>
        <w:rPr>
          <w:rFonts w:hint="eastAsia"/>
        </w:rPr>
        <w:pict>
          <v:rect id="_x0000_i1399" o:spt="1" style="height:3pt;width:0pt;" fillcolor="#A0A0A0" filled="t" stroked="f" coordsize="21600,21600" o:hr="t" o:hrstd="t" o:hralign="center">
            <v:path/>
            <v:fill on="t" focussize="0,0"/>
            <v:stroke on="f"/>
            <v:imagedata o:title=""/>
            <o:lock v:ext="edit"/>
            <w10:wrap type="none"/>
            <w10:anchorlock/>
          </v:rect>
        </w:pict>
      </w:r>
    </w:p>
    <w:p w14:paraId="41AC4455">
      <w:pPr>
        <w:rPr>
          <w:rFonts w:hint="eastAsia"/>
          <w:b/>
          <w:bCs/>
        </w:rPr>
      </w:pPr>
      <w:r>
        <w:rPr>
          <w:rFonts w:hint="eastAsia"/>
          <w:b/>
          <w:bCs/>
        </w:rPr>
        <w:t>一、让AI辅助选题和搭建框架</w:t>
      </w:r>
    </w:p>
    <w:p w14:paraId="08C64A0C">
      <w:pPr>
        <w:rPr>
          <w:rFonts w:hint="eastAsia"/>
        </w:rPr>
      </w:pPr>
      <w:r>
        <w:rPr>
          <w:rFonts w:hint="eastAsia"/>
        </w:rPr>
        <w:t>毕业设计的选题和框架搭建是很多同学最头疼的第一步。AI可以帮你做两件事：</w:t>
      </w:r>
      <w:r>
        <w:rPr>
          <w:rFonts w:hint="eastAsia"/>
          <w:b/>
          <w:bCs/>
        </w:rPr>
        <w:t>拓宽选题思路</w:t>
      </w:r>
      <w:r>
        <w:rPr>
          <w:rFonts w:hint="eastAsia"/>
        </w:rPr>
        <w:t>和</w:t>
      </w:r>
      <w:r>
        <w:rPr>
          <w:rFonts w:hint="eastAsia"/>
          <w:b/>
          <w:bCs/>
        </w:rPr>
        <w:t>搭建内容框架</w:t>
      </w:r>
      <w:r>
        <w:rPr>
          <w:rFonts w:hint="eastAsia"/>
        </w:rPr>
        <w:t>。</w:t>
      </w:r>
    </w:p>
    <w:p w14:paraId="3A1367AE">
      <w:r>
        <w:t>我是大数据与会计专业的大三学生，即将在中国邮政基层网点实习，</w:t>
      </w:r>
    </w:p>
    <w:p w14:paraId="157D5654">
      <w:r>
        <w:t>需要完成毕业设计（论文形式）。</w:t>
      </w:r>
    </w:p>
    <w:p w14:paraId="04659F5F"/>
    <w:p w14:paraId="499FC498">
      <w:r>
        <w:t>请帮我从以下几个方向建议5~8个毕业设计选题：</w:t>
      </w:r>
    </w:p>
    <w:p w14:paraId="1145E732">
      <w:r>
        <w:t>1. 结合邮政网点实际工作场景的选题</w:t>
      </w:r>
    </w:p>
    <w:p w14:paraId="41C312D3">
      <w:r>
        <w:t>2. 结合会计/财务方向的选题</w:t>
      </w:r>
    </w:p>
    <w:p w14:paraId="73B60230">
      <w:r>
        <w:t>3. 结合数字化/智能化趋势的选题</w:t>
      </w:r>
    </w:p>
    <w:p w14:paraId="287EEDF7"/>
    <w:p w14:paraId="287BE064">
      <w:r>
        <w:t>每个选题请给出：题目名称、一句话说明研究内容、可行性评估</w:t>
      </w:r>
    </w:p>
    <w:p w14:paraId="335C36FE">
      <w:r>
        <w:t>（数据好不好获取、工作量是否适合毕业设计的篇幅）。</w:t>
      </w:r>
    </w:p>
    <w:p w14:paraId="73B67FDE">
      <w:pPr>
        <w:rPr>
          <w:rFonts w:hint="eastAsia"/>
        </w:rPr>
      </w:pPr>
      <w:r>
        <w:rPr>
          <w:rFonts w:hint="eastAsia"/>
        </w:rPr>
        <w:t>选定题目后，让AI帮你搭建框架：</w:t>
      </w:r>
    </w:p>
    <w:p w14:paraId="3B54606F">
      <w:r>
        <w:t>我的毕业设计题目初步定为"某邮政网点业务数据分析与经营优化建议"。</w:t>
      </w:r>
    </w:p>
    <w:p w14:paraId="2F0454AC">
      <w:r>
        <w:t>请帮我搭建一个毕业设计的章节框架，包含每章的标题和应该覆盖的</w:t>
      </w:r>
    </w:p>
    <w:p w14:paraId="543115DD">
      <w:r>
        <w:t>主要内容要点。</w:t>
      </w:r>
    </w:p>
    <w:p w14:paraId="7A208EC8"/>
    <w:p w14:paraId="4E128425">
      <w:r>
        <w:t>要求：</w:t>
      </w:r>
    </w:p>
    <w:p w14:paraId="37645217">
      <w:r>
        <w:t>1. 框架结构符合高职高专毕业设计的规范（不需要太深的理论）</w:t>
      </w:r>
    </w:p>
    <w:p w14:paraId="1EADFD3F">
      <w:r>
        <w:t>2. 包含绪论、正文（3~4章）和结论</w:t>
      </w:r>
    </w:p>
    <w:p w14:paraId="13D918E8">
      <w:r>
        <w:t>3. 正文部分要结合实际数据分析，不能全是理论综述</w:t>
      </w:r>
    </w:p>
    <w:p w14:paraId="0A9D268B">
      <w:r>
        <w:t>4. 注明哪些章节的内容需要我自己在实习中收集数据</w:t>
      </w:r>
    </w:p>
    <w:p w14:paraId="49DC670E">
      <w:pPr>
        <w:rPr>
          <w:rFonts w:hint="eastAsia"/>
        </w:rPr>
      </w:pPr>
      <w:r>
        <w:rPr>
          <w:rFonts w:hint="eastAsia"/>
          <w:b/>
          <w:bCs/>
        </w:rPr>
        <w:t>【知识卡片】AI辅助选题和独立选题的区别</w:t>
      </w:r>
    </w:p>
    <w:p w14:paraId="276A65A5">
      <w:pPr>
        <w:rPr>
          <w:rFonts w:hint="eastAsia"/>
        </w:rPr>
      </w:pPr>
      <w:r>
        <w:rPr>
          <w:rFonts w:hint="eastAsia"/>
        </w:rPr>
        <w:t>用AI辅助选题≠让AI替你选题。</w:t>
      </w:r>
    </w:p>
    <w:p w14:paraId="37CA3173">
      <w:pPr>
        <w:rPr>
          <w:rFonts w:hint="eastAsia"/>
        </w:rPr>
      </w:pPr>
      <w:r>
        <w:rPr>
          <w:rFonts w:hint="eastAsia"/>
        </w:rPr>
        <w:t>AI给出的选题建议是"菜单"，你从里面选一个最适合自己的——要考虑你的实习单位能不能提供相关数据、你对哪个方向更有兴趣、你的指导老师的研究方向是什么。</w:t>
      </w:r>
    </w:p>
    <w:p w14:paraId="62D7DFB1">
      <w:pPr>
        <w:rPr>
          <w:rFonts w:hint="eastAsia"/>
        </w:rPr>
      </w:pPr>
      <w:r>
        <w:rPr>
          <w:rFonts w:hint="eastAsia"/>
        </w:rPr>
        <w:t>最终的选题决定权在你和你的指导老师手里，AI只是帮你拓宽了"选择范围"。</w:t>
      </w:r>
    </w:p>
    <w:p w14:paraId="0EAD7E1E">
      <w:pPr>
        <w:rPr>
          <w:rFonts w:hint="eastAsia"/>
        </w:rPr>
      </w:pPr>
      <w:r>
        <w:rPr>
          <w:rFonts w:hint="eastAsia"/>
        </w:rPr>
        <w:pict>
          <v:rect id="_x0000_i1400" o:spt="1" style="height:3pt;width:0pt;" fillcolor="#A0A0A0" filled="t" stroked="f" coordsize="21600,21600" o:hr="t" o:hrstd="t" o:hralign="center">
            <v:path/>
            <v:fill on="t" focussize="0,0"/>
            <v:stroke on="f"/>
            <v:imagedata o:title=""/>
            <o:lock v:ext="edit"/>
            <w10:wrap type="none"/>
            <w10:anchorlock/>
          </v:rect>
        </w:pict>
      </w:r>
    </w:p>
    <w:p w14:paraId="30CBFF32">
      <w:pPr>
        <w:rPr>
          <w:rFonts w:hint="eastAsia"/>
          <w:b/>
          <w:bCs/>
        </w:rPr>
      </w:pPr>
      <w:r>
        <w:rPr>
          <w:rFonts w:hint="eastAsia"/>
          <w:b/>
          <w:bCs/>
        </w:rPr>
        <w:t>二、让AI梳理参考文献的查找思路</w:t>
      </w:r>
    </w:p>
    <w:p w14:paraId="1D09E0C8">
      <w:pPr>
        <w:rPr>
          <w:rFonts w:hint="eastAsia"/>
        </w:rPr>
      </w:pPr>
      <w:r>
        <w:rPr>
          <w:rFonts w:hint="eastAsia"/>
        </w:rPr>
        <w:t>毕业设计需要参考已有的研究成果。AI可以帮你</w:t>
      </w:r>
      <w:r>
        <w:rPr>
          <w:rFonts w:hint="eastAsia"/>
          <w:b/>
          <w:bCs/>
        </w:rPr>
        <w:t>理清应该从哪些方向去查文献</w:t>
      </w:r>
      <w:r>
        <w:rPr>
          <w:rFonts w:hint="eastAsia"/>
        </w:rPr>
        <w:t>，但不能直接帮你生成文献列表——因为AI经常编造不存在的文献。</w:t>
      </w:r>
    </w:p>
    <w:p w14:paraId="1F01144D">
      <w:r>
        <w:t>我的毕业设计题目是"某邮政网点业务数据分析与经营优化建议"。</w:t>
      </w:r>
    </w:p>
    <w:p w14:paraId="077497EE">
      <w:r>
        <w:t>请帮我梳理一下这个题目需要参考哪些方面的文献资料，以及</w:t>
      </w:r>
    </w:p>
    <w:p w14:paraId="1EF543A7">
      <w:r>
        <w:t>到哪里去找这些文献。</w:t>
      </w:r>
    </w:p>
    <w:p w14:paraId="42312E5E"/>
    <w:p w14:paraId="73CC97AC">
      <w:r>
        <w:t>要求：</w:t>
      </w:r>
    </w:p>
    <w:p w14:paraId="0AE3A549">
      <w:r>
        <w:t>1. 列出需要查阅的文献类型和主题方向（比如：邮政行业发展报告、</w:t>
      </w:r>
    </w:p>
    <w:p w14:paraId="5A48A87A">
      <w:r>
        <w:t xml:space="preserve">   基层网点经营管理研究、数据分析方法等）</w:t>
      </w:r>
    </w:p>
    <w:p w14:paraId="30742AAF">
      <w:r>
        <w:t>2. 推荐几个查找文献的渠道（知网、万方、学校图书馆等）</w:t>
      </w:r>
    </w:p>
    <w:p w14:paraId="739657A9">
      <w:r>
        <w:t>3. 给出查找文献时建议使用的搜索关键词组合</w:t>
      </w:r>
    </w:p>
    <w:p w14:paraId="69ADD14C">
      <w:r>
        <w:t>4. 不要直接给我文献列表——因为你可能会编造不存在的文献</w:t>
      </w:r>
    </w:p>
    <w:p w14:paraId="4C4347D2"/>
    <w:p w14:paraId="4C271CC1">
      <w:r>
        <w:t>我需要的是查找文献的"思路和方法"，不是文献本身。</w:t>
      </w:r>
    </w:p>
    <w:p w14:paraId="1386ED4F">
      <w:pPr>
        <w:rPr>
          <w:rFonts w:hint="eastAsia"/>
        </w:rPr>
      </w:pPr>
      <w:r>
        <w:rPr>
          <w:rFonts w:hint="eastAsia"/>
        </w:rPr>
        <w:t>最后那句话是关键中的关键——</w:t>
      </w:r>
      <w:r>
        <w:rPr>
          <w:rFonts w:hint="eastAsia"/>
          <w:b/>
          <w:bCs/>
        </w:rPr>
        <w:t>绝对不要让AI直接列参考文献</w:t>
      </w:r>
      <w:r>
        <w:rPr>
          <w:rFonts w:hint="eastAsia"/>
        </w:rPr>
        <w:t>。项目二的"翻车现场"已经讲过AI编造文献的案例。参考文献必须自己去数据库检索，亲自读过之后才能引用。</w:t>
      </w:r>
    </w:p>
    <w:p w14:paraId="3A4AB755">
      <w:pPr>
        <w:rPr>
          <w:rFonts w:hint="eastAsia"/>
        </w:rPr>
      </w:pPr>
      <w:r>
        <w:rPr>
          <w:rFonts w:hint="eastAsia"/>
        </w:rPr>
        <w:pict>
          <v:rect id="_x0000_i1401" o:spt="1" style="height:3pt;width:0pt;" fillcolor="#A0A0A0" filled="t" stroked="f" coordsize="21600,21600" o:hr="t" o:hrstd="t" o:hralign="center">
            <v:path/>
            <v:fill on="t" focussize="0,0"/>
            <v:stroke on="f"/>
            <v:imagedata o:title=""/>
            <o:lock v:ext="edit"/>
            <w10:wrap type="none"/>
            <w10:anchorlock/>
          </v:rect>
        </w:pict>
      </w:r>
    </w:p>
    <w:p w14:paraId="5F68043B">
      <w:pPr>
        <w:rPr>
          <w:rFonts w:hint="eastAsia"/>
          <w:b/>
          <w:bCs/>
        </w:rPr>
      </w:pPr>
      <w:r>
        <w:rPr>
          <w:rFonts w:hint="eastAsia"/>
          <w:b/>
          <w:bCs/>
        </w:rPr>
        <w:t>三、让AI辅助撰写实习报告和实习总结</w:t>
      </w:r>
    </w:p>
    <w:p w14:paraId="347728CC">
      <w:pPr>
        <w:rPr>
          <w:rFonts w:hint="eastAsia"/>
        </w:rPr>
      </w:pPr>
      <w:r>
        <w:rPr>
          <w:rFonts w:hint="eastAsia"/>
        </w:rPr>
        <w:t>实习报告是记录和反思实习经历的文书。AI辅助写实习报告的方法跟项目三中写工作总结的方法一样——</w:t>
      </w:r>
      <w:r>
        <w:rPr>
          <w:rFonts w:hint="eastAsia"/>
          <w:b/>
          <w:bCs/>
        </w:rPr>
        <w:t>先自己回忆和记录真实的实习内容，再交给AI整理成规范的格式。</w:t>
      </w:r>
    </w:p>
    <w:p w14:paraId="5A64DA06">
      <w:r>
        <w:t>我在某邮政网点实习了三个月，需要写一份实习报告。以下是我的</w:t>
      </w:r>
    </w:p>
    <w:p w14:paraId="6A0CEFB2">
      <w:r>
        <w:t>实习内容的流水账式记录：</w:t>
      </w:r>
    </w:p>
    <w:p w14:paraId="0D545F80"/>
    <w:p w14:paraId="78E07130">
      <w:r>
        <w:t>第一个月：</w:t>
      </w:r>
    </w:p>
    <w:p w14:paraId="55632769">
      <w:r>
        <w:t>- 主要跟着师傅学综合柜台业务，包括包裹收寄、邮票销售、代收话费</w:t>
      </w:r>
    </w:p>
    <w:p w14:paraId="57EBD36A">
      <w:r>
        <w:t>- 刚开始对业务流程不熟悉，经常要问师傅</w:t>
      </w:r>
    </w:p>
    <w:p w14:paraId="0D1A7568">
      <w:r>
        <w:t>- 后半月开始能独立办理一些简单业务了</w:t>
      </w:r>
    </w:p>
    <w:p w14:paraId="4B16DFD6">
      <w:r>
        <w:t>- 印象最深的事：有一次差点把一个国际包裹的目的国写错了，师傅及时发现纠正</w:t>
      </w:r>
    </w:p>
    <w:p w14:paraId="4795F267"/>
    <w:p w14:paraId="5E813534">
      <w:r>
        <w:t>第二个月：</w:t>
      </w:r>
    </w:p>
    <w:p w14:paraId="1DE2F94A">
      <w:r>
        <w:t>- 开始接触理财产品的客户咨询工作（在师傅指导下）</w:t>
      </w:r>
    </w:p>
    <w:p w14:paraId="278246DA">
      <w:r>
        <w:t>- 参与了一次网点的月度盘库</w:t>
      </w:r>
    </w:p>
    <w:p w14:paraId="4BE4F129">
      <w:r>
        <w:t>- 主管让我帮忙整理了上半年的业务数据，做成了表格</w:t>
      </w:r>
    </w:p>
    <w:p w14:paraId="2904952D">
      <w:r>
        <w:t>- 学会了使用网点的业务系统查询物流信息</w:t>
      </w:r>
    </w:p>
    <w:p w14:paraId="2FDBACAD"/>
    <w:p w14:paraId="197C2DB6">
      <w:r>
        <w:t>第三个月：</w:t>
      </w:r>
    </w:p>
    <w:p w14:paraId="4BF24FD2">
      <w:r>
        <w:t>- 基本可以独立值守柜台了</w:t>
      </w:r>
    </w:p>
    <w:p w14:paraId="29ED07AD">
      <w:r>
        <w:t>- 参与了网点的中秋营销活动，负责在社区群发宣传信息</w:t>
      </w:r>
    </w:p>
    <w:p w14:paraId="054C5044">
      <w:r>
        <w:t>- 帮主管写了一份季度工作总结的初稿</w:t>
      </w:r>
    </w:p>
    <w:p w14:paraId="5BB00111">
      <w:r>
        <w:t>- 实习临结束时主管评价说"做事还挺细心的"</w:t>
      </w:r>
    </w:p>
    <w:p w14:paraId="0A25C424"/>
    <w:p w14:paraId="65E2602F">
      <w:r>
        <w:t>请帮我把以上内容整理成一份正式的实习报告，包含以下板块：</w:t>
      </w:r>
    </w:p>
    <w:p w14:paraId="3890D360">
      <w:r>
        <w:t>1. 实习单位简介</w:t>
      </w:r>
    </w:p>
    <w:p w14:paraId="2709DDB9">
      <w:r>
        <w:t>2. 实习岗位和工作内容</w:t>
      </w:r>
    </w:p>
    <w:p w14:paraId="408BBF80">
      <w:r>
        <w:t>3. 实习过程与收获（按时间线或按能力成长线组织）</w:t>
      </w:r>
    </w:p>
    <w:p w14:paraId="4C3E5B4E">
      <w:r>
        <w:t>4. 实习中遇到的问题和解决方式</w:t>
      </w:r>
    </w:p>
    <w:p w14:paraId="0F4195F5">
      <w:r>
        <w:t>5. 对实习单位的建议（1~2条即可）</w:t>
      </w:r>
    </w:p>
    <w:p w14:paraId="62228A94">
      <w:r>
        <w:t>6. 实习总结与自我评价</w:t>
      </w:r>
    </w:p>
    <w:p w14:paraId="622B40E8"/>
    <w:p w14:paraId="3065E8C3">
      <w:r>
        <w:t>2000字左右。注意：只使用我提供的真实经历来写，不要编造任何</w:t>
      </w:r>
    </w:p>
    <w:p w14:paraId="509F4A92">
      <w:r>
        <w:t>我没有提到的工作内容和成果。</w:t>
      </w:r>
    </w:p>
    <w:p w14:paraId="09FC92B1">
      <w:pPr>
        <w:rPr>
          <w:rFonts w:hint="eastAsia"/>
        </w:rPr>
      </w:pPr>
      <w:r>
        <w:rPr>
          <w:rFonts w:hint="eastAsia"/>
        </w:rPr>
        <w:t>这条提示词的结构非常清晰：</w:t>
      </w:r>
      <w:r>
        <w:rPr>
          <w:rFonts w:hint="eastAsia"/>
          <w:b/>
          <w:bCs/>
        </w:rPr>
        <w:t>你提供真实素材+AI负责格式和语言</w:t>
      </w:r>
      <w:r>
        <w:rPr>
          <w:rFonts w:hint="eastAsia"/>
        </w:rPr>
        <w:t>。跟项目三的核心原则完全一致——内容是你的，格式是AI的。</w:t>
      </w:r>
    </w:p>
    <w:p w14:paraId="39944700">
      <w:pPr>
        <w:rPr>
          <w:rFonts w:hint="eastAsia"/>
        </w:rPr>
      </w:pPr>
      <w:r>
        <w:rPr>
          <w:rFonts w:hint="eastAsia"/>
          <w:b/>
          <w:bCs/>
        </w:rPr>
        <w:t>【翻车现场】实习报告写成了"别人的实习"</w:t>
      </w:r>
    </w:p>
    <w:p w14:paraId="08749568">
      <w:pPr>
        <w:rPr>
          <w:rFonts w:hint="eastAsia"/>
        </w:rPr>
      </w:pPr>
      <w:r>
        <w:rPr>
          <w:rFonts w:hint="eastAsia"/>
        </w:rPr>
        <w:t>某校一名学生直接让AI"帮我写一份在邮政网点实习三个月的实习报告"，什么自己的经历都没提供。AI洋洋洒洒写了3000字——里面有"参与邮政储蓄银行的柜面业务""独立完成了EMS快递的分拣操作""协助主管编制了网点年度财务预算"等内容。</w:t>
      </w:r>
    </w:p>
    <w:p w14:paraId="7B94786A">
      <w:pPr>
        <w:rPr>
          <w:rFonts w:hint="eastAsia"/>
        </w:rPr>
      </w:pPr>
      <w:r>
        <w:rPr>
          <w:rFonts w:hint="eastAsia"/>
        </w:rPr>
        <w:t>问题是：这些全是AI根据"邮政网点"这个关键词自己编的——这名学生根本没做过这些事。如果这份报告交上去，指导老师一问细节就穿帮了，答辩时更是完全说不清楚。</w:t>
      </w:r>
    </w:p>
    <w:p w14:paraId="09DC7F36">
      <w:pPr>
        <w:rPr>
          <w:rFonts w:hint="eastAsia"/>
        </w:rPr>
      </w:pPr>
      <w:r>
        <w:rPr>
          <w:rFonts w:hint="eastAsia"/>
        </w:rPr>
        <w:t>实习报告里写的每一件事，答辩时老师都可能追问："这个你具体是怎么做的？遇到了什么问题？"——如果不是你亲身经历的，你根本答不上来。</w:t>
      </w:r>
    </w:p>
    <w:p w14:paraId="6B08E21A">
      <w:pPr>
        <w:rPr>
          <w:rFonts w:hint="eastAsia"/>
        </w:rPr>
      </w:pPr>
      <w:r>
        <w:rPr>
          <w:rFonts w:hint="eastAsia"/>
        </w:rPr>
        <w:pict>
          <v:rect id="_x0000_i1402" o:spt="1" style="height:3pt;width:0pt;" fillcolor="#A0A0A0" filled="t" stroked="f" coordsize="21600,21600" o:hr="t" o:hrstd="t" o:hralign="center">
            <v:path/>
            <v:fill on="t" focussize="0,0"/>
            <v:stroke on="f"/>
            <v:imagedata o:title=""/>
            <o:lock v:ext="edit"/>
            <w10:wrap type="none"/>
            <w10:anchorlock/>
          </v:rect>
        </w:pict>
      </w:r>
    </w:p>
    <w:p w14:paraId="4ED6F515">
      <w:pPr>
        <w:rPr>
          <w:rFonts w:hint="eastAsia"/>
          <w:b/>
          <w:bCs/>
        </w:rPr>
      </w:pPr>
      <w:r>
        <w:rPr>
          <w:rFonts w:hint="eastAsia"/>
          <w:b/>
          <w:bCs/>
        </w:rPr>
        <w:t>四、AI辅助写作与学术规范的边界</w:t>
      </w:r>
    </w:p>
    <w:p w14:paraId="2785075D">
      <w:r>
        <w:rPr>
          <w:rFonts w:hint="eastAsia"/>
        </w:rPr>
        <w:t>使用AI辅助毕业设计和实习报告写作，有几条边界需要清楚。AI辅助写作的合理使用与不当使用的界限见表10-4。</w:t>
      </w:r>
    </w:p>
    <w:p w14:paraId="1302E7FF">
      <w:pPr>
        <w:jc w:val="center"/>
        <w:rPr>
          <w:rFonts w:hint="eastAsia"/>
        </w:rPr>
      </w:pPr>
      <w:r>
        <w:t>表10-4 AI辅助写作的合理使用与不当使用</w:t>
      </w:r>
    </w:p>
    <w:tbl>
      <w:tblPr>
        <w:tblStyle w:val="17"/>
        <w:tblW w:w="7296" w:type="dxa"/>
        <w:tblInd w:w="0" w:type="dxa"/>
        <w:tblLayout w:type="autofit"/>
        <w:tblCellMar>
          <w:top w:w="15" w:type="dxa"/>
          <w:left w:w="15" w:type="dxa"/>
          <w:bottom w:w="15" w:type="dxa"/>
          <w:right w:w="15" w:type="dxa"/>
        </w:tblCellMar>
      </w:tblPr>
      <w:tblGrid>
        <w:gridCol w:w="3365"/>
        <w:gridCol w:w="3931"/>
      </w:tblGrid>
      <w:tr w14:paraId="3678D099">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578415E">
            <w:pPr>
              <w:rPr>
                <w:rFonts w:hint="eastAsia"/>
                <w:b/>
                <w:bCs/>
              </w:rPr>
            </w:pPr>
            <w:r>
              <w:rPr>
                <w:b/>
                <w:bCs/>
              </w:rPr>
              <w:t xml:space="preserve">合理使用 </w:t>
            </w:r>
            <w:r>
              <w:rPr>
                <w:rFonts w:ascii="Segoe UI Emoji" w:hAnsi="Segoe UI Emoji" w:cs="Segoe UI Emoji"/>
                <w:b/>
                <w:bCs/>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1709108">
            <w:pPr>
              <w:rPr>
                <w:b/>
                <w:bCs/>
              </w:rPr>
            </w:pPr>
            <w:r>
              <w:rPr>
                <w:b/>
                <w:bCs/>
              </w:rPr>
              <w:t xml:space="preserve">不当使用 </w:t>
            </w:r>
            <w:r>
              <w:rPr>
                <w:rFonts w:ascii="Segoe UI Emoji" w:hAnsi="Segoe UI Emoji" w:cs="Segoe UI Emoji"/>
                <w:b/>
                <w:bCs/>
              </w:rPr>
              <w:t>❌</w:t>
            </w:r>
          </w:p>
        </w:tc>
      </w:tr>
      <w:tr w14:paraId="31FEA22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E75E9D">
            <w:r>
              <w:t>让AI帮你拓宽选题思路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258F7D">
            <w:r>
              <w:t>让AI替你决定选题</w:t>
            </w:r>
          </w:p>
        </w:tc>
      </w:tr>
      <w:tr w14:paraId="5AC2B4E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0A06441">
            <w:r>
              <w:t>让AI帮你搭建论文的章节框架</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432C529">
            <w:r>
              <w:t>让AI从头到尾写完整篇论文</w:t>
            </w:r>
          </w:p>
        </w:tc>
      </w:tr>
      <w:tr w14:paraId="365AB8E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AA2B0E5">
            <w:r>
              <w:t>让AI帮你理清文献查找的方向</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693D1F">
            <w:r>
              <w:t>让AI直接生成参考文献列表</w:t>
            </w:r>
          </w:p>
        </w:tc>
      </w:tr>
      <w:tr w14:paraId="617B018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173A226">
            <w:r>
              <w:t>让AI帮你整理自己的实习记录成规范格式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C2062CC">
            <w:r>
              <w:t>让AI编造你没有的实习经历</w:t>
            </w:r>
          </w:p>
        </w:tc>
      </w:tr>
      <w:tr w14:paraId="62ECB56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F67494">
            <w:r>
              <w:t>让AI帮你润色语言表达</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E3381D">
            <w:r>
              <w:t>把AI生成的内容直接复制提交不做任何修改</w:t>
            </w:r>
          </w:p>
        </w:tc>
      </w:tr>
      <w:tr w14:paraId="71692DC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DF74C64">
            <w:r>
              <w:t>让AI帮你检查错别字和格式问题</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33A5F5D">
            <w:r>
              <w:t>用AI生成数据和分析结果冒充自己的调研</w:t>
            </w:r>
          </w:p>
        </w:tc>
      </w:tr>
      <w:tr w14:paraId="2D9CFF6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B0D1D14">
            <w:r>
              <w:t>在论文致谢中说明使用了AI辅助工具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121829F">
            <w:r>
              <w:t>隐瞒使用AI的事实，把AI的成果冒充为个人原创</w:t>
            </w:r>
          </w:p>
        </w:tc>
      </w:tr>
    </w:tbl>
    <w:p w14:paraId="7AFFE790">
      <w:r>
        <w:rPr>
          <w:rFonts w:hint="eastAsia"/>
          <w:b/>
          <w:bCs/>
        </w:rPr>
        <w:t>【职业素养】学术诚信是职业诚信的起点</w:t>
      </w:r>
    </w:p>
    <w:p w14:paraId="46637FE4">
      <w:pPr>
        <w:rPr>
          <w:rFonts w:hint="eastAsia"/>
        </w:rPr>
      </w:pPr>
      <w:r>
        <w:rPr>
          <w:rFonts w:hint="eastAsia"/>
        </w:rPr>
        <w:t>毕业设计可能是你学生生涯中最后一次需要遵守学术规范的机会。但学术诚信的精神不会在你拿到毕业证的那一天就结束——它会延伸到你的整个职业生涯中。</w:t>
      </w:r>
    </w:p>
    <w:p w14:paraId="722E1BFA">
      <w:pPr>
        <w:rPr>
          <w:rFonts w:hint="eastAsia"/>
        </w:rPr>
      </w:pPr>
      <w:r>
        <w:rPr>
          <w:rFonts w:hint="eastAsia"/>
        </w:rPr>
        <w:t>一个在毕业设计中能坚持"不造假、不抄袭、不冒充"的人，走上工作岗位后更有可能坚持"不做假账、不编假数据、不写虚假报告"。反过来，如果在学校里就养成了"反正AI能帮我编"的习惯，到了职场上也很难突然变得诚实。</w:t>
      </w:r>
    </w:p>
    <w:p w14:paraId="6DF430F7">
      <w:pPr>
        <w:rPr>
          <w:rFonts w:hint="eastAsia"/>
        </w:rPr>
      </w:pPr>
      <w:r>
        <w:rPr>
          <w:rFonts w:hint="eastAsia"/>
        </w:rPr>
        <w:t>底线这种东西，不是到了关键时刻才需要的——它需要从每一件小事上开始坚持。</w:t>
      </w:r>
    </w:p>
    <w:p w14:paraId="4C076A57">
      <w:pPr>
        <w:rPr>
          <w:rFonts w:hint="eastAsia"/>
        </w:rPr>
      </w:pPr>
      <w:r>
        <w:rPr>
          <w:rFonts w:hint="eastAsia"/>
        </w:rPr>
        <w:pict>
          <v:rect id="_x0000_i1403" o:spt="1" style="height:3pt;width:0pt;" fillcolor="#A0A0A0" filled="t" stroked="f" coordsize="21600,21600" o:hr="t" o:hrstd="t" o:hralign="center">
            <v:path/>
            <v:fill on="t" focussize="0,0"/>
            <v:stroke on="f"/>
            <v:imagedata o:title=""/>
            <o:lock v:ext="edit"/>
            <w10:wrap type="none"/>
            <w10:anchorlock/>
          </v:rect>
        </w:pict>
      </w:r>
    </w:p>
    <w:p w14:paraId="53877A20">
      <w:pPr>
        <w:rPr>
          <w:rFonts w:hint="eastAsia"/>
        </w:rPr>
      </w:pPr>
      <w:r>
        <w:rPr>
          <w:rFonts w:hint="eastAsia"/>
          <w:b/>
          <w:bCs/>
        </w:rPr>
        <w:t>【任务小结与自测】</w:t>
      </w:r>
    </w:p>
    <w:p w14:paraId="0F64F465">
      <w:pPr>
        <w:rPr>
          <w:rFonts w:hint="eastAsia"/>
        </w:rPr>
      </w:pPr>
      <w:r>
        <w:rPr>
          <w:rFonts w:hint="eastAsia"/>
        </w:rPr>
        <w:t>完成任务三后，检查一下：</w:t>
      </w:r>
    </w:p>
    <w:p w14:paraId="2F008735">
      <w:pPr>
        <w:numPr>
          <w:ilvl w:val="0"/>
          <w:numId w:val="198"/>
        </w:numPr>
        <w:rPr>
          <w:rFonts w:hint="eastAsia"/>
        </w:rPr>
      </w:pPr>
      <w:r>
        <w:rPr>
          <w:rFonts w:hint="eastAsia"/>
        </w:rPr>
        <w:t>能让AI辅助拓宽毕业设计的选题思路和搭建框架</w:t>
      </w:r>
    </w:p>
    <w:p w14:paraId="424FBECA">
      <w:pPr>
        <w:numPr>
          <w:ilvl w:val="0"/>
          <w:numId w:val="198"/>
        </w:numPr>
        <w:rPr>
          <w:rFonts w:hint="eastAsia"/>
        </w:rPr>
      </w:pPr>
      <w:r>
        <w:rPr>
          <w:rFonts w:hint="eastAsia"/>
        </w:rPr>
        <w:t>知道不能让AI直接生成参考文献列表，要自己去数据库检索</w:t>
      </w:r>
    </w:p>
    <w:p w14:paraId="0857309D">
      <w:pPr>
        <w:numPr>
          <w:ilvl w:val="0"/>
          <w:numId w:val="198"/>
        </w:numPr>
        <w:rPr>
          <w:rFonts w:hint="eastAsia"/>
        </w:rPr>
      </w:pPr>
      <w:r>
        <w:rPr>
          <w:rFonts w:hint="eastAsia"/>
        </w:rPr>
        <w:t>能把真实的实习经历提供给AI整理成规范的实习报告</w:t>
      </w:r>
    </w:p>
    <w:p w14:paraId="13F0B9B9">
      <w:pPr>
        <w:numPr>
          <w:ilvl w:val="0"/>
          <w:numId w:val="198"/>
        </w:numPr>
        <w:rPr>
          <w:rFonts w:hint="eastAsia"/>
        </w:rPr>
      </w:pPr>
      <w:r>
        <w:rPr>
          <w:rFonts w:hint="eastAsia"/>
        </w:rPr>
        <w:t>清楚AI辅助写作的合理使用边界</w:t>
      </w:r>
    </w:p>
    <w:p w14:paraId="1511BB03">
      <w:pPr>
        <w:rPr>
          <w:rFonts w:hint="eastAsia"/>
        </w:rPr>
      </w:pPr>
      <w:r>
        <w:rPr>
          <w:rFonts w:hint="eastAsia"/>
        </w:rPr>
        <w:pict>
          <v:rect id="_x0000_i1404" o:spt="1" style="height:3pt;width:0pt;" fillcolor="#A0A0A0" filled="t" stroked="f" coordsize="21600,21600" o:hr="t" o:hrstd="t" o:hralign="center">
            <v:path/>
            <v:fill on="t" focussize="0,0"/>
            <v:stroke on="f"/>
            <v:imagedata o:title=""/>
            <o:lock v:ext="edit"/>
            <w10:wrap type="none"/>
            <w10:anchorlock/>
          </v:rect>
        </w:pict>
      </w:r>
    </w:p>
    <w:p w14:paraId="64401C88">
      <w:pPr>
        <w:rPr>
          <w:rFonts w:hint="eastAsia"/>
          <w:b/>
          <w:bCs/>
        </w:rPr>
      </w:pPr>
      <w:r>
        <w:rPr>
          <w:rFonts w:hint="eastAsia"/>
          <w:b/>
          <w:bCs/>
        </w:rPr>
        <w:t>任务四 用AI规划职业发展</w:t>
      </w:r>
    </w:p>
    <w:p w14:paraId="0A938153">
      <w:pPr>
        <w:rPr>
          <w:rFonts w:hint="eastAsia"/>
        </w:rPr>
      </w:pPr>
      <w:r>
        <w:rPr>
          <w:rFonts w:hint="eastAsia"/>
          <w:b/>
          <w:bCs/>
        </w:rPr>
        <w:t>【任务描述】</w:t>
      </w:r>
      <w:r>
        <w:rPr>
          <w:rFonts w:hint="eastAsia"/>
        </w:rPr>
        <w:t> 求职是"现在要做的事"，职业规划是"未来要想的事"。很多同学对自己毕业后的职业发展方向很迷茫——不知道自己适合做什么、目标岗位需要什么条件、应该考什么证、怎么持续提升自己。AI可以帮你做一些初步的梳理和规划，但最终的路还是要你自己走。</w:t>
      </w:r>
    </w:p>
    <w:p w14:paraId="57D5008D">
      <w:pPr>
        <w:rPr>
          <w:rFonts w:hint="eastAsia"/>
        </w:rPr>
      </w:pPr>
      <w:r>
        <w:rPr>
          <w:rFonts w:hint="eastAsia"/>
        </w:rPr>
        <w:pict>
          <v:rect id="_x0000_i1405" o:spt="1" style="height:3pt;width:0pt;" fillcolor="#A0A0A0" filled="t" stroked="f" coordsize="21600,21600" o:hr="t" o:hrstd="t" o:hralign="center">
            <v:path/>
            <v:fill on="t" focussize="0,0"/>
            <v:stroke on="f"/>
            <v:imagedata o:title=""/>
            <o:lock v:ext="edit"/>
            <w10:wrap type="none"/>
            <w10:anchorlock/>
          </v:rect>
        </w:pict>
      </w:r>
    </w:p>
    <w:p w14:paraId="2183124B">
      <w:pPr>
        <w:rPr>
          <w:rFonts w:hint="eastAsia"/>
          <w:b/>
          <w:bCs/>
        </w:rPr>
      </w:pPr>
      <w:r>
        <w:rPr>
          <w:rFonts w:hint="eastAsia"/>
          <w:b/>
          <w:bCs/>
        </w:rPr>
        <w:t>一、让AI分析个人能力优势和提升方向</w:t>
      </w:r>
    </w:p>
    <w:p w14:paraId="3C617E65">
      <w:r>
        <w:t>我是大数据与会计专业即将毕业的大专生，以下是我目前的情况：</w:t>
      </w:r>
    </w:p>
    <w:p w14:paraId="033AB68C"/>
    <w:p w14:paraId="7E79C1C4">
      <w:r>
        <w:t>已有的技能和证书：</w:t>
      </w:r>
    </w:p>
    <w:p w14:paraId="200B8327">
      <w:r>
        <w:t>- 初级会计资格证</w:t>
      </w:r>
    </w:p>
    <w:p w14:paraId="74B33ED0">
      <w:r>
        <w:t>- 熟悉基础会计核算流程（通过课程实训学习）</w:t>
      </w:r>
    </w:p>
    <w:p w14:paraId="1B7DB4FD">
      <w:r>
        <w:t>- 熟练使用Excel进行数据处理</w:t>
      </w:r>
    </w:p>
    <w:p w14:paraId="40951877">
      <w:r>
        <w:t>- 会使用AI工具辅助完成各类工作任务</w:t>
      </w:r>
    </w:p>
    <w:p w14:paraId="32D85CCE">
      <w:r>
        <w:t>- 大学英语四级</w:t>
      </w:r>
    </w:p>
    <w:p w14:paraId="316D20EE">
      <w:r>
        <w:t>- 打字速度快，中文80字/分钟以上</w:t>
      </w:r>
    </w:p>
    <w:p w14:paraId="429518FC"/>
    <w:p w14:paraId="6CEC632C">
      <w:r>
        <w:t>性格特点：</w:t>
      </w:r>
    </w:p>
    <w:p w14:paraId="43A570D7">
      <w:r>
        <w:t>- 做事细心，喜欢跟数字打交道</w:t>
      </w:r>
    </w:p>
    <w:p w14:paraId="3CE6CAA3">
      <w:r>
        <w:t>- 偏内向，不太擅长主动跟陌生人社交，但一对一沟通没问题</w:t>
      </w:r>
    </w:p>
    <w:p w14:paraId="7CF8A395">
      <w:r>
        <w:t>- 学习能力还行，能静下心来看书</w:t>
      </w:r>
    </w:p>
    <w:p w14:paraId="69A87932">
      <w:r>
        <w:t>- 不太喜欢太快节奏的工作环境</w:t>
      </w:r>
    </w:p>
    <w:p w14:paraId="7F3E6CEB"/>
    <w:p w14:paraId="18E579F2">
      <w:r>
        <w:t>请帮我分析：</w:t>
      </w:r>
    </w:p>
    <w:p w14:paraId="3683F515">
      <w:r>
        <w:t>1. 以我目前的条件，比较适合从事哪些方向的工作</w:t>
      </w:r>
    </w:p>
    <w:p w14:paraId="7F5DFAFF">
      <w:r>
        <w:t>2. 我的优势在哪里，应该继续加强</w:t>
      </w:r>
    </w:p>
    <w:p w14:paraId="5372F6B5">
      <w:r>
        <w:t>3. 我的短板在哪里，需要怎么弥补</w:t>
      </w:r>
    </w:p>
    <w:p w14:paraId="7C6F5125">
      <w:r>
        <w:t>4. 给出3条具体的、在毕业后第一年内可以落地的提升建议</w:t>
      </w:r>
    </w:p>
    <w:p w14:paraId="5588FF03">
      <w:pPr>
        <w:rPr>
          <w:rFonts w:hint="eastAsia"/>
        </w:rPr>
      </w:pPr>
      <w:r>
        <w:rPr>
          <w:rFonts w:hint="eastAsia"/>
        </w:rPr>
        <w:pict>
          <v:rect id="_x0000_i1406" o:spt="1" style="height:3pt;width:0pt;" fillcolor="#A0A0A0" filled="t" stroked="f" coordsize="21600,21600" o:hr="t" o:hrstd="t" o:hralign="center">
            <v:path/>
            <v:fill on="t" focussize="0,0"/>
            <v:stroke on="f"/>
            <v:imagedata o:title=""/>
            <o:lock v:ext="edit"/>
            <w10:wrap type="none"/>
            <w10:anchorlock/>
          </v:rect>
        </w:pict>
      </w:r>
    </w:p>
    <w:p w14:paraId="03ABF8A0">
      <w:pPr>
        <w:rPr>
          <w:rFonts w:hint="eastAsia"/>
          <w:b/>
          <w:bCs/>
        </w:rPr>
      </w:pPr>
      <w:r>
        <w:rPr>
          <w:rFonts w:hint="eastAsia"/>
          <w:b/>
          <w:bCs/>
        </w:rPr>
        <w:t>二、让AI介绍目标岗位的发展前景和技能要求</w:t>
      </w:r>
    </w:p>
    <w:p w14:paraId="776DC021">
      <w:pPr>
        <w:rPr>
          <w:rFonts w:hint="eastAsia"/>
        </w:rPr>
      </w:pPr>
      <w:r>
        <w:rPr>
          <w:rFonts w:hint="eastAsia"/>
        </w:rPr>
        <w:t>当你对某个岗位方向感兴趣但不太了解时，可以让AI帮你做一次"岗位探索"。</w:t>
      </w:r>
    </w:p>
    <w:p w14:paraId="4870A00F">
      <w:r>
        <w:t>我对以下两个方向比较感兴趣，但不太了解具体的发展前景和要求：</w:t>
      </w:r>
    </w:p>
    <w:p w14:paraId="23B932D9">
      <w:r>
        <w:t>1. 商贸企业的财务会计方向</w:t>
      </w:r>
    </w:p>
    <w:p w14:paraId="12E068AE">
      <w:r>
        <w:t>2. 邮政系统的基层管理方向</w:t>
      </w:r>
    </w:p>
    <w:p w14:paraId="461C9761"/>
    <w:p w14:paraId="51E8389B">
      <w:r>
        <w:t>请帮我分别了解：</w:t>
      </w:r>
    </w:p>
    <w:p w14:paraId="54D08061">
      <w:r>
        <w:t>1. 这两个方向的典型岗位有哪些</w:t>
      </w:r>
    </w:p>
    <w:p w14:paraId="5DD9DC8F">
      <w:r>
        <w:t>2. 入门级岗位通常要求什么技能和证书</w:t>
      </w:r>
    </w:p>
    <w:p w14:paraId="09EF3331">
      <w:r>
        <w:t>3. 从入门到有一定经验（3~5年）的典型发展路径是什么样的</w:t>
      </w:r>
    </w:p>
    <w:p w14:paraId="388B9F17">
      <w:r>
        <w:t>4. 这两个方向各自的优势和挑战是什么</w:t>
      </w:r>
    </w:p>
    <w:p w14:paraId="5F630959">
      <w:r>
        <w:t>5. 对于我的背景（大专/会计专业/初级会计证），走哪个方向更容易上手</w:t>
      </w:r>
    </w:p>
    <w:p w14:paraId="756A8CEC"/>
    <w:p w14:paraId="13AD21AA">
      <w:r>
        <w:t>注意：发展前景方面请给出客观的分析，不需要过度乐观也不需要</w:t>
      </w:r>
    </w:p>
    <w:p w14:paraId="73F127D5">
      <w:r>
        <w:t>过度悲观，帮我做出理性判断就好。</w:t>
      </w:r>
    </w:p>
    <w:p w14:paraId="0592159C">
      <w:pPr>
        <w:rPr>
          <w:rFonts w:hint="eastAsia"/>
        </w:rPr>
      </w:pPr>
      <w:r>
        <w:rPr>
          <w:rFonts w:hint="eastAsia"/>
          <w:b/>
          <w:bCs/>
        </w:rPr>
        <w:t>【想一想】</w:t>
      </w:r>
    </w:p>
    <w:p w14:paraId="5053C5A2">
      <w:pPr>
        <w:rPr>
          <w:rFonts w:hint="eastAsia"/>
        </w:rPr>
      </w:pPr>
      <w:r>
        <w:rPr>
          <w:rFonts w:hint="eastAsia"/>
        </w:rPr>
        <w:t>AI给出的岗位分析和发展路径是"一般情况"——但每个人的具体情况不一样。同样是"商贸企业财务方向"，在一家500人的公司和在一家5人的小店，发展路径完全不同。所以AI的分析只能作为起点，更有价值的信息来源是：跟已经在那个岗位上工作了几年的学长学姐聊一聊。</w:t>
      </w:r>
    </w:p>
    <w:p w14:paraId="38D1A807">
      <w:pPr>
        <w:rPr>
          <w:rFonts w:hint="eastAsia"/>
        </w:rPr>
      </w:pPr>
      <w:r>
        <w:rPr>
          <w:rFonts w:hint="eastAsia"/>
        </w:rPr>
        <w:pict>
          <v:rect id="_x0000_i1407" o:spt="1" style="height:3pt;width:0pt;" fillcolor="#A0A0A0" filled="t" stroked="f" coordsize="21600,21600" o:hr="t" o:hrstd="t" o:hralign="center">
            <v:path/>
            <v:fill on="t" focussize="0,0"/>
            <v:stroke on="f"/>
            <v:imagedata o:title=""/>
            <o:lock v:ext="edit"/>
            <w10:wrap type="none"/>
            <w10:anchorlock/>
          </v:rect>
        </w:pict>
      </w:r>
    </w:p>
    <w:p w14:paraId="5E27D5A7">
      <w:pPr>
        <w:rPr>
          <w:rFonts w:hint="eastAsia"/>
          <w:b/>
          <w:bCs/>
        </w:rPr>
      </w:pPr>
      <w:r>
        <w:rPr>
          <w:rFonts w:hint="eastAsia"/>
          <w:b/>
          <w:bCs/>
        </w:rPr>
        <w:t>三、让AI制定学习计划和考证规划</w:t>
      </w:r>
    </w:p>
    <w:p w14:paraId="393C61F4">
      <w:pPr>
        <w:rPr>
          <w:rFonts w:hint="eastAsia"/>
        </w:rPr>
      </w:pPr>
      <w:r>
        <w:rPr>
          <w:rFonts w:hint="eastAsia"/>
        </w:rPr>
        <w:t>确定了大致的发展方向之后，需要一个具体的行动计划。</w:t>
      </w:r>
    </w:p>
    <w:p w14:paraId="5C8691E6">
      <w:r>
        <w:t>我决定走商贸企业财务方向，目前是大专学历，持有初级会计证。</w:t>
      </w:r>
    </w:p>
    <w:p w14:paraId="3198109A">
      <w:r>
        <w:t>请帮我制定一份毕业后第一年的学习和考证规划。</w:t>
      </w:r>
    </w:p>
    <w:p w14:paraId="31C1BAF0"/>
    <w:p w14:paraId="702D5E9A">
      <w:r>
        <w:t>我的情况：</w:t>
      </w:r>
    </w:p>
    <w:p w14:paraId="17933CD9">
      <w:r>
        <w:t>- 预计毕业后在某商贸公司做财务助理</w:t>
      </w:r>
    </w:p>
    <w:p w14:paraId="069210E6">
      <w:r>
        <w:t>- 每天下班后可以有1~2小时的学习时间</w:t>
      </w:r>
    </w:p>
    <w:p w14:paraId="2C9F06A5">
      <w:r>
        <w:t>- 周末可以用半天时间来学习</w:t>
      </w:r>
    </w:p>
    <w:p w14:paraId="6BCEBF88">
      <w:r>
        <w:t>- 学习预算大约2000元/年（用于买书和网课）</w:t>
      </w:r>
    </w:p>
    <w:p w14:paraId="7596AB34"/>
    <w:p w14:paraId="3032F230">
      <w:r>
        <w:t>请帮我规划：</w:t>
      </w:r>
    </w:p>
    <w:p w14:paraId="2D81DE80">
      <w:r>
        <w:t>1. 第一年应该重点考什么证书（按优先级排序）</w:t>
      </w:r>
    </w:p>
    <w:p w14:paraId="6A419DC7">
      <w:r>
        <w:t>2. 每个证书的考试时间、备考周期和学习方法建议</w:t>
      </w:r>
    </w:p>
    <w:p w14:paraId="724ECDDB">
      <w:r>
        <w:t>3. 除了考证之外，还应该学习什么技能来提升竞争力</w:t>
      </w:r>
    </w:p>
    <w:p w14:paraId="543C4058">
      <w:r>
        <w:t>4. 制定一个月度学习计划表（前6个月即可）</w:t>
      </w:r>
    </w:p>
    <w:p w14:paraId="267D5E7D"/>
    <w:p w14:paraId="329EB82E">
      <w:r>
        <w:t>规划要务实可执行——不要把每一分钟都排满，要考虑到工作累了</w:t>
      </w:r>
    </w:p>
    <w:p w14:paraId="0E0C7D3A">
      <w:r>
        <w:t>之后的学习效率不会太高。</w:t>
      </w:r>
    </w:p>
    <w:p w14:paraId="102CDC9C">
      <w:pPr>
        <w:rPr>
          <w:rFonts w:hint="eastAsia"/>
        </w:rPr>
      </w:pPr>
      <w:r>
        <w:rPr>
          <w:rFonts w:hint="eastAsia"/>
        </w:rPr>
        <w:t>AI会给出一份结构清晰的规划方案。但有一点需要提醒：</w:t>
      </w:r>
      <w:r>
        <w:rPr>
          <w:rFonts w:hint="eastAsia"/>
          <w:b/>
          <w:bCs/>
        </w:rPr>
        <w:t>计划做得再完美，不执行等于零</w:t>
      </w:r>
      <w:r>
        <w:rPr>
          <w:rFonts w:hint="eastAsia"/>
        </w:rPr>
        <w:t>。不如先做一份"第一个月"的小计划，执行了之后再做下一个月的——比一口气做一年的计划但三天就放弃了强得多。</w:t>
      </w:r>
    </w:p>
    <w:p w14:paraId="24180B8A">
      <w:pPr>
        <w:rPr>
          <w:rFonts w:hint="eastAsia"/>
        </w:rPr>
      </w:pPr>
      <w:r>
        <w:rPr>
          <w:rFonts w:hint="eastAsia"/>
        </w:rPr>
        <w:pict>
          <v:rect id="_x0000_i1408" o:spt="1" style="height:3pt;width:0pt;" fillcolor="#A0A0A0" filled="t" stroked="f" coordsize="21600,21600" o:hr="t" o:hrstd="t" o:hralign="center">
            <v:path/>
            <v:fill on="t" focussize="0,0"/>
            <v:stroke on="f"/>
            <v:imagedata o:title=""/>
            <o:lock v:ext="edit"/>
            <w10:wrap type="none"/>
            <w10:anchorlock/>
          </v:rect>
        </w:pict>
      </w:r>
    </w:p>
    <w:p w14:paraId="497F6FD2">
      <w:pPr>
        <w:rPr>
          <w:rFonts w:hint="eastAsia"/>
          <w:b/>
          <w:bCs/>
        </w:rPr>
      </w:pPr>
      <w:r>
        <w:rPr>
          <w:rFonts w:hint="eastAsia"/>
          <w:b/>
          <w:bCs/>
        </w:rPr>
        <w:t>四、终身学习的意识与行动</w:t>
      </w:r>
    </w:p>
    <w:p w14:paraId="38F19817">
      <w:pPr>
        <w:rPr>
          <w:rFonts w:hint="eastAsia"/>
        </w:rPr>
      </w:pPr>
      <w:r>
        <w:rPr>
          <w:rFonts w:hint="eastAsia"/>
        </w:rPr>
        <w:t>这是本项目的最后一个话题，也是最重要的一个。</w:t>
      </w:r>
    </w:p>
    <w:p w14:paraId="27648B2A">
      <w:pPr>
        <w:rPr>
          <w:rFonts w:hint="eastAsia"/>
        </w:rPr>
      </w:pPr>
      <w:r>
        <w:rPr>
          <w:rFonts w:hint="eastAsia"/>
        </w:rPr>
        <w:t>AI工具在不断进化，商贸行业在不断变化，岗位的技能要求也在不断更新。今天学到的知识和技能，三五年后可能就过时了。唯一不会过时的是</w:t>
      </w:r>
      <w:r>
        <w:rPr>
          <w:rFonts w:hint="eastAsia"/>
          <w:b/>
          <w:bCs/>
        </w:rPr>
        <w:t>学习能力本身</w:t>
      </w:r>
      <w:r>
        <w:rPr>
          <w:rFonts w:hint="eastAsia"/>
        </w:rPr>
        <w:t>。</w:t>
      </w:r>
    </w:p>
    <w:p w14:paraId="573B97CF">
      <w:r>
        <w:rPr>
          <w:rFonts w:hint="eastAsia"/>
        </w:rPr>
        <w:t>保持学习力的几个实用建议见表10-5。</w:t>
      </w:r>
    </w:p>
    <w:p w14:paraId="162B767B">
      <w:pPr>
        <w:jc w:val="center"/>
        <w:rPr>
          <w:rFonts w:hint="eastAsia"/>
        </w:rPr>
      </w:pPr>
      <w:r>
        <w:t>表10-5 保持终身学习力的实用建议</w:t>
      </w:r>
    </w:p>
    <w:tbl>
      <w:tblPr>
        <w:tblStyle w:val="17"/>
        <w:tblW w:w="7296" w:type="dxa"/>
        <w:tblInd w:w="0" w:type="dxa"/>
        <w:tblLayout w:type="autofit"/>
        <w:tblCellMar>
          <w:top w:w="15" w:type="dxa"/>
          <w:left w:w="15" w:type="dxa"/>
          <w:bottom w:w="15" w:type="dxa"/>
          <w:right w:w="15" w:type="dxa"/>
        </w:tblCellMar>
      </w:tblPr>
      <w:tblGrid>
        <w:gridCol w:w="1461"/>
        <w:gridCol w:w="5835"/>
      </w:tblGrid>
      <w:tr w14:paraId="724296D5">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3BB9F7">
            <w:pPr>
              <w:rPr>
                <w:rFonts w:hint="eastAsia"/>
                <w:b/>
                <w:bCs/>
              </w:rPr>
            </w:pPr>
            <w:r>
              <w:rPr>
                <w:b/>
                <w:bCs/>
              </w:rPr>
              <w:t>建议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5A0370">
            <w:pPr>
              <w:rPr>
                <w:b/>
                <w:bCs/>
              </w:rPr>
            </w:pPr>
            <w:r>
              <w:rPr>
                <w:b/>
                <w:bCs/>
              </w:rPr>
              <w:t>具体做法</w:t>
            </w:r>
          </w:p>
        </w:tc>
      </w:tr>
      <w:tr w14:paraId="79AF254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A15D97">
            <w:r>
              <w:t>保持好奇心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905F91">
            <w:r>
              <w:t>遇到不懂的东西先问AI"这是什么"，养成随时学习的习惯</w:t>
            </w:r>
          </w:p>
        </w:tc>
      </w:tr>
      <w:tr w14:paraId="5FE6C03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F36DCE7">
            <w:r>
              <w:t>定期更新技能</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C57359">
            <w:r>
              <w:t>每半年评估一次：我现在掌握的技能还够用吗？有没有新出现的工具和方法需要学？</w:t>
            </w:r>
          </w:p>
        </w:tc>
      </w:tr>
      <w:tr w14:paraId="7E8CCAD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6A2374">
            <w:r>
              <w:t>关注行业动态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DEE891">
            <w:r>
              <w:t>关注几个行业公众号或新闻源，每周花20分钟浏览</w:t>
            </w:r>
          </w:p>
        </w:tc>
      </w:tr>
      <w:tr w14:paraId="41AC7A2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A4E2425">
            <w:r>
              <w:t>向优秀的人学习</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2CD8678">
            <w:r>
              <w:t>找到你想成为的那种人，观察他们的工作方式和思考习惯</w:t>
            </w:r>
          </w:p>
        </w:tc>
      </w:tr>
      <w:tr w14:paraId="54C0ABA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D69B09">
            <w:r>
              <w:t>记录和反思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066796">
            <w:r>
              <w:t>每周花10分钟写一下本周学到了什么、做错了什么、下周可以改进什么</w:t>
            </w:r>
          </w:p>
        </w:tc>
      </w:tr>
      <w:tr w14:paraId="5F13FB1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E84F38F">
            <w:r>
              <w:t>不要贪多</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80BE5E">
            <w:r>
              <w:t>与其同时学十样东西都浅尝辄止，不如把一样东西学扎实再学下一样</w:t>
            </w:r>
          </w:p>
        </w:tc>
      </w:tr>
    </w:tbl>
    <w:p w14:paraId="1C9433CA">
      <w:r>
        <w:rPr>
          <w:rFonts w:hint="eastAsia"/>
          <w:b/>
          <w:bCs/>
        </w:rPr>
        <w:t>【拓展视野】AI时代的"不可替代性"</w:t>
      </w:r>
    </w:p>
    <w:p w14:paraId="7C939A15">
      <w:pPr>
        <w:rPr>
          <w:rFonts w:hint="eastAsia"/>
        </w:rPr>
      </w:pPr>
      <w:r>
        <w:rPr>
          <w:rFonts w:hint="eastAsia"/>
        </w:rPr>
        <w:t>很多人担心"AI会不会取代我的工作"。这个问题的答案取决于：你做的工作中，有多少是"只要按规则操作就能完成的"，有多少是"需要理解、判断和创造的"。</w:t>
      </w:r>
    </w:p>
    <w:p w14:paraId="458AFF54">
      <w:pPr>
        <w:rPr>
          <w:rFonts w:hint="eastAsia"/>
        </w:rPr>
      </w:pPr>
      <w:r>
        <w:rPr>
          <w:rFonts w:hint="eastAsia"/>
        </w:rPr>
        <w:t>前者确实越来越多地被AI接管——数据录入、格式化文书、标准化回复。但后者是AI目前做不好的——理解客户的真实需求、在复杂情况下做出判断、建立人与人之间的信任关系、提出创造性的解决方案。</w:t>
      </w:r>
    </w:p>
    <w:p w14:paraId="00722258">
      <w:pPr>
        <w:rPr>
          <w:rFonts w:hint="eastAsia"/>
        </w:rPr>
      </w:pPr>
      <w:r>
        <w:rPr>
          <w:rFonts w:hint="eastAsia"/>
        </w:rPr>
        <w:t>所以，与其担心"AI会不会取代我"，不如问自己一个更有用的问题：</w:t>
      </w:r>
      <w:r>
        <w:rPr>
          <w:rFonts w:hint="eastAsia"/>
          <w:b/>
          <w:bCs/>
        </w:rPr>
        <w:t>"我怎样才能成为那个'驾驭AI的人'，而不是'被AI替代的人'？"</w:t>
      </w:r>
    </w:p>
    <w:p w14:paraId="359C41DE">
      <w:pPr>
        <w:rPr>
          <w:rFonts w:hint="eastAsia"/>
        </w:rPr>
      </w:pPr>
      <w:r>
        <w:rPr>
          <w:rFonts w:hint="eastAsia"/>
        </w:rPr>
        <w:t>答案就在你现在正在学的这本书里——学会使用AI工具，同时不断提升自己的专业判断力、沟通能力和解决问题的能力。两者缺一不可。</w:t>
      </w:r>
    </w:p>
    <w:p w14:paraId="4697A875">
      <w:pPr>
        <w:rPr>
          <w:rFonts w:hint="eastAsia"/>
        </w:rPr>
      </w:pPr>
      <w:r>
        <w:rPr>
          <w:rFonts w:hint="eastAsia"/>
        </w:rPr>
        <w:pict>
          <v:rect id="_x0000_i1409" o:spt="1" style="height:3pt;width:0pt;" fillcolor="#A0A0A0" filled="t" stroked="f" coordsize="21600,21600" o:hr="t" o:hrstd="t" o:hralign="center">
            <v:path/>
            <v:fill on="t" focussize="0,0"/>
            <v:stroke on="f"/>
            <v:imagedata o:title=""/>
            <o:lock v:ext="edit"/>
            <w10:wrap type="none"/>
            <w10:anchorlock/>
          </v:rect>
        </w:pict>
      </w:r>
    </w:p>
    <w:p w14:paraId="43266865">
      <w:pPr>
        <w:rPr>
          <w:rFonts w:hint="eastAsia"/>
        </w:rPr>
      </w:pPr>
      <w:r>
        <w:rPr>
          <w:rFonts w:hint="eastAsia"/>
          <w:b/>
          <w:bCs/>
        </w:rPr>
        <w:t>【任务小结与自测】</w:t>
      </w:r>
    </w:p>
    <w:p w14:paraId="337FC701">
      <w:pPr>
        <w:rPr>
          <w:rFonts w:hint="eastAsia"/>
        </w:rPr>
      </w:pPr>
      <w:r>
        <w:rPr>
          <w:rFonts w:hint="eastAsia"/>
        </w:rPr>
        <w:t>完成任务四后，检查一下：</w:t>
      </w:r>
    </w:p>
    <w:p w14:paraId="480242CF">
      <w:pPr>
        <w:numPr>
          <w:ilvl w:val="0"/>
          <w:numId w:val="199"/>
        </w:numPr>
        <w:rPr>
          <w:rFonts w:hint="eastAsia"/>
        </w:rPr>
      </w:pPr>
      <w:r>
        <w:rPr>
          <w:rFonts w:hint="eastAsia"/>
        </w:rPr>
        <w:t>能让AI分析个人优势和提升方向</w:t>
      </w:r>
    </w:p>
    <w:p w14:paraId="19C9EA0D">
      <w:pPr>
        <w:numPr>
          <w:ilvl w:val="0"/>
          <w:numId w:val="199"/>
        </w:numPr>
        <w:rPr>
          <w:rFonts w:hint="eastAsia"/>
        </w:rPr>
      </w:pPr>
      <w:r>
        <w:rPr>
          <w:rFonts w:hint="eastAsia"/>
        </w:rPr>
        <w:t>能让AI介绍目标岗位的发展前景和技能要求</w:t>
      </w:r>
    </w:p>
    <w:p w14:paraId="7224A8F2">
      <w:pPr>
        <w:numPr>
          <w:ilvl w:val="0"/>
          <w:numId w:val="199"/>
        </w:numPr>
        <w:rPr>
          <w:rFonts w:hint="eastAsia"/>
        </w:rPr>
      </w:pPr>
      <w:r>
        <w:rPr>
          <w:rFonts w:hint="eastAsia"/>
        </w:rPr>
        <w:t>能让AI制定务实可执行的学习和考证规划</w:t>
      </w:r>
    </w:p>
    <w:p w14:paraId="03723CE9">
      <w:pPr>
        <w:numPr>
          <w:ilvl w:val="0"/>
          <w:numId w:val="199"/>
        </w:numPr>
        <w:rPr>
          <w:rFonts w:hint="eastAsia"/>
        </w:rPr>
      </w:pPr>
      <w:r>
        <w:rPr>
          <w:rFonts w:hint="eastAsia"/>
        </w:rPr>
        <w:t>认识到终身学习的重要性，理解AI时代什么能力不可替代</w:t>
      </w:r>
    </w:p>
    <w:p w14:paraId="509766D3">
      <w:pPr>
        <w:rPr>
          <w:rFonts w:hint="eastAsia"/>
        </w:rPr>
      </w:pPr>
      <w:r>
        <w:rPr>
          <w:rFonts w:hint="eastAsia"/>
        </w:rPr>
        <w:pict>
          <v:rect id="_x0000_i1410" o:spt="1" style="height:3pt;width:0pt;" fillcolor="#A0A0A0" filled="t" stroked="f" coordsize="21600,21600" o:hr="t" o:hrstd="t" o:hralign="center">
            <v:path/>
            <v:fill on="t" focussize="0,0"/>
            <v:stroke on="f"/>
            <v:imagedata o:title=""/>
            <o:lock v:ext="edit"/>
            <w10:wrap type="none"/>
            <w10:anchorlock/>
          </v:rect>
        </w:pict>
      </w:r>
    </w:p>
    <w:p w14:paraId="5B507E9F">
      <w:pPr>
        <w:rPr>
          <w:rFonts w:hint="eastAsia"/>
          <w:b/>
          <w:bCs/>
        </w:rPr>
      </w:pPr>
      <w:r>
        <w:rPr>
          <w:rFonts w:hint="eastAsia"/>
          <w:b/>
          <w:bCs/>
        </w:rPr>
        <w:t>综合实训 用AI完成一份个人求职作品集</w:t>
      </w:r>
    </w:p>
    <w:p w14:paraId="3A168F06">
      <w:pPr>
        <w:rPr>
          <w:rFonts w:hint="eastAsia"/>
        </w:rPr>
      </w:pPr>
      <w:r>
        <w:rPr>
          <w:rFonts w:hint="eastAsia"/>
          <w:b/>
          <w:bCs/>
        </w:rPr>
        <w:t>【实训目标】</w:t>
      </w:r>
    </w:p>
    <w:tbl>
      <w:tblPr>
        <w:tblStyle w:val="17"/>
        <w:tblW w:w="6792" w:type="dxa"/>
        <w:tblInd w:w="0" w:type="dxa"/>
        <w:tblLayout w:type="autofit"/>
        <w:tblCellMar>
          <w:top w:w="15" w:type="dxa"/>
          <w:left w:w="15" w:type="dxa"/>
          <w:bottom w:w="15" w:type="dxa"/>
          <w:right w:w="15" w:type="dxa"/>
        </w:tblCellMar>
      </w:tblPr>
      <w:tblGrid>
        <w:gridCol w:w="1105"/>
        <w:gridCol w:w="5687"/>
      </w:tblGrid>
      <w:tr w14:paraId="39F677D2">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79BD4A">
            <w:pPr>
              <w:rPr>
                <w:rFonts w:hint="eastAsia"/>
                <w:b/>
                <w:bCs/>
              </w:rPr>
            </w:pPr>
            <w:r>
              <w:rPr>
                <w:b/>
                <w:bCs/>
              </w:rPr>
              <w:t>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5F66C5">
            <w:pPr>
              <w:rPr>
                <w:b/>
                <w:bCs/>
              </w:rPr>
            </w:pPr>
            <w:r>
              <w:rPr>
                <w:b/>
                <w:bCs/>
              </w:rPr>
              <w:t>要求</w:t>
            </w:r>
          </w:p>
        </w:tc>
      </w:tr>
      <w:tr w14:paraId="312AFE9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5F8EA1">
            <w: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EF7A13">
            <w:r>
              <w:t>综合运用简历撰写、求职信写作、模拟面试和职业规划的全套方法</w:t>
            </w:r>
          </w:p>
        </w:tc>
      </w:tr>
      <w:tr w14:paraId="29E112B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76094C">
            <w: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04FA105">
            <w:r>
              <w:t>能够独立完成一套完整的个人求职材料，并通过模拟面试验证准备效果</w:t>
            </w:r>
          </w:p>
        </w:tc>
      </w:tr>
      <w:tr w14:paraId="5EF1522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96A38F">
            <w: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0D7293">
            <w:r>
              <w:t>全过程坚守真实性底线，建立对自身能力的客观认知</w:t>
            </w:r>
          </w:p>
        </w:tc>
      </w:tr>
    </w:tbl>
    <w:p w14:paraId="6AE8CF4C">
      <w:r>
        <w:rPr>
          <w:rFonts w:hint="eastAsia"/>
        </w:rPr>
        <w:pict>
          <v:rect id="_x0000_i1411" o:spt="1" style="height:3pt;width:0pt;" fillcolor="#A0A0A0" filled="t" stroked="f" coordsize="21600,21600" o:hr="t" o:hrstd="t" o:hralign="center">
            <v:path/>
            <v:fill on="t" focussize="0,0"/>
            <v:stroke on="f"/>
            <v:imagedata o:title=""/>
            <o:lock v:ext="edit"/>
            <w10:wrap type="none"/>
            <w10:anchorlock/>
          </v:rect>
        </w:pict>
      </w:r>
    </w:p>
    <w:p w14:paraId="00657480">
      <w:pPr>
        <w:rPr>
          <w:rFonts w:hint="eastAsia"/>
          <w:b/>
          <w:bCs/>
        </w:rPr>
      </w:pPr>
      <w:r>
        <w:rPr>
          <w:rFonts w:hint="eastAsia"/>
          <w:b/>
          <w:bCs/>
        </w:rPr>
        <w:t>实训内容</w:t>
      </w:r>
    </w:p>
    <w:p w14:paraId="4F32F68A">
      <w:pPr>
        <w:rPr>
          <w:rFonts w:hint="eastAsia"/>
        </w:rPr>
      </w:pPr>
      <w:r>
        <w:rPr>
          <w:rFonts w:hint="eastAsia"/>
        </w:rPr>
        <w:t>请在你真实的个人情况基础上，用AI辅助完成以下全套求职材料。</w:t>
      </w:r>
    </w:p>
    <w:p w14:paraId="7128F422">
      <w:pPr>
        <w:rPr>
          <w:rFonts w:hint="eastAsia"/>
        </w:rPr>
      </w:pPr>
      <w:r>
        <w:rPr>
          <w:rFonts w:hint="eastAsia"/>
          <w:b/>
          <w:bCs/>
        </w:rPr>
        <w:t>第一步：撰写个人简历（约20分钟）</w:t>
      </w:r>
    </w:p>
    <w:p w14:paraId="4B2AA912">
      <w:pPr>
        <w:numPr>
          <w:ilvl w:val="0"/>
          <w:numId w:val="200"/>
        </w:numPr>
        <w:rPr>
          <w:rFonts w:hint="eastAsia"/>
        </w:rPr>
      </w:pPr>
      <w:r>
        <w:rPr>
          <w:rFonts w:hint="eastAsia"/>
        </w:rPr>
        <w:t>先自己列一份"素材清单"——回忆并记录自己所有的学历、证书、技能、实践经历</w:t>
      </w:r>
    </w:p>
    <w:p w14:paraId="3EA506F5">
      <w:pPr>
        <w:numPr>
          <w:ilvl w:val="0"/>
          <w:numId w:val="200"/>
        </w:numPr>
        <w:rPr>
          <w:rFonts w:hint="eastAsia"/>
        </w:rPr>
      </w:pPr>
      <w:r>
        <w:rPr>
          <w:rFonts w:hint="eastAsia"/>
        </w:rPr>
        <w:t>把素材清单交给AI，让它帮你搭建简历框架并优化描述</w:t>
      </w:r>
    </w:p>
    <w:p w14:paraId="5C08C2AA">
      <w:pPr>
        <w:numPr>
          <w:ilvl w:val="0"/>
          <w:numId w:val="200"/>
        </w:numPr>
        <w:rPr>
          <w:rFonts w:hint="eastAsia"/>
        </w:rPr>
      </w:pPr>
      <w:r>
        <w:rPr>
          <w:rFonts w:hint="eastAsia"/>
        </w:rPr>
        <w:t>逐条核对简历中的每一项信息是否真实</w:t>
      </w:r>
    </w:p>
    <w:p w14:paraId="5720CF8B">
      <w:pPr>
        <w:numPr>
          <w:ilvl w:val="0"/>
          <w:numId w:val="200"/>
        </w:numPr>
        <w:rPr>
          <w:rFonts w:hint="eastAsia"/>
        </w:rPr>
      </w:pPr>
      <w:r>
        <w:rPr>
          <w:rFonts w:hint="eastAsia"/>
        </w:rPr>
        <w:t>定稿后检查格式是否规范、篇幅是否控制在一页纸以内</w:t>
      </w:r>
    </w:p>
    <w:p w14:paraId="20C6F4E5">
      <w:pPr>
        <w:rPr>
          <w:rFonts w:hint="eastAsia"/>
        </w:rPr>
      </w:pPr>
      <w:r>
        <w:rPr>
          <w:rFonts w:hint="eastAsia"/>
          <w:b/>
          <w:bCs/>
        </w:rPr>
        <w:t>第二步：撰写一封求职信（约15分钟）</w:t>
      </w:r>
    </w:p>
    <w:p w14:paraId="0BADB02A">
      <w:pPr>
        <w:numPr>
          <w:ilvl w:val="0"/>
          <w:numId w:val="201"/>
        </w:numPr>
        <w:rPr>
          <w:rFonts w:hint="eastAsia"/>
        </w:rPr>
      </w:pPr>
      <w:r>
        <w:rPr>
          <w:rFonts w:hint="eastAsia"/>
        </w:rPr>
        <w:t>选择一个你真正想投递的岗位（可以从招聘网站上找一个真实的招聘信息）</w:t>
      </w:r>
    </w:p>
    <w:p w14:paraId="214BECDD">
      <w:pPr>
        <w:numPr>
          <w:ilvl w:val="0"/>
          <w:numId w:val="201"/>
        </w:numPr>
        <w:rPr>
          <w:rFonts w:hint="eastAsia"/>
        </w:rPr>
      </w:pPr>
      <w:r>
        <w:rPr>
          <w:rFonts w:hint="eastAsia"/>
        </w:rPr>
        <w:t>把岗位要求和你的个人情况告诉AI，让它帮你写一封300字左右的求职信</w:t>
      </w:r>
    </w:p>
    <w:p w14:paraId="78CA9733">
      <w:pPr>
        <w:numPr>
          <w:ilvl w:val="0"/>
          <w:numId w:val="201"/>
        </w:numPr>
        <w:rPr>
          <w:rFonts w:hint="eastAsia"/>
        </w:rPr>
      </w:pPr>
      <w:r>
        <w:rPr>
          <w:rFonts w:hint="eastAsia"/>
        </w:rPr>
        <w:t>核对求职信中有没有AI编造的经历或技能</w:t>
      </w:r>
    </w:p>
    <w:p w14:paraId="0F177338">
      <w:pPr>
        <w:numPr>
          <w:ilvl w:val="0"/>
          <w:numId w:val="201"/>
        </w:numPr>
        <w:rPr>
          <w:rFonts w:hint="eastAsia"/>
        </w:rPr>
      </w:pPr>
      <w:r>
        <w:rPr>
          <w:rFonts w:hint="eastAsia"/>
        </w:rPr>
        <w:t>确保求职信的内容跟简历一致（不能简历上没写的东西在求职信里突然冒出来）</w:t>
      </w:r>
    </w:p>
    <w:p w14:paraId="11ABF035">
      <w:pPr>
        <w:rPr>
          <w:rFonts w:hint="eastAsia"/>
        </w:rPr>
      </w:pPr>
      <w:r>
        <w:rPr>
          <w:rFonts w:hint="eastAsia"/>
          <w:b/>
          <w:bCs/>
        </w:rPr>
        <w:t>第三步：进行一次模拟面试（约20分钟）</w:t>
      </w:r>
    </w:p>
    <w:p w14:paraId="0C2AD1F6">
      <w:pPr>
        <w:numPr>
          <w:ilvl w:val="0"/>
          <w:numId w:val="202"/>
        </w:numPr>
        <w:rPr>
          <w:rFonts w:hint="eastAsia"/>
        </w:rPr>
      </w:pPr>
      <w:r>
        <w:rPr>
          <w:rFonts w:hint="eastAsia"/>
        </w:rPr>
        <w:t>让AI扮演面试官，针对你选择的目标岗位进行一次8~10个问题的模拟面试</w:t>
      </w:r>
    </w:p>
    <w:p w14:paraId="61C58064">
      <w:pPr>
        <w:numPr>
          <w:ilvl w:val="0"/>
          <w:numId w:val="202"/>
        </w:numPr>
        <w:rPr>
          <w:rFonts w:hint="eastAsia"/>
        </w:rPr>
      </w:pPr>
      <w:r>
        <w:rPr>
          <w:rFonts w:hint="eastAsia"/>
        </w:rPr>
        <w:t>认真回答每一个问题（像真正面试一样对待）</w:t>
      </w:r>
    </w:p>
    <w:p w14:paraId="70DB54BE">
      <w:pPr>
        <w:numPr>
          <w:ilvl w:val="0"/>
          <w:numId w:val="202"/>
        </w:numPr>
        <w:rPr>
          <w:rFonts w:hint="eastAsia"/>
        </w:rPr>
      </w:pPr>
      <w:r>
        <w:rPr>
          <w:rFonts w:hint="eastAsia"/>
        </w:rPr>
        <w:t>记录AI给你的反馈和改进建议</w:t>
      </w:r>
    </w:p>
    <w:p w14:paraId="294EE3C0">
      <w:pPr>
        <w:numPr>
          <w:ilvl w:val="0"/>
          <w:numId w:val="202"/>
        </w:numPr>
        <w:rPr>
          <w:rFonts w:hint="eastAsia"/>
        </w:rPr>
      </w:pPr>
      <w:r>
        <w:rPr>
          <w:rFonts w:hint="eastAsia"/>
        </w:rPr>
        <w:t>找出你回答最不好的2~3个问题，重新组织一下回答思路</w:t>
      </w:r>
    </w:p>
    <w:p w14:paraId="528417C9">
      <w:pPr>
        <w:rPr>
          <w:rFonts w:hint="eastAsia"/>
        </w:rPr>
      </w:pPr>
      <w:r>
        <w:rPr>
          <w:rFonts w:hint="eastAsia"/>
          <w:b/>
          <w:bCs/>
        </w:rPr>
        <w:t>第四步：制定一份简短的职业规划（约15分钟）</w:t>
      </w:r>
    </w:p>
    <w:p w14:paraId="30916E76">
      <w:pPr>
        <w:rPr>
          <w:rFonts w:hint="eastAsia"/>
        </w:rPr>
      </w:pPr>
      <w:r>
        <w:rPr>
          <w:rFonts w:hint="eastAsia"/>
        </w:rPr>
        <w:t>让AI辅助你完成一份"毕业后第一年的职业发展规划"，包括：</w:t>
      </w:r>
    </w:p>
    <w:p w14:paraId="564762AF">
      <w:pPr>
        <w:numPr>
          <w:ilvl w:val="0"/>
          <w:numId w:val="203"/>
        </w:numPr>
        <w:rPr>
          <w:rFonts w:hint="eastAsia"/>
        </w:rPr>
      </w:pPr>
      <w:r>
        <w:rPr>
          <w:rFonts w:hint="eastAsia"/>
        </w:rPr>
        <w:t>短期目标（1年内）</w:t>
      </w:r>
    </w:p>
    <w:p w14:paraId="0BA1A7CC">
      <w:pPr>
        <w:numPr>
          <w:ilvl w:val="0"/>
          <w:numId w:val="203"/>
        </w:numPr>
        <w:rPr>
          <w:rFonts w:hint="eastAsia"/>
        </w:rPr>
      </w:pPr>
      <w:r>
        <w:rPr>
          <w:rFonts w:hint="eastAsia"/>
        </w:rPr>
        <w:t>技能提升计划</w:t>
      </w:r>
    </w:p>
    <w:p w14:paraId="53AEF6E1">
      <w:pPr>
        <w:numPr>
          <w:ilvl w:val="0"/>
          <w:numId w:val="203"/>
        </w:numPr>
        <w:rPr>
          <w:rFonts w:hint="eastAsia"/>
        </w:rPr>
      </w:pPr>
      <w:r>
        <w:rPr>
          <w:rFonts w:hint="eastAsia"/>
        </w:rPr>
        <w:t>考证规划</w:t>
      </w:r>
    </w:p>
    <w:p w14:paraId="7A41F14C">
      <w:pPr>
        <w:numPr>
          <w:ilvl w:val="0"/>
          <w:numId w:val="203"/>
        </w:numPr>
        <w:rPr>
          <w:rFonts w:hint="eastAsia"/>
        </w:rPr>
      </w:pPr>
      <w:r>
        <w:rPr>
          <w:rFonts w:hint="eastAsia"/>
        </w:rPr>
        <w:t>对自己的一句话期许</w:t>
      </w:r>
    </w:p>
    <w:p w14:paraId="4ED2EF76">
      <w:pPr>
        <w:rPr>
          <w:rFonts w:hint="eastAsia"/>
        </w:rPr>
      </w:pPr>
      <w:r>
        <w:rPr>
          <w:rFonts w:hint="eastAsia"/>
        </w:rPr>
        <w:pict>
          <v:rect id="_x0000_i1412" o:spt="1" style="height:3pt;width:0pt;" fillcolor="#A0A0A0" filled="t" stroked="f" coordsize="21600,21600" o:hr="t" o:hrstd="t" o:hralign="center">
            <v:path/>
            <v:fill on="t" focussize="0,0"/>
            <v:stroke on="f"/>
            <v:imagedata o:title=""/>
            <o:lock v:ext="edit"/>
            <w10:wrap type="none"/>
            <w10:anchorlock/>
          </v:rect>
        </w:pict>
      </w:r>
    </w:p>
    <w:p w14:paraId="0D396FA4">
      <w:pPr>
        <w:rPr>
          <w:rFonts w:hint="eastAsia"/>
          <w:b/>
          <w:bCs/>
        </w:rPr>
      </w:pPr>
      <w:r>
        <w:rPr>
          <w:rFonts w:hint="eastAsia"/>
          <w:b/>
          <w:bCs/>
        </w:rPr>
        <w:t>实训成果提交</w:t>
      </w:r>
    </w:p>
    <w:p w14:paraId="6F7C9E06">
      <w:pPr>
        <w:rPr>
          <w:rFonts w:hint="eastAsia"/>
        </w:rPr>
      </w:pPr>
      <w:r>
        <w:rPr>
          <w:rFonts w:hint="eastAsia"/>
        </w:rPr>
        <w:t>请提交以下材料：</w:t>
      </w:r>
    </w:p>
    <w:p w14:paraId="1AC735E8">
      <w:pPr>
        <w:numPr>
          <w:ilvl w:val="0"/>
          <w:numId w:val="204"/>
        </w:numPr>
        <w:rPr>
          <w:rFonts w:hint="eastAsia"/>
        </w:rPr>
      </w:pPr>
      <w:r>
        <w:rPr>
          <w:rFonts w:hint="eastAsia"/>
        </w:rPr>
        <w:t>个人简历定稿（Word或PDF，一页纸）</w:t>
      </w:r>
    </w:p>
    <w:p w14:paraId="676BC425">
      <w:pPr>
        <w:numPr>
          <w:ilvl w:val="0"/>
          <w:numId w:val="204"/>
        </w:numPr>
        <w:rPr>
          <w:rFonts w:hint="eastAsia"/>
        </w:rPr>
      </w:pPr>
      <w:r>
        <w:rPr>
          <w:rFonts w:hint="eastAsia"/>
        </w:rPr>
        <w:t>求职信定稿（Word格式）</w:t>
      </w:r>
    </w:p>
    <w:p w14:paraId="2C50A87E">
      <w:pPr>
        <w:numPr>
          <w:ilvl w:val="0"/>
          <w:numId w:val="204"/>
        </w:numPr>
        <w:rPr>
          <w:rFonts w:hint="eastAsia"/>
        </w:rPr>
      </w:pPr>
      <w:r>
        <w:rPr>
          <w:rFonts w:hint="eastAsia"/>
        </w:rPr>
        <w:t>模拟面试的完整对话记录截图</w:t>
      </w:r>
    </w:p>
    <w:p w14:paraId="2D5CB694">
      <w:pPr>
        <w:numPr>
          <w:ilvl w:val="0"/>
          <w:numId w:val="204"/>
        </w:numPr>
        <w:rPr>
          <w:rFonts w:hint="eastAsia"/>
        </w:rPr>
      </w:pPr>
      <w:r>
        <w:rPr>
          <w:rFonts w:hint="eastAsia"/>
        </w:rPr>
        <w:t>从模拟面试中总结的"3个需要改进的回答"及改进后的版本</w:t>
      </w:r>
    </w:p>
    <w:p w14:paraId="58D50635">
      <w:pPr>
        <w:numPr>
          <w:ilvl w:val="0"/>
          <w:numId w:val="204"/>
        </w:numPr>
        <w:rPr>
          <w:rFonts w:hint="eastAsia"/>
        </w:rPr>
      </w:pPr>
      <w:r>
        <w:rPr>
          <w:rFonts w:hint="eastAsia"/>
        </w:rPr>
        <w:t>毕业后第一年的职业发展规划（Word格式，500字以内）</w:t>
      </w:r>
    </w:p>
    <w:p w14:paraId="7F5C132A">
      <w:pPr>
        <w:numPr>
          <w:ilvl w:val="0"/>
          <w:numId w:val="204"/>
        </w:numPr>
        <w:rPr>
          <w:rFonts w:hint="eastAsia"/>
        </w:rPr>
      </w:pPr>
      <w:r>
        <w:rPr>
          <w:rFonts w:hint="eastAsia"/>
        </w:rPr>
        <w:t>一段100字左右的实训反思：在准备这套求职材料的过程中，AI帮了你什么忙？有没有什么地方你觉得必须自己做、AI做不了？</w:t>
      </w:r>
    </w:p>
    <w:p w14:paraId="0A583264">
      <w:pPr>
        <w:rPr>
          <w:rFonts w:hint="eastAsia"/>
        </w:rPr>
      </w:pPr>
      <w:r>
        <w:rPr>
          <w:rFonts w:hint="eastAsia"/>
        </w:rPr>
        <w:pict>
          <v:rect id="_x0000_i1413" o:spt="1" style="height:3pt;width:0pt;" fillcolor="#A0A0A0" filled="t" stroked="f" coordsize="21600,21600" o:hr="t" o:hrstd="t" o:hralign="center">
            <v:path/>
            <v:fill on="t" focussize="0,0"/>
            <v:stroke on="f"/>
            <v:imagedata o:title=""/>
            <o:lock v:ext="edit"/>
            <w10:wrap type="none"/>
            <w10:anchorlock/>
          </v:rect>
        </w:pict>
      </w:r>
    </w:p>
    <w:p w14:paraId="7491CAD1">
      <w:pPr>
        <w:rPr>
          <w:rFonts w:hint="eastAsia"/>
          <w:b/>
          <w:bCs/>
        </w:rPr>
      </w:pPr>
      <w:r>
        <w:rPr>
          <w:rFonts w:hint="eastAsia"/>
          <w:b/>
          <w:bCs/>
        </w:rPr>
        <w:t>评价标准</w:t>
      </w:r>
    </w:p>
    <w:p w14:paraId="181E9F60">
      <w:r>
        <w:rPr>
          <w:rFonts w:hint="eastAsia"/>
        </w:rPr>
        <w:t>评价标准见表10-6。</w:t>
      </w:r>
    </w:p>
    <w:p w14:paraId="5CA49E09">
      <w:pPr>
        <w:jc w:val="center"/>
        <w:rPr>
          <w:rFonts w:hint="eastAsia"/>
        </w:rPr>
      </w:pPr>
      <w:r>
        <w:rPr>
          <w:rFonts w:hint="eastAsia"/>
        </w:rPr>
        <w:t>表10-6 综合实训评价标准</w:t>
      </w:r>
    </w:p>
    <w:tbl>
      <w:tblPr>
        <w:tblStyle w:val="17"/>
        <w:tblW w:w="7296" w:type="dxa"/>
        <w:tblInd w:w="0" w:type="dxa"/>
        <w:tblLayout w:type="autofit"/>
        <w:tblCellMar>
          <w:top w:w="15" w:type="dxa"/>
          <w:left w:w="15" w:type="dxa"/>
          <w:bottom w:w="15" w:type="dxa"/>
          <w:right w:w="15" w:type="dxa"/>
        </w:tblCellMar>
      </w:tblPr>
      <w:tblGrid>
        <w:gridCol w:w="744"/>
        <w:gridCol w:w="2282"/>
        <w:gridCol w:w="1519"/>
        <w:gridCol w:w="1618"/>
        <w:gridCol w:w="1133"/>
      </w:tblGrid>
      <w:tr w14:paraId="3DAB0A7F">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D4EBA2">
            <w:pPr>
              <w:rPr>
                <w:rFonts w:hint="eastAsia"/>
                <w:b/>
                <w:bCs/>
              </w:rPr>
            </w:pPr>
            <w:r>
              <w:rPr>
                <w:b/>
                <w:bCs/>
              </w:rPr>
              <w:t>评价项目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6083D0">
            <w:pPr>
              <w:rPr>
                <w:b/>
                <w:bCs/>
              </w:rPr>
            </w:pPr>
            <w:r>
              <w:rPr>
                <w:b/>
                <w:bCs/>
              </w:rPr>
              <w:t>优秀（90~100）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AD93DD">
            <w:pPr>
              <w:rPr>
                <w:b/>
                <w:bCs/>
              </w:rPr>
            </w:pPr>
            <w:r>
              <w:rPr>
                <w:b/>
                <w:bCs/>
              </w:rPr>
              <w:t>良好（75~89）</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0E3BD6">
            <w:pPr>
              <w:rPr>
                <w:b/>
                <w:bCs/>
              </w:rPr>
            </w:pPr>
            <w:r>
              <w:rPr>
                <w:b/>
                <w:bCs/>
              </w:rPr>
              <w:t>合格（60~74）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1A3D36">
            <w:pPr>
              <w:rPr>
                <w:b/>
                <w:bCs/>
              </w:rPr>
            </w:pPr>
            <w:r>
              <w:rPr>
                <w:b/>
                <w:bCs/>
              </w:rPr>
              <w:t>不合格（60以下）</w:t>
            </w:r>
          </w:p>
        </w:tc>
      </w:tr>
      <w:tr w14:paraId="498CCCC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BE87B8">
            <w:r>
              <w:t>简历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699906">
            <w:r>
              <w:t>格式规范、内容真实完整、针对目标岗位有侧重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3206CB2">
            <w:r>
              <w:t>基本完整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DF6C99F">
            <w:r>
              <w:t>信息不全或格式混乱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A1B441">
            <w:r>
              <w:t>未完成</w:t>
            </w:r>
          </w:p>
        </w:tc>
      </w:tr>
      <w:tr w14:paraId="72AA365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9989362">
            <w:r>
              <w:t>求职信</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D5AED12">
            <w:r>
              <w:t>与岗位匹配度高、诚恳自信、无虚假信息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445968C">
            <w:r>
              <w:t>基本可用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CAD2584">
            <w:r>
              <w:t>空洞套话多</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851CAF">
            <w:r>
              <w:t>未完成</w:t>
            </w:r>
          </w:p>
        </w:tc>
      </w:tr>
      <w:tr w14:paraId="75DD5E4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6F3C6D5">
            <w:r>
              <w:t>模拟面试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11F8C68">
            <w:r>
              <w:t>认真参与、回答有实质内容、能总结改进</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5A4002">
            <w:r>
              <w:t>基本完成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56587B">
            <w:r>
              <w:t>敷衍了事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8D32A9">
            <w:r>
              <w:t>未完成</w:t>
            </w:r>
          </w:p>
        </w:tc>
      </w:tr>
      <w:tr w14:paraId="591EBB9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8769E50">
            <w:r>
              <w:t>职业规划</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9A438B6">
            <w:r>
              <w:t>目标清晰、计划务实可执行</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C2042D4">
            <w:r>
              <w:t>基本合理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CB0BF5D">
            <w:r>
              <w:t>过于空泛</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3AA58D5">
            <w:r>
              <w:t>未完成</w:t>
            </w:r>
          </w:p>
        </w:tc>
      </w:tr>
      <w:tr w14:paraId="33E07F5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B0EA1DD">
            <w:r>
              <w:t>真实性</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645C3F">
            <w:r>
              <w:t>所有信息经核实均为真实</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33C93B">
            <w:r>
              <w:t>基本真实</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BBCF4D">
            <w:r>
              <w:t>有少量未核实的信息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D0C81E9">
            <w:r>
              <w:t>存在明显虚假内容</w:t>
            </w:r>
          </w:p>
        </w:tc>
      </w:tr>
      <w:tr w14:paraId="386D46E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6811EB1">
            <w:r>
              <w:t>实训反思</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2834517">
            <w:r>
              <w:t>反思深入具体</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0FE668F">
            <w:r>
              <w:t>反思合理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AB168AC">
            <w:r>
              <w:t>敷衍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3095777">
            <w:r>
              <w:t>未提交</w:t>
            </w:r>
          </w:p>
        </w:tc>
      </w:tr>
    </w:tbl>
    <w:p w14:paraId="5346ABA4">
      <w:r>
        <w:rPr>
          <w:rFonts w:hint="eastAsia"/>
        </w:rPr>
        <w:pict>
          <v:rect id="_x0000_i1414" o:spt="1" style="height:3pt;width:0pt;" fillcolor="#A0A0A0" filled="t" stroked="f" coordsize="21600,21600" o:hr="t" o:hrstd="t" o:hralign="center">
            <v:path/>
            <v:fill on="t" focussize="0,0"/>
            <v:stroke on="f"/>
            <v:imagedata o:title=""/>
            <o:lock v:ext="edit"/>
            <w10:wrap type="none"/>
            <w10:anchorlock/>
          </v:rect>
        </w:pict>
      </w:r>
    </w:p>
    <w:p w14:paraId="59339F99">
      <w:pPr>
        <w:rPr>
          <w:rFonts w:hint="eastAsia"/>
        </w:rPr>
      </w:pPr>
      <w:r>
        <w:rPr>
          <w:rFonts w:hint="eastAsia"/>
          <w:b/>
          <w:bCs/>
        </w:rPr>
        <w:t>【配套资源】</w:t>
      </w:r>
    </w:p>
    <w:p w14:paraId="2C7E9570">
      <w:pPr>
        <w:rPr>
          <w:rFonts w:hint="eastAsia"/>
        </w:rPr>
      </w:pPr>
      <w:r>
        <w:rPr>
          <w:rFonts w:hint="eastAsia"/>
        </w:rPr>
        <w:t>本项目配套资源请扫描教材封底二维码获取：</w:t>
      </w:r>
    </w:p>
    <w:p w14:paraId="0F37AFE6">
      <w:pPr>
        <w:numPr>
          <w:ilvl w:val="0"/>
          <w:numId w:val="205"/>
        </w:numPr>
        <w:rPr>
          <w:rFonts w:hint="eastAsia"/>
        </w:rPr>
      </w:pPr>
      <w:r>
        <w:rPr>
          <w:rFonts w:ascii="Segoe UI Emoji" w:hAnsi="Segoe UI Emoji" w:cs="Segoe UI Emoji"/>
        </w:rPr>
        <w:t>📋</w:t>
      </w:r>
      <w:r>
        <w:rPr>
          <w:rFonts w:hint="eastAsia"/>
        </w:rPr>
        <w:t xml:space="preserve"> 简历模板：高职高专毕业生简历参考模板（Word格式）</w:t>
      </w:r>
    </w:p>
    <w:p w14:paraId="6663C599">
      <w:pPr>
        <w:numPr>
          <w:ilvl w:val="0"/>
          <w:numId w:val="205"/>
        </w:numPr>
        <w:rPr>
          <w:rFonts w:hint="eastAsia"/>
        </w:rPr>
      </w:pPr>
      <w:r>
        <w:rPr>
          <w:rFonts w:ascii="Segoe UI Emoji" w:hAnsi="Segoe UI Emoji" w:cs="Segoe UI Emoji"/>
        </w:rPr>
        <w:t>📋</w:t>
      </w:r>
      <w:r>
        <w:rPr>
          <w:rFonts w:hint="eastAsia"/>
        </w:rPr>
        <w:t xml:space="preserve"> 提示词模板集：项目十各场景提示词参考模板（PDF）</w:t>
      </w:r>
    </w:p>
    <w:p w14:paraId="1CA05D85">
      <w:pPr>
        <w:numPr>
          <w:ilvl w:val="0"/>
          <w:numId w:val="205"/>
        </w:numPr>
        <w:rPr>
          <w:rFonts w:hint="eastAsia"/>
        </w:rPr>
      </w:pPr>
      <w:r>
        <w:rPr>
          <w:rFonts w:ascii="Segoe UI Emoji" w:hAnsi="Segoe UI Emoji" w:cs="Segoe UI Emoji"/>
        </w:rPr>
        <w:t>🎬</w:t>
      </w:r>
      <w:r>
        <w:rPr>
          <w:rFonts w:hint="eastAsia"/>
        </w:rPr>
        <w:t xml:space="preserve"> 操作演示视频：用AI做模拟面试的全流程录屏（约8分钟）</w:t>
      </w:r>
    </w:p>
    <w:p w14:paraId="4F30701D">
      <w:pPr>
        <w:numPr>
          <w:ilvl w:val="0"/>
          <w:numId w:val="205"/>
        </w:numPr>
        <w:rPr>
          <w:rFonts w:hint="eastAsia"/>
        </w:rPr>
      </w:pPr>
      <w:r>
        <w:rPr>
          <w:rFonts w:ascii="Segoe UI Emoji" w:hAnsi="Segoe UI Emoji" w:cs="Segoe UI Emoji"/>
        </w:rPr>
        <w:t>📝</w:t>
      </w:r>
      <w:r>
        <w:rPr>
          <w:rFonts w:hint="eastAsia"/>
        </w:rPr>
        <w:t xml:space="preserve"> 活页实训任务单：项目十综合实训任务书（可打印）</w:t>
      </w:r>
    </w:p>
    <w:p w14:paraId="1049D63D">
      <w:pPr>
        <w:rPr>
          <w:rFonts w:hint="eastAsia"/>
        </w:rPr>
      </w:pPr>
      <w:r>
        <w:rPr>
          <w:rFonts w:hint="eastAsia"/>
        </w:rPr>
        <w:pict>
          <v:rect id="_x0000_i1415" o:spt="1" style="height:3pt;width:0pt;" fillcolor="#A0A0A0" filled="t" stroked="f" coordsize="21600,21600" o:hr="t" o:hrstd="t" o:hralign="center">
            <v:path/>
            <v:fill on="t" focussize="0,0"/>
            <v:stroke on="f"/>
            <v:imagedata o:title=""/>
            <o:lock v:ext="edit"/>
            <w10:wrap type="none"/>
            <w10:anchorlock/>
          </v:rect>
        </w:pict>
      </w:r>
    </w:p>
    <w:p w14:paraId="7BACA37F">
      <w:pPr>
        <w:rPr>
          <w:rFonts w:hint="eastAsia"/>
          <w:b/>
          <w:bCs/>
        </w:rPr>
      </w:pPr>
      <w:r>
        <w:rPr>
          <w:rFonts w:hint="eastAsia"/>
          <w:b/>
          <w:bCs/>
        </w:rPr>
        <w:t>项目总结</w:t>
      </w:r>
    </w:p>
    <w:p w14:paraId="290927F7">
      <w:pPr>
        <w:rPr>
          <w:rFonts w:hint="eastAsia"/>
        </w:rPr>
      </w:pPr>
      <w:r>
        <w:rPr>
          <w:rFonts w:hint="eastAsia"/>
        </w:rPr>
        <w:t>回顾一下这个项目学到了什么。</w:t>
      </w:r>
    </w:p>
    <w:p w14:paraId="5F4EE6B3">
      <w:pPr>
        <w:rPr>
          <w:rFonts w:hint="eastAsia"/>
        </w:rPr>
      </w:pPr>
      <w:r>
        <w:rPr>
          <w:rFonts w:hint="eastAsia"/>
          <w:b/>
          <w:bCs/>
        </w:rPr>
        <w:t>第一，AI可以帮你写出格式专业的简历和求职信。</w:t>
      </w:r>
      <w:r>
        <w:rPr>
          <w:rFonts w:hint="eastAsia"/>
        </w:rPr>
        <w:t> 它能帮你搭框架、优化措辞、用专业语言包装你的经历。但所有的内容必须基于你真实的经历——AI写的每一行字你都要问自己"这是真的吗？面试时被追问我能说清楚吗？"如果答案是否定的，就必须删掉或修改。</w:t>
      </w:r>
    </w:p>
    <w:p w14:paraId="70F5552A">
      <w:pPr>
        <w:rPr>
          <w:rFonts w:hint="eastAsia"/>
        </w:rPr>
      </w:pPr>
      <w:r>
        <w:rPr>
          <w:rFonts w:hint="eastAsia"/>
          <w:b/>
          <w:bCs/>
        </w:rPr>
        <w:t>第二，模拟面试是AI最有价值的求职辅助功能之一。</w:t>
      </w:r>
      <w:r>
        <w:rPr>
          <w:rFonts w:hint="eastAsia"/>
        </w:rPr>
        <w:t> 让AI扮演面试官跟你对练，你可以在没有任何压力的情况下练习回答各种问题、积累经验、发现自己的薄弱环节。但要记住：AI帮你准备的是"思路"不是"台词"。真正的面试需要灵活应变的能力，这个能力只能通过反复练习来提升。</w:t>
      </w:r>
    </w:p>
    <w:p w14:paraId="0ED11AEE">
      <w:pPr>
        <w:rPr>
          <w:rFonts w:hint="eastAsia"/>
        </w:rPr>
      </w:pPr>
      <w:r>
        <w:rPr>
          <w:rFonts w:hint="eastAsia"/>
          <w:b/>
          <w:bCs/>
        </w:rPr>
        <w:t>第三，AI辅助毕业设计和实习报告有明确的边界。</w:t>
      </w:r>
      <w:r>
        <w:rPr>
          <w:rFonts w:hint="eastAsia"/>
        </w:rPr>
        <w:t> 让AI帮你拓宽思路、搭建框架、整理格式、润色语言——没问题。但不能让AI替你做选题决定、编造参考文献、虚构实习经历。实习报告里写的每一件事都是你亲身经历的，毕业设计中引用的每一篇文献都是你亲自读过的——这是学术诚信的底线。</w:t>
      </w:r>
    </w:p>
    <w:p w14:paraId="0702DAE1">
      <w:pPr>
        <w:rPr>
          <w:rFonts w:hint="eastAsia"/>
        </w:rPr>
      </w:pPr>
      <w:r>
        <w:rPr>
          <w:rFonts w:hint="eastAsia"/>
          <w:b/>
          <w:bCs/>
        </w:rPr>
        <w:t>第四，职业规划要趁早开始，但不要指望一步到位。</w:t>
      </w:r>
      <w:r>
        <w:rPr>
          <w:rFonts w:hint="eastAsia"/>
        </w:rPr>
        <w:t> AI可以帮你分析优势和短板、了解目标岗位的要求、制定学习和考证计划。但职业发展是一个持续的过程——每走一步回头看看方向对不对，每半年重新评估一次计划是否需要调整。最重要的不是计划有多完美，而是你有没有每天都在往前走。</w:t>
      </w:r>
    </w:p>
    <w:p w14:paraId="1393A8FB">
      <w:pPr>
        <w:rPr>
          <w:rFonts w:hint="eastAsia"/>
        </w:rPr>
      </w:pPr>
      <w:r>
        <w:rPr>
          <w:rFonts w:hint="eastAsia"/>
          <w:b/>
          <w:bCs/>
        </w:rPr>
        <w:t>第五，在AI时代，"不可替代"的核心是学习能力和诚信品格。</w:t>
      </w:r>
      <w:r>
        <w:rPr>
          <w:rFonts w:hint="eastAsia"/>
        </w:rPr>
        <w:t> AI会让很多标准化的工作变得更高效，但理解、判断、创造和建立信任——这些能力AI做不到。坚持终身学习，坚守诚信底线——这两件事做到了，不管技术怎么变，你都不会被时代淘汰。</w:t>
      </w:r>
    </w:p>
    <w:p w14:paraId="22C6645A">
      <w:pPr>
        <w:rPr>
          <w:rFonts w:hint="eastAsia"/>
        </w:rPr>
      </w:pPr>
      <w:r>
        <w:rPr>
          <w:rFonts w:hint="eastAsia"/>
        </w:rPr>
        <w:pict>
          <v:rect id="_x0000_i1416" o:spt="1" style="height:3pt;width:0pt;" fillcolor="#A0A0A0" filled="t" stroked="f" coordsize="21600,21600" o:hr="t" o:hrstd="t" o:hralign="center">
            <v:path/>
            <v:fill on="t" focussize="0,0"/>
            <v:stroke on="f"/>
            <v:imagedata o:title=""/>
            <o:lock v:ext="edit"/>
            <w10:wrap type="none"/>
            <w10:anchorlock/>
          </v:rect>
        </w:pict>
      </w:r>
    </w:p>
    <w:p w14:paraId="300488E5">
      <w:pPr>
        <w:rPr>
          <w:rFonts w:hint="eastAsia"/>
        </w:rPr>
      </w:pPr>
      <w:r>
        <w:rPr>
          <w:rFonts w:hint="eastAsia"/>
        </w:rPr>
        <w:t>本项目的知识关联总结如图10-4所示。</w:t>
      </w:r>
    </w:p>
    <w:p w14:paraId="39047582">
      <w:r>
        <w:drawing>
          <wp:inline distT="0" distB="0" distL="0" distR="0">
            <wp:extent cx="5274310" cy="2713355"/>
            <wp:effectExtent l="0" t="0" r="2540" b="0"/>
            <wp:docPr id="1498407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7658" name="图片 1"/>
                    <pic:cNvPicPr>
                      <a:picLocks noChangeAspect="1"/>
                    </pic:cNvPicPr>
                  </pic:nvPicPr>
                  <pic:blipFill>
                    <a:blip r:embed="rId49"/>
                    <a:stretch>
                      <a:fillRect/>
                    </a:stretch>
                  </pic:blipFill>
                  <pic:spPr>
                    <a:xfrm>
                      <a:off x="0" y="0"/>
                      <a:ext cx="5274310" cy="2713355"/>
                    </a:xfrm>
                    <a:prstGeom prst="rect">
                      <a:avLst/>
                    </a:prstGeom>
                  </pic:spPr>
                </pic:pic>
              </a:graphicData>
            </a:graphic>
          </wp:inline>
        </w:drawing>
      </w:r>
    </w:p>
    <w:p w14:paraId="41BD1E77">
      <w:pPr>
        <w:jc w:val="center"/>
        <w:rPr>
          <w:rFonts w:hint="eastAsia"/>
        </w:rPr>
      </w:pPr>
      <w:r>
        <w:t>图10-4 项目十知识关联图</w:t>
      </w:r>
    </w:p>
    <w:p w14:paraId="7B1CDE87">
      <w:pPr>
        <w:rPr>
          <w:rFonts w:hint="eastAsia"/>
        </w:rPr>
      </w:pPr>
      <w:r>
        <w:rPr>
          <w:rFonts w:hint="eastAsia"/>
        </w:rPr>
        <w:pict>
          <v:rect id="_x0000_i1417" o:spt="1" style="height:3pt;width:0pt;" fillcolor="#A0A0A0" filled="t" stroked="f" coordsize="21600,21600" o:hr="t" o:hrstd="t" o:hralign="center">
            <v:path/>
            <v:fill on="t" focussize="0,0"/>
            <v:stroke on="f"/>
            <v:imagedata o:title=""/>
            <o:lock v:ext="edit"/>
            <w10:wrap type="none"/>
            <w10:anchorlock/>
          </v:rect>
        </w:pict>
      </w:r>
    </w:p>
    <w:p w14:paraId="1D91ED3C">
      <w:pPr>
        <w:rPr>
          <w:rFonts w:hint="eastAsia"/>
          <w:b/>
          <w:bCs/>
        </w:rPr>
      </w:pPr>
      <w:r>
        <w:rPr>
          <w:rFonts w:hint="eastAsia"/>
          <w:b/>
          <w:bCs/>
        </w:rPr>
        <w:t>项目考核</w:t>
      </w:r>
    </w:p>
    <w:p w14:paraId="0246EAF2">
      <w:pPr>
        <w:rPr>
          <w:rFonts w:hint="eastAsia"/>
        </w:rPr>
      </w:pPr>
      <w:r>
        <w:rPr>
          <w:rFonts w:hint="eastAsia"/>
          <w:b/>
          <w:bCs/>
        </w:rPr>
        <w:t>一、判断题（对的打√，错的打×）</w:t>
      </w:r>
    </w:p>
    <w:p w14:paraId="75AFF8B6">
      <w:pPr>
        <w:numPr>
          <w:ilvl w:val="0"/>
          <w:numId w:val="206"/>
        </w:numPr>
        <w:rPr>
          <w:rFonts w:hint="eastAsia"/>
        </w:rPr>
      </w:pPr>
      <w:r>
        <w:rPr>
          <w:rFonts w:hint="eastAsia"/>
        </w:rPr>
        <w:t>用AI写简历时可以适当虚构一些经历来让简历显得更丰富。（　）</w:t>
      </w:r>
    </w:p>
    <w:p w14:paraId="7AE5642A">
      <w:pPr>
        <w:numPr>
          <w:ilvl w:val="0"/>
          <w:numId w:val="206"/>
        </w:numPr>
        <w:rPr>
          <w:rFonts w:hint="eastAsia"/>
        </w:rPr>
      </w:pPr>
      <w:r>
        <w:rPr>
          <w:rFonts w:hint="eastAsia"/>
        </w:rPr>
        <w:t>简历中描述实践经历时可以用STAR法则（情境、任务、行动、结果）来组织语言。（　）</w:t>
      </w:r>
    </w:p>
    <w:p w14:paraId="4D408E60">
      <w:pPr>
        <w:numPr>
          <w:ilvl w:val="0"/>
          <w:numId w:val="206"/>
        </w:numPr>
        <w:rPr>
          <w:rFonts w:hint="eastAsia"/>
        </w:rPr>
      </w:pPr>
      <w:r>
        <w:rPr>
          <w:rFonts w:hint="eastAsia"/>
        </w:rPr>
        <w:t>投不同岗位应该用同一份简历，不需要做任何调整。（　）</w:t>
      </w:r>
    </w:p>
    <w:p w14:paraId="40A2E11A">
      <w:pPr>
        <w:numPr>
          <w:ilvl w:val="0"/>
          <w:numId w:val="206"/>
        </w:numPr>
        <w:rPr>
          <w:rFonts w:hint="eastAsia"/>
        </w:rPr>
      </w:pPr>
      <w:r>
        <w:rPr>
          <w:rFonts w:hint="eastAsia"/>
        </w:rPr>
        <w:t>让AI模拟面试官进行对练是一种有效的面试准备方式。（　）</w:t>
      </w:r>
    </w:p>
    <w:p w14:paraId="43A26F52">
      <w:pPr>
        <w:numPr>
          <w:ilvl w:val="0"/>
          <w:numId w:val="206"/>
        </w:numPr>
        <w:rPr>
          <w:rFonts w:hint="eastAsia"/>
        </w:rPr>
      </w:pPr>
      <w:r>
        <w:rPr>
          <w:rFonts w:hint="eastAsia"/>
        </w:rPr>
        <w:t>AI辅助准备面试就是让AI写出每个问题的"完美答案"然后背诵。（　）</w:t>
      </w:r>
    </w:p>
    <w:p w14:paraId="49958491">
      <w:pPr>
        <w:numPr>
          <w:ilvl w:val="0"/>
          <w:numId w:val="206"/>
        </w:numPr>
        <w:rPr>
          <w:rFonts w:hint="eastAsia"/>
        </w:rPr>
      </w:pPr>
      <w:r>
        <w:rPr>
          <w:rFonts w:hint="eastAsia"/>
        </w:rPr>
        <w:t>可以让AI直接生成毕业设计的参考文献列表。（　）</w:t>
      </w:r>
    </w:p>
    <w:p w14:paraId="080B781C">
      <w:pPr>
        <w:numPr>
          <w:ilvl w:val="0"/>
          <w:numId w:val="206"/>
        </w:numPr>
        <w:rPr>
          <w:rFonts w:hint="eastAsia"/>
        </w:rPr>
      </w:pPr>
      <w:r>
        <w:rPr>
          <w:rFonts w:hint="eastAsia"/>
        </w:rPr>
        <w:t>实习报告中的内容必须基于自己的真实实习经历。（　）</w:t>
      </w:r>
    </w:p>
    <w:p w14:paraId="3B0B7DF3">
      <w:pPr>
        <w:numPr>
          <w:ilvl w:val="0"/>
          <w:numId w:val="206"/>
        </w:numPr>
        <w:rPr>
          <w:rFonts w:hint="eastAsia"/>
        </w:rPr>
      </w:pPr>
      <w:r>
        <w:rPr>
          <w:rFonts w:hint="eastAsia"/>
        </w:rPr>
        <w:t>职业规划做一次就够了，不需要定期更新调整。（　）</w:t>
      </w:r>
    </w:p>
    <w:p w14:paraId="42EB9A76">
      <w:pPr>
        <w:rPr>
          <w:rFonts w:hint="eastAsia"/>
        </w:rPr>
      </w:pPr>
      <w:r>
        <w:rPr>
          <w:rFonts w:hint="eastAsia"/>
          <w:b/>
          <w:bCs/>
        </w:rPr>
        <w:t>二、选择题</w:t>
      </w:r>
    </w:p>
    <w:p w14:paraId="639169C5">
      <w:pPr>
        <w:numPr>
          <w:ilvl w:val="0"/>
          <w:numId w:val="207"/>
        </w:numPr>
        <w:rPr>
          <w:rFonts w:hint="eastAsia"/>
        </w:rPr>
      </w:pPr>
      <w:r>
        <w:rPr>
          <w:rFonts w:hint="eastAsia"/>
        </w:rPr>
        <w:t>以下哪种用AI写简历的做法</w:t>
      </w:r>
      <w:r>
        <w:rPr>
          <w:rFonts w:hint="eastAsia"/>
          <w:b/>
          <w:bCs/>
        </w:rPr>
        <w:t>最合理</w:t>
      </w:r>
      <w:r>
        <w:rPr>
          <w:rFonts w:hint="eastAsia"/>
        </w:rPr>
        <w:t>？（　）</w:t>
      </w:r>
    </w:p>
    <w:p w14:paraId="5C93A0A7">
      <w:pPr>
        <w:rPr>
          <w:rFonts w:hint="eastAsia"/>
        </w:rPr>
      </w:pPr>
      <w:r>
        <w:rPr>
          <w:rFonts w:hint="eastAsia"/>
        </w:rPr>
        <w:t>A. 直接说"帮我写一份财务助理的简历"，什么个人信息都不提供</w:t>
      </w:r>
    </w:p>
    <w:p w14:paraId="26870AB3">
      <w:pPr>
        <w:rPr>
          <w:rFonts w:hint="eastAsia"/>
        </w:rPr>
      </w:pPr>
      <w:r>
        <w:rPr>
          <w:rFonts w:hint="eastAsia"/>
        </w:rPr>
        <w:t>B. 先自己列出真实的经历和技能清单，再交给AI搭建框架和优化描述</w:t>
      </w:r>
    </w:p>
    <w:p w14:paraId="25B23B50">
      <w:pPr>
        <w:rPr>
          <w:rFonts w:hint="eastAsia"/>
        </w:rPr>
      </w:pPr>
      <w:r>
        <w:rPr>
          <w:rFonts w:hint="eastAsia"/>
        </w:rPr>
        <w:t>C. 让AI编造几段实习经历充实简历</w:t>
      </w:r>
    </w:p>
    <w:p w14:paraId="419A2E13">
      <w:pPr>
        <w:rPr>
          <w:rFonts w:hint="eastAsia"/>
        </w:rPr>
      </w:pPr>
      <w:r>
        <w:rPr>
          <w:rFonts w:hint="eastAsia"/>
        </w:rPr>
        <w:t>D. 把上一届学长的简历给AI看，让AI"照着改一份"</w:t>
      </w:r>
    </w:p>
    <w:p w14:paraId="52E669B7">
      <w:pPr>
        <w:numPr>
          <w:ilvl w:val="0"/>
          <w:numId w:val="207"/>
        </w:numPr>
        <w:rPr>
          <w:rFonts w:hint="eastAsia"/>
        </w:rPr>
      </w:pPr>
      <w:r>
        <w:rPr>
          <w:rFonts w:hint="eastAsia"/>
        </w:rPr>
        <w:t>模拟面试后发现自己有2个问题回答得很差，以下做法</w:t>
      </w:r>
      <w:r>
        <w:rPr>
          <w:rFonts w:hint="eastAsia"/>
          <w:b/>
          <w:bCs/>
        </w:rPr>
        <w:t>最有效</w:t>
      </w:r>
      <w:r>
        <w:rPr>
          <w:rFonts w:hint="eastAsia"/>
        </w:rPr>
        <w:t>的是（　）。</w:t>
      </w:r>
    </w:p>
    <w:p w14:paraId="6C727103">
      <w:pPr>
        <w:rPr>
          <w:rFonts w:hint="eastAsia"/>
        </w:rPr>
      </w:pPr>
      <w:r>
        <w:rPr>
          <w:rFonts w:hint="eastAsia"/>
        </w:rPr>
        <w:t>A. 算了，靠运气吧，面试可能不会问这两个问题</w:t>
      </w:r>
    </w:p>
    <w:p w14:paraId="7D6670A1">
      <w:pPr>
        <w:rPr>
          <w:rFonts w:hint="eastAsia"/>
        </w:rPr>
      </w:pPr>
      <w:r>
        <w:rPr>
          <w:rFonts w:hint="eastAsia"/>
        </w:rPr>
        <w:t>B. 让AI重新写一遍"完美答案"，背下来</w:t>
      </w:r>
    </w:p>
    <w:p w14:paraId="5DFBCA18">
      <w:pPr>
        <w:rPr>
          <w:rFonts w:hint="eastAsia"/>
        </w:rPr>
      </w:pPr>
      <w:r>
        <w:rPr>
          <w:rFonts w:hint="eastAsia"/>
        </w:rPr>
        <w:t>C. 分析为什么答不好，理清回答思路，再跟AI练一轮同类问题</w:t>
      </w:r>
    </w:p>
    <w:p w14:paraId="1F84F36E">
      <w:pPr>
        <w:rPr>
          <w:rFonts w:hint="eastAsia"/>
        </w:rPr>
      </w:pPr>
      <w:r>
        <w:rPr>
          <w:rFonts w:hint="eastAsia"/>
        </w:rPr>
        <w:t>D. 把这两个问题从准备清单里删掉，假装它们不存在</w:t>
      </w:r>
    </w:p>
    <w:p w14:paraId="4A7B8E57">
      <w:pPr>
        <w:numPr>
          <w:ilvl w:val="0"/>
          <w:numId w:val="207"/>
        </w:numPr>
        <w:rPr>
          <w:rFonts w:hint="eastAsia"/>
        </w:rPr>
      </w:pPr>
      <w:r>
        <w:rPr>
          <w:rFonts w:hint="eastAsia"/>
        </w:rPr>
        <w:t>用AI辅助写实习报告时，以下做法</w:t>
      </w:r>
      <w:r>
        <w:rPr>
          <w:rFonts w:hint="eastAsia"/>
          <w:b/>
          <w:bCs/>
        </w:rPr>
        <w:t>违反了学术规范</w:t>
      </w:r>
      <w:r>
        <w:rPr>
          <w:rFonts w:hint="eastAsia"/>
        </w:rPr>
        <w:t>的是（　）。</w:t>
      </w:r>
    </w:p>
    <w:p w14:paraId="01106F1C">
      <w:pPr>
        <w:rPr>
          <w:rFonts w:hint="eastAsia"/>
        </w:rPr>
      </w:pPr>
      <w:r>
        <w:rPr>
          <w:rFonts w:hint="eastAsia"/>
        </w:rPr>
        <w:t>A. 让AI帮忙整理自己手写的实习笔记</w:t>
      </w:r>
    </w:p>
    <w:p w14:paraId="6E832DEE">
      <w:pPr>
        <w:rPr>
          <w:rFonts w:hint="eastAsia"/>
        </w:rPr>
      </w:pPr>
      <w:r>
        <w:rPr>
          <w:rFonts w:hint="eastAsia"/>
        </w:rPr>
        <w:t>B. 让AI优化报告的语言表达</w:t>
      </w:r>
    </w:p>
    <w:p w14:paraId="3985FC79">
      <w:pPr>
        <w:rPr>
          <w:rFonts w:hint="eastAsia"/>
        </w:rPr>
      </w:pPr>
      <w:r>
        <w:rPr>
          <w:rFonts w:hint="eastAsia"/>
        </w:rPr>
        <w:t>C. 让AI编造自己没有参与过的工作内容</w:t>
      </w:r>
    </w:p>
    <w:p w14:paraId="64337A75">
      <w:pPr>
        <w:rPr>
          <w:rFonts w:hint="eastAsia"/>
        </w:rPr>
      </w:pPr>
      <w:r>
        <w:rPr>
          <w:rFonts w:hint="eastAsia"/>
        </w:rPr>
        <w:t>D. 让AI检查报告中的错别字和格式问题</w:t>
      </w:r>
    </w:p>
    <w:p w14:paraId="25EDC5CE">
      <w:pPr>
        <w:numPr>
          <w:ilvl w:val="0"/>
          <w:numId w:val="207"/>
        </w:numPr>
        <w:rPr>
          <w:rFonts w:hint="eastAsia"/>
        </w:rPr>
      </w:pPr>
      <w:r>
        <w:rPr>
          <w:rFonts w:hint="eastAsia"/>
        </w:rPr>
        <w:t>关于职业规划，以下说法</w:t>
      </w:r>
      <w:r>
        <w:rPr>
          <w:rFonts w:hint="eastAsia"/>
          <w:b/>
          <w:bCs/>
        </w:rPr>
        <w:t>最合理</w:t>
      </w:r>
      <w:r>
        <w:rPr>
          <w:rFonts w:hint="eastAsia"/>
        </w:rPr>
        <w:t>的是（　）。</w:t>
      </w:r>
    </w:p>
    <w:p w14:paraId="2DCA2782">
      <w:pPr>
        <w:rPr>
          <w:rFonts w:hint="eastAsia"/>
        </w:rPr>
      </w:pPr>
      <w:r>
        <w:rPr>
          <w:rFonts w:hint="eastAsia"/>
        </w:rPr>
        <w:t>A. 大学毕业后再考虑职业规划也不晚</w:t>
      </w:r>
    </w:p>
    <w:p w14:paraId="3F5A7E7E">
      <w:pPr>
        <w:rPr>
          <w:rFonts w:hint="eastAsia"/>
        </w:rPr>
      </w:pPr>
      <w:r>
        <w:rPr>
          <w:rFonts w:hint="eastAsia"/>
        </w:rPr>
        <w:t>B. AI给出的职业建议可以直接作为人生决策</w:t>
      </w:r>
    </w:p>
    <w:p w14:paraId="0DB38091">
      <w:pPr>
        <w:rPr>
          <w:rFonts w:hint="eastAsia"/>
        </w:rPr>
      </w:pPr>
      <w:r>
        <w:rPr>
          <w:rFonts w:hint="eastAsia"/>
        </w:rPr>
        <w:t>C. 职业规划应该趁早开始，定期评估调整，计划的关键在于执行</w:t>
      </w:r>
    </w:p>
    <w:p w14:paraId="3A57F785">
      <w:pPr>
        <w:rPr>
          <w:rFonts w:hint="eastAsia"/>
        </w:rPr>
      </w:pPr>
      <w:r>
        <w:rPr>
          <w:rFonts w:hint="eastAsia"/>
        </w:rPr>
        <w:t>D. 只要考到足够多的证书就不用担心职业发展</w:t>
      </w:r>
    </w:p>
    <w:p w14:paraId="5BBF6FAC">
      <w:pPr>
        <w:numPr>
          <w:ilvl w:val="0"/>
          <w:numId w:val="207"/>
        </w:numPr>
        <w:rPr>
          <w:rFonts w:hint="eastAsia"/>
        </w:rPr>
      </w:pPr>
      <w:r>
        <w:rPr>
          <w:rFonts w:hint="eastAsia"/>
        </w:rPr>
        <w:t>以下哪项能力在AI时代</w:t>
      </w:r>
      <w:r>
        <w:rPr>
          <w:rFonts w:hint="eastAsia"/>
          <w:b/>
          <w:bCs/>
        </w:rPr>
        <w:t>最不容易被替代</w:t>
      </w:r>
      <w:r>
        <w:rPr>
          <w:rFonts w:hint="eastAsia"/>
        </w:rPr>
        <w:t>？（　）</w:t>
      </w:r>
    </w:p>
    <w:p w14:paraId="5A2C08D4">
      <w:pPr>
        <w:rPr>
          <w:rFonts w:hint="eastAsia"/>
        </w:rPr>
      </w:pPr>
      <w:r>
        <w:rPr>
          <w:rFonts w:hint="eastAsia"/>
        </w:rPr>
        <w:t>A. 按规则录入数据</w:t>
      </w:r>
    </w:p>
    <w:p w14:paraId="665B83B5">
      <w:pPr>
        <w:rPr>
          <w:rFonts w:hint="eastAsia"/>
        </w:rPr>
      </w:pPr>
      <w:r>
        <w:rPr>
          <w:rFonts w:hint="eastAsia"/>
        </w:rPr>
        <w:t>B. 按模板撰写标准化文书</w:t>
      </w:r>
    </w:p>
    <w:p w14:paraId="5FD896A9">
      <w:pPr>
        <w:rPr>
          <w:rFonts w:hint="eastAsia"/>
        </w:rPr>
      </w:pPr>
      <w:r>
        <w:rPr>
          <w:rFonts w:hint="eastAsia"/>
        </w:rPr>
        <w:t>C. 理解复杂情境并做出判断</w:t>
      </w:r>
    </w:p>
    <w:p w14:paraId="1318BE6B">
      <w:pPr>
        <w:rPr>
          <w:rFonts w:hint="eastAsia"/>
        </w:rPr>
      </w:pPr>
      <w:r>
        <w:rPr>
          <w:rFonts w:hint="eastAsia"/>
        </w:rPr>
        <w:t>D. 重复性地回复客户常见问题</w:t>
      </w:r>
    </w:p>
    <w:p w14:paraId="374DCD5D">
      <w:pPr>
        <w:rPr>
          <w:rFonts w:hint="eastAsia"/>
        </w:rPr>
      </w:pPr>
      <w:r>
        <w:rPr>
          <w:rFonts w:hint="eastAsia"/>
          <w:b/>
          <w:bCs/>
        </w:rPr>
        <w:t>三、操作题</w:t>
      </w:r>
    </w:p>
    <w:p w14:paraId="3ECC2EFE">
      <w:pPr>
        <w:numPr>
          <w:ilvl w:val="0"/>
          <w:numId w:val="208"/>
        </w:numPr>
        <w:rPr>
          <w:rFonts w:hint="eastAsia"/>
        </w:rPr>
      </w:pPr>
      <w:r>
        <w:rPr>
          <w:rFonts w:hint="eastAsia"/>
        </w:rPr>
        <w:t>以自己的真实情况为基础，先列出"素材清单"（至少包含学历、证书、技能、3段以上实践经历），然后让AI帮你搭建简历框架并优化一段实践经历的描述。截图保存AI的建议和你的最终修改结果。</w:t>
      </w:r>
    </w:p>
    <w:p w14:paraId="3A33A7AE">
      <w:pPr>
        <w:numPr>
          <w:ilvl w:val="0"/>
          <w:numId w:val="208"/>
        </w:numPr>
        <w:rPr>
          <w:rFonts w:hint="eastAsia"/>
        </w:rPr>
      </w:pPr>
      <w:r>
        <w:rPr>
          <w:rFonts w:hint="eastAsia"/>
        </w:rPr>
        <w:t>选择一个你感兴趣的岗位（可以从招聘网站上找一个真实的招聘信息），让AI扮演面试官问你3个问题，认真回答，截图保存整个对话过程。然后写出你觉得自己回答最不好的1个问题的改进版回答。</w:t>
      </w:r>
    </w:p>
    <w:p w14:paraId="6AB49D25">
      <w:pPr>
        <w:numPr>
          <w:ilvl w:val="0"/>
          <w:numId w:val="208"/>
        </w:numPr>
        <w:rPr>
          <w:rFonts w:hint="eastAsia"/>
        </w:rPr>
      </w:pPr>
      <w:r>
        <w:rPr>
          <w:rFonts w:hint="eastAsia"/>
        </w:rPr>
        <w:t>让AI帮你制定一份"毕业后第一个月的学习计划"，包括要学什么、每天花多少时间、目标是什么。截图保存后，评估一下这个计划你自己能不能坚持执行。</w:t>
      </w:r>
    </w:p>
    <w:p w14:paraId="2DFD739A">
      <w:pPr>
        <w:rPr>
          <w:rFonts w:hint="eastAsia"/>
        </w:rPr>
      </w:pPr>
      <w:r>
        <w:rPr>
          <w:rFonts w:hint="eastAsia"/>
          <w:b/>
          <w:bCs/>
        </w:rPr>
        <w:t>四、思考题</w:t>
      </w:r>
    </w:p>
    <w:p w14:paraId="6F48A8A5">
      <w:pPr>
        <w:numPr>
          <w:ilvl w:val="0"/>
          <w:numId w:val="209"/>
        </w:numPr>
        <w:rPr>
          <w:rFonts w:hint="eastAsia"/>
        </w:rPr>
      </w:pPr>
      <w:r>
        <w:rPr>
          <w:rFonts w:hint="eastAsia"/>
        </w:rPr>
        <w:t>本项目的场景导入中，小郑发现AI自动在简历上添加了她没有考过的"中级会计师"和编造了一段实习经历。如果她没有检查就提交了这份简历，可能会导致什么后果？请从面试、入职、职业信誉三个阶段分析。</w:t>
      </w:r>
    </w:p>
    <w:p w14:paraId="517AA9A4">
      <w:pPr>
        <w:numPr>
          <w:ilvl w:val="0"/>
          <w:numId w:val="209"/>
        </w:numPr>
        <w:rPr>
          <w:rFonts w:hint="eastAsia"/>
        </w:rPr>
      </w:pPr>
      <w:r>
        <w:rPr>
          <w:rFonts w:hint="eastAsia"/>
        </w:rPr>
        <w:t>有人说"在AI时代，简历写作这种能力已经不重要了，反正AI能帮你写"。你同意吗？结合本项目的学习，谈谈你觉得AI时代的求职者真正需要的是什么能力。</w:t>
      </w:r>
    </w:p>
    <w:p w14:paraId="69CAE167">
      <w:pPr>
        <w:rPr>
          <w:rFonts w:hint="eastAsia"/>
        </w:rPr>
      </w:pPr>
      <w:r>
        <w:rPr>
          <w:rFonts w:hint="eastAsia"/>
        </w:rPr>
        <w:pict>
          <v:rect id="_x0000_i1418" o:spt="1" style="height:3pt;width:0pt;" fillcolor="#A0A0A0" filled="t" stroked="f" coordsize="21600,21600" o:hr="t" o:hrstd="t" o:hralign="center">
            <v:path/>
            <v:fill on="t" focussize="0,0"/>
            <v:stroke on="f"/>
            <v:imagedata o:title=""/>
            <o:lock v:ext="edit"/>
            <w10:wrap type="none"/>
            <w10:anchorlock/>
          </v:rect>
        </w:pict>
      </w:r>
    </w:p>
    <w:p w14:paraId="27360AAE">
      <w:pPr>
        <w:rPr>
          <w:rFonts w:hint="eastAsia"/>
        </w:rPr>
      </w:pPr>
      <w:r>
        <w:rPr>
          <w:rFonts w:hint="eastAsia"/>
          <w:b/>
          <w:bCs/>
        </w:rPr>
        <w:t>参考答案提示</w:t>
      </w:r>
    </w:p>
    <w:p w14:paraId="5F447C04">
      <w:pPr>
        <w:rPr>
          <w:rFonts w:hint="eastAsia"/>
        </w:rPr>
      </w:pPr>
      <w:r>
        <w:rPr>
          <w:rFonts w:hint="eastAsia"/>
        </w:rPr>
        <w:t>判断题：1.× 2.√ 3.× 4.√ 5.× 6.× 7.√ 8.×</w:t>
      </w:r>
    </w:p>
    <w:p w14:paraId="6156983E">
      <w:pPr>
        <w:rPr>
          <w:rFonts w:hint="eastAsia"/>
        </w:rPr>
      </w:pPr>
      <w:r>
        <w:rPr>
          <w:rFonts w:hint="eastAsia"/>
        </w:rPr>
        <w:t>选择题：1.B 2.C 3.C 4.C 5.C</w:t>
      </w:r>
    </w:p>
    <w:p w14:paraId="521B66DA">
      <w:pPr>
        <w:rPr>
          <w:rFonts w:hint="eastAsia"/>
        </w:rPr>
      </w:pPr>
      <w:r>
        <w:rPr>
          <w:rFonts w:hint="eastAsia"/>
        </w:rPr>
        <w:pict>
          <v:rect id="_x0000_i1419" o:spt="1" style="height:3pt;width:0pt;" fillcolor="#A0A0A0" filled="t" stroked="f" coordsize="21600,21600" o:hr="t" o:hrstd="t" o:hralign="center">
            <v:path/>
            <v:fill on="t" focussize="0,0"/>
            <v:stroke on="f"/>
            <v:imagedata o:title=""/>
            <o:lock v:ext="edit"/>
            <w10:wrap type="none"/>
            <w10:anchorlock/>
          </v:rect>
        </w:pict>
      </w:r>
    </w:p>
    <w:p w14:paraId="00459B5B">
      <w:pPr>
        <w:rPr>
          <w:rFonts w:hint="eastAsia"/>
        </w:rPr>
      </w:pPr>
      <w:r>
        <w:rPr>
          <w:rFonts w:hint="eastAsia"/>
          <w:b/>
          <w:bCs/>
        </w:rPr>
        <w:t>【课后拓展】</w:t>
      </w:r>
    </w:p>
    <w:p w14:paraId="0965A397">
      <w:pPr>
        <w:numPr>
          <w:ilvl w:val="0"/>
          <w:numId w:val="210"/>
        </w:numPr>
        <w:rPr>
          <w:rFonts w:hint="eastAsia"/>
        </w:rPr>
      </w:pPr>
      <w:r>
        <w:rPr>
          <w:rFonts w:hint="eastAsia"/>
        </w:rPr>
        <w:t>打开一个招聘网站（如BOSS直聘、智联招聘等），搜索3个你感兴趣的岗位，对比它们的"岗位要求"有什么共同点和不同点。然后用AI分析你现有的条件跟这些要求的匹配度，找出你最需要提升的方面。</w:t>
      </w:r>
    </w:p>
    <w:p w14:paraId="1B418DCF">
      <w:pPr>
        <w:numPr>
          <w:ilvl w:val="0"/>
          <w:numId w:val="210"/>
        </w:numPr>
        <w:rPr>
          <w:rFonts w:hint="eastAsia"/>
        </w:rPr>
      </w:pPr>
      <w:r>
        <w:rPr>
          <w:rFonts w:hint="eastAsia"/>
        </w:rPr>
        <w:t>找一位已经工作了1~3年的学长或学姐（同专业或相近专业最好），向他们请教：毕业后第一年的工作中最大的挑战是什么？如果回到大三你会做什么不同的准备？把他们的回答记录下来，跟AI给你的职业建议做对比。</w:t>
      </w:r>
    </w:p>
    <w:p w14:paraId="3CE9F7A9">
      <w:pPr>
        <w:numPr>
          <w:ilvl w:val="0"/>
          <w:numId w:val="210"/>
        </w:numPr>
        <w:rPr>
          <w:rFonts w:hint="eastAsia"/>
        </w:rPr>
      </w:pPr>
      <w:r>
        <w:rPr>
          <w:rFonts w:hint="eastAsia"/>
        </w:rPr>
        <w:t>跟班上的同学两人一组，互相用AI生成模拟面试问题后真人对练——一个人当面试官读AI的问题，一个人当求职者即兴回答。比跟AI对话更有临场感，也能锻炼面对真人时的表达能力。每人练15分钟，然后互相给反馈。</w:t>
      </w:r>
    </w:p>
    <w:p w14:paraId="76CEE532">
      <w:pPr>
        <w:rPr>
          <w:rFonts w:hint="eastAsia"/>
        </w:rPr>
      </w:pPr>
      <w:r>
        <w:rPr>
          <w:rFonts w:hint="eastAsia"/>
        </w:rPr>
        <w:pict>
          <v:rect id="_x0000_i1420" o:spt="1" style="height:3pt;width:0pt;" fillcolor="#A0A0A0" filled="t" stroked="f" coordsize="21600,21600" o:hr="t" o:hrstd="t" o:hralign="center">
            <v:path/>
            <v:fill on="t" focussize="0,0"/>
            <v:stroke on="f"/>
            <v:imagedata o:title=""/>
            <o:lock v:ext="edit"/>
            <w10:wrap type="none"/>
            <w10:anchorlock/>
          </v:rect>
        </w:pict>
      </w:r>
    </w:p>
    <w:p w14:paraId="7A6B8FE1">
      <w:pPr>
        <w:widowControl/>
        <w:jc w:val="left"/>
        <w:rPr>
          <w:rFonts w:hint="eastAsia"/>
        </w:rPr>
      </w:pPr>
      <w:r>
        <w:rPr>
          <w:rFonts w:hint="eastAsia"/>
        </w:rPr>
        <w:br w:type="page"/>
      </w:r>
    </w:p>
    <w:p w14:paraId="27AA8C75">
      <w:pPr>
        <w:rPr>
          <w:b/>
          <w:bCs/>
        </w:rPr>
      </w:pPr>
      <w:r>
        <w:rPr>
          <w:rFonts w:hint="eastAsia"/>
          <w:b/>
          <w:bCs/>
        </w:rPr>
        <w:t>项目十一 用AI辅助创新创业</w:t>
      </w:r>
    </w:p>
    <w:p w14:paraId="54DB229E">
      <w:pPr>
        <w:rPr>
          <w:rFonts w:hint="eastAsia"/>
        </w:rPr>
      </w:pPr>
      <w:r>
        <w:rPr>
          <w:rFonts w:hint="eastAsia"/>
        </w:rPr>
        <w:pict>
          <v:rect id="_x0000_i1421" o:spt="1" style="height:3pt;width:0pt;" fillcolor="#A0A0A0" filled="t" stroked="f" coordsize="21600,21600" o:hr="t" o:hrstd="t" o:hralign="center">
            <v:path/>
            <v:fill on="t" focussize="0,0"/>
            <v:stroke on="f"/>
            <v:imagedata o:title=""/>
            <o:lock v:ext="edit"/>
            <w10:wrap type="none"/>
            <w10:anchorlock/>
          </v:rect>
        </w:pict>
      </w:r>
    </w:p>
    <w:p w14:paraId="75CBF77D">
      <w:pPr>
        <w:rPr>
          <w:rFonts w:hint="eastAsia"/>
          <w:b/>
          <w:bCs/>
        </w:rPr>
      </w:pPr>
      <w:r>
        <w:rPr>
          <w:rFonts w:hint="eastAsia"/>
          <w:b/>
          <w:bCs/>
        </w:rPr>
        <w:t>【场景导入】</w:t>
      </w:r>
    </w:p>
    <w:p w14:paraId="2CE26C6C">
      <w:pPr>
        <w:rPr>
          <w:rFonts w:hint="eastAsia"/>
        </w:rPr>
      </w:pPr>
      <w:r>
        <w:rPr>
          <w:rFonts w:hint="eastAsia"/>
        </w:rPr>
        <w:t>电子商务专业的学生小魏参加了学校组织的"互联网+"大学生创新创业比赛。</w:t>
      </w:r>
    </w:p>
    <w:p w14:paraId="05664860">
      <w:pPr>
        <w:rPr>
          <w:rFonts w:hint="eastAsia"/>
        </w:rPr>
      </w:pPr>
      <w:r>
        <w:rPr>
          <w:rFonts w:hint="eastAsia"/>
        </w:rPr>
        <w:t>她的创业想法是在大学城开一家"自习室+轻食"的共享空间——白天当收费自习室，晚上兼卖简餐和饮品，周末还可以租给社团搞活动。这个想法是她跟室友聊天时冒出来的，当时几个人觉得"好像挺有市场的"，但要参加比赛就得交一份商业计划书——这可不是聊天时拍拍脑袋就能搞定的。</w:t>
      </w:r>
    </w:p>
    <w:p w14:paraId="3FF335E2">
      <w:pPr>
        <w:rPr>
          <w:rFonts w:hint="eastAsia"/>
        </w:rPr>
      </w:pPr>
      <w:r>
        <w:rPr>
          <w:rFonts w:hint="eastAsia"/>
        </w:rPr>
        <w:t>商业计划书要写什么？市场分析、竞品调研、商业模式、营销策略、财务预测、风险应对……光看这个框架小魏就头大了。她连"商业模式"这个词的确切含义都不太确定，更别提做财务预测了。</w:t>
      </w:r>
    </w:p>
    <w:p w14:paraId="706702FA">
      <w:pPr>
        <w:rPr>
          <w:rFonts w:hint="eastAsia"/>
        </w:rPr>
      </w:pPr>
      <w:r>
        <w:rPr>
          <w:rFonts w:hint="eastAsia"/>
        </w:rPr>
        <w:t>抱着试试看的心态，她打开DeepSeek，先问了一个最基本的问题：</w:t>
      </w:r>
    </w:p>
    <w:p w14:paraId="3AEA35E5">
      <w:pPr>
        <w:rPr>
          <w:rFonts w:hint="eastAsia"/>
        </w:rPr>
      </w:pPr>
      <w:r>
        <w:rPr>
          <w:rFonts w:hint="eastAsia"/>
          <w:i/>
          <w:iCs/>
        </w:rPr>
        <w:t>"我有一个创业想法——在大学城开一家结合自习室和轻食的共享空间。请帮我评估一下这个想法可不可行，有什么优势和风险。"</w:t>
      </w:r>
    </w:p>
    <w:p w14:paraId="46225C72">
      <w:pPr>
        <w:rPr>
          <w:rFonts w:hint="eastAsia"/>
        </w:rPr>
      </w:pPr>
      <w:r>
        <w:rPr>
          <w:rFonts w:hint="eastAsia"/>
        </w:rPr>
        <w:t>AI给出了一份结构清晰的可行性分析——肯定了"学生群体有自习需求且轻食消费意愿强"的市场基础，同时指出了几个风险：投入成本较高、翻台率可能不足、周边竞争对手多。AI还建议她做一份问卷调查来验证需求。</w:t>
      </w:r>
    </w:p>
    <w:p w14:paraId="2F415B7B">
      <w:pPr>
        <w:rPr>
          <w:rFonts w:hint="eastAsia"/>
        </w:rPr>
      </w:pPr>
      <w:r>
        <w:rPr>
          <w:rFonts w:hint="eastAsia"/>
        </w:rPr>
        <w:t>小魏觉得分析得挺有道理。接下来几天，她一步一步地跟AI协作：先让AI帮她搭建商业计划书的框架，再逐章填充内容——市场分析的数据她自己跑了一份问卷，竞品分析她实地走访了大学城周边的三家自习室，财务预测她把自己估算的成本和收入告诉AI让它帮忙做盈亏平衡计算。</w:t>
      </w:r>
    </w:p>
    <w:p w14:paraId="795F3DE5">
      <w:pPr>
        <w:rPr>
          <w:rFonts w:hint="eastAsia"/>
        </w:rPr>
      </w:pPr>
      <w:r>
        <w:rPr>
          <w:rFonts w:hint="eastAsia"/>
        </w:rPr>
        <w:t>最终她用了大约一周时间完成了一份二十多页的商业计划书。虽然没拿到一等奖，但评委的反馈是："框架完整、有数据支撑、财务部分有逻辑——如果市场调研再深入一些就更好了。"</w:t>
      </w:r>
    </w:p>
    <w:p w14:paraId="55D66D94">
      <w:pPr>
        <w:rPr>
          <w:rFonts w:hint="eastAsia"/>
        </w:rPr>
      </w:pPr>
      <w:r>
        <w:rPr>
          <w:rFonts w:hint="eastAsia"/>
          <w:b/>
          <w:bCs/>
        </w:rPr>
        <w:t>创新创业比赛也好、真正的创业也好，AI的最大价值不是帮你"想出一个好点子"——好点子来自你对生活的观察和对市场的敏感。AI真正帮到你的，是把一个模糊的想法变成一份结构化的方案——搭框架、做分析、算数字、写文字。这个项目就来学习怎么用AI完成创新创业过程中的这些关键任务。</w:t>
      </w:r>
    </w:p>
    <w:p w14:paraId="1E36BC7B">
      <w:pPr>
        <w:rPr>
          <w:rFonts w:hint="eastAsia"/>
        </w:rPr>
      </w:pPr>
      <w:r>
        <w:rPr>
          <w:rFonts w:hint="eastAsia"/>
        </w:rPr>
        <w:pict>
          <v:rect id="_x0000_i1422" o:spt="1" style="height:3pt;width:0pt;" fillcolor="#A0A0A0" filled="t" stroked="f" coordsize="21600,21600" o:hr="t" o:hrstd="t" o:hralign="center">
            <v:path/>
            <v:fill on="t" focussize="0,0"/>
            <v:stroke on="f"/>
            <v:imagedata o:title=""/>
            <o:lock v:ext="edit"/>
            <w10:wrap type="none"/>
            <w10:anchorlock/>
          </v:rect>
        </w:pict>
      </w:r>
    </w:p>
    <w:p w14:paraId="34E97BDF">
      <w:pPr>
        <w:rPr>
          <w:rFonts w:hint="eastAsia"/>
        </w:rPr>
      </w:pPr>
      <w:r>
        <w:rPr>
          <w:rFonts w:hint="eastAsia"/>
          <w:b/>
          <w:bCs/>
        </w:rPr>
        <w:t>【学习目标】</w:t>
      </w:r>
    </w:p>
    <w:tbl>
      <w:tblPr>
        <w:tblStyle w:val="17"/>
        <w:tblW w:w="7296" w:type="dxa"/>
        <w:tblInd w:w="0" w:type="dxa"/>
        <w:tblLayout w:type="autofit"/>
        <w:tblCellMar>
          <w:top w:w="15" w:type="dxa"/>
          <w:left w:w="15" w:type="dxa"/>
          <w:bottom w:w="15" w:type="dxa"/>
          <w:right w:w="15" w:type="dxa"/>
        </w:tblCellMar>
      </w:tblPr>
      <w:tblGrid>
        <w:gridCol w:w="793"/>
        <w:gridCol w:w="6503"/>
      </w:tblGrid>
      <w:tr w14:paraId="5024BF82">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41F4E5">
            <w:pPr>
              <w:rPr>
                <w:rFonts w:hint="eastAsia"/>
                <w:b/>
                <w:bCs/>
              </w:rPr>
            </w:pPr>
            <w:r>
              <w:rPr>
                <w:b/>
                <w:bCs/>
              </w:rPr>
              <w:t>目标维度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95D020F">
            <w:pPr>
              <w:rPr>
                <w:b/>
                <w:bCs/>
              </w:rPr>
            </w:pPr>
            <w:r>
              <w:rPr>
                <w:b/>
                <w:bCs/>
              </w:rPr>
              <w:t>具体要求</w:t>
            </w:r>
          </w:p>
        </w:tc>
      </w:tr>
      <w:tr w14:paraId="6342768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D3B1B3">
            <w:r>
              <w:rPr>
                <w:b/>
                <w:bCs/>
              </w:rP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54E0D7">
            <w:r>
              <w:t>①了解商业计划书的基本结构和各部分应包含的内容；②知道如何用AI做创业可行性分析和市场评估；③了解创业初期需要处理的基本事务（注册、命名、合作方案等）的要点</w:t>
            </w:r>
          </w:p>
        </w:tc>
      </w:tr>
      <w:tr w14:paraId="3B23A1B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7C97AB3">
            <w:r>
              <w:rPr>
                <w:b/>
                <w:bCs/>
              </w:rP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774E936">
            <w:r>
              <w:t>①能用AI辅助完成创业想法的可行性评估；②能用AI逐部分完成一份结构完整的商业计划书；③能用AI辅助准备路演演讲稿和应对评委提问；④能用AI辅助处理创业初期的品牌命名、流程了解等实际问题</w:t>
            </w:r>
          </w:p>
        </w:tc>
      </w:tr>
      <w:tr w14:paraId="3890924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FF04C6">
            <w:r>
              <w:rPr>
                <w:b/>
                <w:bCs/>
              </w:rP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671B56">
            <w:r>
              <w:t>①培养创新思维和发现商业机会的敏感度；②树立"创业要解决真实问题、创造真实价值"的正确创业观；③增强创业过程中的法律合规意识和风险防范意识</w:t>
            </w:r>
          </w:p>
        </w:tc>
      </w:tr>
    </w:tbl>
    <w:p w14:paraId="1D496892">
      <w:r>
        <w:rPr>
          <w:rFonts w:hint="eastAsia"/>
        </w:rPr>
        <w:pict>
          <v:rect id="_x0000_i1423" o:spt="1" style="height:3pt;width:0pt;" fillcolor="#A0A0A0" filled="t" stroked="f" coordsize="21600,21600" o:hr="t" o:hrstd="t" o:hralign="center">
            <v:path/>
            <v:fill on="t" focussize="0,0"/>
            <v:stroke on="f"/>
            <v:imagedata o:title=""/>
            <o:lock v:ext="edit"/>
            <w10:wrap type="none"/>
            <w10:anchorlock/>
          </v:rect>
        </w:pict>
      </w:r>
    </w:p>
    <w:p w14:paraId="243D5F4A">
      <w:pPr>
        <w:rPr>
          <w:rFonts w:hint="eastAsia"/>
        </w:rPr>
      </w:pPr>
      <w:r>
        <w:rPr>
          <w:rFonts w:hint="eastAsia"/>
        </w:rPr>
        <w:t>本项目的知识结构如图11-1所示。</w:t>
      </w:r>
    </w:p>
    <w:p w14:paraId="617D60D7">
      <w:r>
        <w:drawing>
          <wp:inline distT="0" distB="0" distL="0" distR="0">
            <wp:extent cx="5274310" cy="2263775"/>
            <wp:effectExtent l="0" t="0" r="2540" b="3175"/>
            <wp:docPr id="1673688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88238" name="图片 1"/>
                    <pic:cNvPicPr>
                      <a:picLocks noChangeAspect="1"/>
                    </pic:cNvPicPr>
                  </pic:nvPicPr>
                  <pic:blipFill>
                    <a:blip r:embed="rId50"/>
                    <a:stretch>
                      <a:fillRect/>
                    </a:stretch>
                  </pic:blipFill>
                  <pic:spPr>
                    <a:xfrm>
                      <a:off x="0" y="0"/>
                      <a:ext cx="5274310" cy="2263775"/>
                    </a:xfrm>
                    <a:prstGeom prst="rect">
                      <a:avLst/>
                    </a:prstGeom>
                  </pic:spPr>
                </pic:pic>
              </a:graphicData>
            </a:graphic>
          </wp:inline>
        </w:drawing>
      </w:r>
    </w:p>
    <w:p w14:paraId="78212A5D">
      <w:pPr>
        <w:jc w:val="center"/>
        <w:rPr>
          <w:rFonts w:hint="eastAsia"/>
        </w:rPr>
      </w:pPr>
      <w:r>
        <w:rPr>
          <w:rFonts w:hint="eastAsia"/>
        </w:rPr>
        <w:t>图11-1 项目十一知识结构图</w:t>
      </w:r>
    </w:p>
    <w:p w14:paraId="21F8F279">
      <w:pPr>
        <w:rPr>
          <w:rFonts w:hint="eastAsia"/>
        </w:rPr>
      </w:pPr>
      <w:r>
        <w:rPr>
          <w:rFonts w:hint="eastAsia"/>
        </w:rPr>
        <w:pict>
          <v:rect id="_x0000_i1424" o:spt="1" style="height:3pt;width:0pt;" fillcolor="#A0A0A0" filled="t" stroked="f" coordsize="21600,21600" o:hr="t" o:hrstd="t" o:hralign="center">
            <v:path/>
            <v:fill on="t" focussize="0,0"/>
            <v:stroke on="f"/>
            <v:imagedata o:title=""/>
            <o:lock v:ext="edit"/>
            <w10:wrap type="none"/>
            <w10:anchorlock/>
          </v:rect>
        </w:pict>
      </w:r>
    </w:p>
    <w:p w14:paraId="667AC1AE">
      <w:pPr>
        <w:rPr>
          <w:rFonts w:hint="eastAsia"/>
          <w:b/>
          <w:bCs/>
        </w:rPr>
      </w:pPr>
      <w:r>
        <w:rPr>
          <w:rFonts w:hint="eastAsia"/>
          <w:b/>
          <w:bCs/>
        </w:rPr>
        <w:t>任务一 用AI寻找和评估创业机会</w:t>
      </w:r>
    </w:p>
    <w:p w14:paraId="0E65131F">
      <w:pPr>
        <w:rPr>
          <w:rFonts w:hint="eastAsia"/>
        </w:rPr>
      </w:pPr>
      <w:r>
        <w:rPr>
          <w:rFonts w:hint="eastAsia"/>
          <w:b/>
          <w:bCs/>
        </w:rPr>
        <w:t>【任务描述】</w:t>
      </w:r>
      <w:r>
        <w:rPr>
          <w:rFonts w:hint="eastAsia"/>
        </w:rPr>
        <w:t> 创业的第一步是"找到一个值得做的事情"。很多同学有模糊的想法但不知道行不行，或者干脆没有想法不知道做什么。AI可以帮你拓宽思路、评估想法的可行性、分析市场和竞争环境，但最终"做不做"的决定必须由你自己做出。</w:t>
      </w:r>
    </w:p>
    <w:p w14:paraId="569B36BF">
      <w:pPr>
        <w:rPr>
          <w:rFonts w:hint="eastAsia"/>
        </w:rPr>
      </w:pPr>
      <w:r>
        <w:rPr>
          <w:rFonts w:hint="eastAsia"/>
        </w:rPr>
        <w:pict>
          <v:rect id="_x0000_i1425" o:spt="1" style="height:3pt;width:0pt;" fillcolor="#A0A0A0" filled="t" stroked="f" coordsize="21600,21600" o:hr="t" o:hrstd="t" o:hralign="center">
            <v:path/>
            <v:fill on="t" focussize="0,0"/>
            <v:stroke on="f"/>
            <v:imagedata o:title=""/>
            <o:lock v:ext="edit"/>
            <w10:wrap type="none"/>
            <w10:anchorlock/>
          </v:rect>
        </w:pict>
      </w:r>
    </w:p>
    <w:p w14:paraId="1B9016DB">
      <w:pPr>
        <w:rPr>
          <w:rFonts w:hint="eastAsia"/>
          <w:b/>
          <w:bCs/>
        </w:rPr>
      </w:pPr>
      <w:r>
        <w:rPr>
          <w:rFonts w:hint="eastAsia"/>
          <w:b/>
          <w:bCs/>
        </w:rPr>
        <w:t>一、让AI进行创业方向的头脑风暴</w:t>
      </w:r>
    </w:p>
    <w:p w14:paraId="01C97E65">
      <w:pPr>
        <w:rPr>
          <w:rFonts w:hint="eastAsia"/>
        </w:rPr>
      </w:pPr>
      <w:r>
        <w:rPr>
          <w:rFonts w:hint="eastAsia"/>
        </w:rPr>
        <w:t>如果你还没有明确的创业想法，可以让AI帮你做头脑风暴——基于你的背景、兴趣和可用资源，列出一些可能的方向。</w:t>
      </w:r>
    </w:p>
    <w:p w14:paraId="2A0289F6">
      <w:r>
        <w:t>我是一名大三学生，专业是电子商务。我想参加学校的创新创业比赛，</w:t>
      </w:r>
    </w:p>
    <w:p w14:paraId="3E736EB9">
      <w:r>
        <w:t>但还没有明确的创业方向。</w:t>
      </w:r>
    </w:p>
    <w:p w14:paraId="6D6B7D34"/>
    <w:p w14:paraId="4FAF3777">
      <w:r>
        <w:t>以下是我的情况：</w:t>
      </w:r>
    </w:p>
    <w:p w14:paraId="0FEFA893">
      <w:r>
        <w:t>- 对食品和校园生活比较感兴趣</w:t>
      </w:r>
    </w:p>
    <w:p w14:paraId="7822C8CB">
      <w:r>
        <w:t>- 有一些电商运营的基础知识（学过相关课程）</w:t>
      </w:r>
    </w:p>
    <w:p w14:paraId="697E1931">
      <w:r>
        <w:t>- 启动资金有限（如果是真实创业的话，预算大约1~3万元）</w:t>
      </w:r>
    </w:p>
    <w:p w14:paraId="259959F9">
      <w:r>
        <w:t>- 身边的资源：大学城有大量学生消费群体，学校有创业孵化器可以申请入驻</w:t>
      </w:r>
    </w:p>
    <w:p w14:paraId="071D71E3">
      <w:r>
        <w:t>- 特长：会用AI工具、会做简单的数据分析、文案写作还行</w:t>
      </w:r>
    </w:p>
    <w:p w14:paraId="0FA6CF6F"/>
    <w:p w14:paraId="0D70911F">
      <w:r>
        <w:t>请帮我做一次创业方向的头脑风暴，给出8~10个可能的创业方向。</w:t>
      </w:r>
    </w:p>
    <w:p w14:paraId="327C03CA">
      <w:r>
        <w:t>每个方向请包含：</w:t>
      </w:r>
    </w:p>
    <w:p w14:paraId="5AAA38B1">
      <w:r>
        <w:t>1. 项目名称（一句话概括）</w:t>
      </w:r>
    </w:p>
    <w:p w14:paraId="4F4DD61C">
      <w:r>
        <w:t>2. 核心业务（做什么、怎么赚钱）</w:t>
      </w:r>
    </w:p>
    <w:p w14:paraId="781BDB04">
      <w:r>
        <w:t>3. 为什么适合我（跟我的条件和优势的匹配点）</w:t>
      </w:r>
    </w:p>
    <w:p w14:paraId="5FAE2967">
      <w:r>
        <w:t>4. 初步的可行性判断（容易还是难，风险大不大）</w:t>
      </w:r>
    </w:p>
    <w:p w14:paraId="3777457C"/>
    <w:p w14:paraId="75B1838E">
      <w:r>
        <w:t>请注意：方向要务实接地气，适合大学生用1~3万元启动资金尝试的</w:t>
      </w:r>
    </w:p>
    <w:p w14:paraId="3610D2CD">
      <w:r>
        <w:t>小项目，不要给我"做一个AI平台""开发一款App"这种需要几百万</w:t>
      </w:r>
    </w:p>
    <w:p w14:paraId="3E73D1D2">
      <w:r>
        <w:t>投资的大项目。</w:t>
      </w:r>
    </w:p>
    <w:p w14:paraId="7C454CD6">
      <w:pPr>
        <w:rPr>
          <w:rFonts w:hint="eastAsia"/>
        </w:rPr>
      </w:pPr>
      <w:r>
        <w:rPr>
          <w:rFonts w:hint="eastAsia"/>
        </w:rPr>
        <w:t>最后那个限制条件很重要——如果不加，AI可能会建议你"打造一个整合校园生活的综合服务平台"——听起来很宏伟，但一个大三学生用三万块钱怎么做？</w:t>
      </w:r>
    </w:p>
    <w:p w14:paraId="09A1AEFF">
      <w:pPr>
        <w:rPr>
          <w:rFonts w:hint="eastAsia"/>
        </w:rPr>
      </w:pPr>
      <w:r>
        <w:rPr>
          <w:rFonts w:hint="eastAsia"/>
          <w:b/>
          <w:bCs/>
        </w:rPr>
        <w:t>【想一想】</w:t>
      </w:r>
    </w:p>
    <w:p w14:paraId="1AC32CDA">
      <w:pPr>
        <w:rPr>
          <w:rFonts w:hint="eastAsia"/>
        </w:rPr>
      </w:pPr>
      <w:r>
        <w:rPr>
          <w:rFonts w:hint="eastAsia"/>
        </w:rPr>
        <w:t>AI给出的创业方向只是"菜单上的选项"，真正有价值的创业想法通常来自你自己对生活的观察——你注意到身边什么问题没有被很好地解决？你和同学经常抱怨什么不方便？有什么东西你觉得"如果有人做这个就好了"？</w:t>
      </w:r>
    </w:p>
    <w:p w14:paraId="4C9C7439">
      <w:pPr>
        <w:rPr>
          <w:rFonts w:hint="eastAsia"/>
        </w:rPr>
      </w:pPr>
      <w:r>
        <w:rPr>
          <w:rFonts w:hint="eastAsia"/>
        </w:rPr>
        <w:t>AI帮你拓宽思路，但最好的创业灵感往往来自你自己的真实生活体验。</w:t>
      </w:r>
    </w:p>
    <w:p w14:paraId="29237E0F">
      <w:pPr>
        <w:rPr>
          <w:rFonts w:hint="eastAsia"/>
        </w:rPr>
      </w:pPr>
      <w:r>
        <w:rPr>
          <w:rFonts w:hint="eastAsia"/>
        </w:rPr>
        <w:pict>
          <v:rect id="_x0000_i1426" o:spt="1" style="height:3pt;width:0pt;" fillcolor="#A0A0A0" filled="t" stroked="f" coordsize="21600,21600" o:hr="t" o:hrstd="t" o:hralign="center">
            <v:path/>
            <v:fill on="t" focussize="0,0"/>
            <v:stroke on="f"/>
            <v:imagedata o:title=""/>
            <o:lock v:ext="edit"/>
            <w10:wrap type="none"/>
            <w10:anchorlock/>
          </v:rect>
        </w:pict>
      </w:r>
    </w:p>
    <w:p w14:paraId="51A7C6A3">
      <w:pPr>
        <w:rPr>
          <w:rFonts w:hint="eastAsia"/>
          <w:b/>
          <w:bCs/>
        </w:rPr>
      </w:pPr>
      <w:r>
        <w:rPr>
          <w:rFonts w:hint="eastAsia"/>
          <w:b/>
          <w:bCs/>
        </w:rPr>
        <w:t>二、让AI分析某个创业想法的可行性</w:t>
      </w:r>
    </w:p>
    <w:p w14:paraId="2C7C361B">
      <w:pPr>
        <w:rPr>
          <w:rFonts w:hint="eastAsia"/>
        </w:rPr>
      </w:pPr>
      <w:r>
        <w:rPr>
          <w:rFonts w:hint="eastAsia"/>
        </w:rPr>
        <w:t>有了一个初步想法之后，不要急着往前冲——先让AI帮你做一次"冷静分析"，看看这个想法到底靠不靠谱。</w:t>
      </w:r>
    </w:p>
    <w:p w14:paraId="343469F3">
      <w:r>
        <w:t>我有一个创业想法：在大学城做一个"代取快递+整理收纳"的增值服务——</w:t>
      </w:r>
    </w:p>
    <w:p w14:paraId="59D15556">
      <w:r>
        <w:t>帮学生从快递驿站取快递送到宿舍门口（收费2元/件），同时可以提供</w:t>
      </w:r>
    </w:p>
    <w:p w14:paraId="4EC397B6">
      <w:r>
        <w:t>"拆快递+垃圾回收"的增值服务（加收1元）。</w:t>
      </w:r>
    </w:p>
    <w:p w14:paraId="40A0084B"/>
    <w:p w14:paraId="566B03A8">
      <w:r>
        <w:t>请帮我做一份可行性分析，从以下几个角度评估：</w:t>
      </w:r>
    </w:p>
    <w:p w14:paraId="627818C6">
      <w:r>
        <w:t>1. 市场需求：大学生到底有多强的"代取快递"需求？</w:t>
      </w:r>
    </w:p>
    <w:p w14:paraId="345B4E7B">
      <w:r>
        <w:t>2. 竞争分析：这个市场上已经有人在做了吗？快递驿站本身有没有</w:t>
      </w:r>
    </w:p>
    <w:p w14:paraId="2DDE8366">
      <w:r>
        <w:t xml:space="preserve">   类似服务？</w:t>
      </w:r>
    </w:p>
    <w:p w14:paraId="4C63BB2B">
      <w:r>
        <w:t>3. 盈利模型：按2元/件算，一天要取多少件才能覆盖人工成本？</w:t>
      </w:r>
    </w:p>
    <w:p w14:paraId="291035AB">
      <w:r>
        <w:t>4. 运营难点：这个生意在实际操作中可能遇到什么困难？</w:t>
      </w:r>
    </w:p>
    <w:p w14:paraId="6DE79AD0">
      <w:r>
        <w:t>5. 风险评估：最大的风险是什么？有没有可能做着做着就做不下去了？</w:t>
      </w:r>
    </w:p>
    <w:p w14:paraId="692B1885">
      <w:r>
        <w:t>6. 改进建议：如果要提高成功率，你建议怎么调整这个方案？</w:t>
      </w:r>
    </w:p>
    <w:p w14:paraId="35588301"/>
    <w:p w14:paraId="1FA68B4A">
      <w:r>
        <w:t>请给出客观真实的分析，不需要鼓励我——如果这个想法不太可行，</w:t>
      </w:r>
    </w:p>
    <w:p w14:paraId="533A6C20">
      <w:r>
        <w:t>请直接说明原因。</w:t>
      </w:r>
    </w:p>
    <w:p w14:paraId="0352E417">
      <w:pPr>
        <w:rPr>
          <w:rFonts w:hint="eastAsia"/>
        </w:rPr>
      </w:pPr>
      <w:r>
        <w:rPr>
          <w:rFonts w:hint="eastAsia"/>
        </w:rPr>
        <w:t>最后一句非常关键——AI的"默认模式"倾向于鼓励和肯定。如果你问它"我这个想法怎么样"，它通常会先说"这是个不错的想法"然后再提一些小建议。但创业决策需要的是</w:t>
      </w:r>
      <w:r>
        <w:rPr>
          <w:rFonts w:hint="eastAsia"/>
          <w:b/>
          <w:bCs/>
        </w:rPr>
        <w:t>冷静的分析而不是善意的鼓励</w:t>
      </w:r>
      <w:r>
        <w:rPr>
          <w:rFonts w:hint="eastAsia"/>
        </w:rPr>
        <w:t>。明确告诉AI"不需要鼓励我，给我真话"，它给出的分析会更有参考价值。</w:t>
      </w:r>
    </w:p>
    <w:p w14:paraId="1E04FF61">
      <w:pPr>
        <w:rPr>
          <w:rFonts w:hint="eastAsia"/>
        </w:rPr>
      </w:pPr>
      <w:r>
        <w:rPr>
          <w:rFonts w:hint="eastAsia"/>
        </w:rPr>
        <w:pict>
          <v:rect id="_x0000_i1427" o:spt="1" style="height:3pt;width:0pt;" fillcolor="#A0A0A0" filled="t" stroked="f" coordsize="21600,21600" o:hr="t" o:hrstd="t" o:hralign="center">
            <v:path/>
            <v:fill on="t" focussize="0,0"/>
            <v:stroke on="f"/>
            <v:imagedata o:title=""/>
            <o:lock v:ext="edit"/>
            <w10:wrap type="none"/>
            <w10:anchorlock/>
          </v:rect>
        </w:pict>
      </w:r>
    </w:p>
    <w:p w14:paraId="40C5E87C">
      <w:pPr>
        <w:rPr>
          <w:rFonts w:hint="eastAsia"/>
          <w:b/>
          <w:bCs/>
        </w:rPr>
      </w:pPr>
      <w:r>
        <w:rPr>
          <w:rFonts w:hint="eastAsia"/>
          <w:b/>
          <w:bCs/>
        </w:rPr>
        <w:t>三、让AI分析目标市场和竞争环境</w:t>
      </w:r>
    </w:p>
    <w:p w14:paraId="0374A907">
      <w:pPr>
        <w:rPr>
          <w:rFonts w:hint="eastAsia"/>
        </w:rPr>
      </w:pPr>
      <w:r>
        <w:rPr>
          <w:rFonts w:hint="eastAsia"/>
        </w:rPr>
        <w:t>如果初步判断可行，下一步就要深入了解目标市场和竞争状况。这部分跟项目五（市场调研）的方法类似，但侧重点不同——创业调研更关注"有没有市场空间让我进去"。</w:t>
      </w:r>
    </w:p>
    <w:p w14:paraId="2D852C10">
      <w:r>
        <w:t>我打算在某大学城做"自习室+轻食"的共享空间。请帮我分析以下内容：</w:t>
      </w:r>
    </w:p>
    <w:p w14:paraId="68F83654"/>
    <w:p w14:paraId="15493086">
      <w:r>
        <w:t>目标市场：</w:t>
      </w:r>
    </w:p>
    <w:p w14:paraId="33D74FC2">
      <w:r>
        <w:t>1. 大学城的学生群体中，付费自习的需求有多大？</w:t>
      </w:r>
    </w:p>
    <w:p w14:paraId="661B9F77">
      <w:r>
        <w:t>2. 愿意为自习空间付费的学生通常能接受什么价位？</w:t>
      </w:r>
    </w:p>
    <w:p w14:paraId="4CC177D7">
      <w:r>
        <w:t>3. 轻食（简餐、咖啡、饮品）在大学生群体中的消费频率和偏好是什么</w:t>
      </w:r>
    </w:p>
    <w:p w14:paraId="351F4441"/>
    <w:p w14:paraId="0B8A4097">
      <w:r>
        <w:t>竞争环境：</w:t>
      </w:r>
    </w:p>
    <w:p w14:paraId="51DCA590">
      <w:r>
        <w:t>4. 大学城周边通常已经有哪些可以自习的场所？（图书馆、咖啡店、</w:t>
      </w:r>
    </w:p>
    <w:p w14:paraId="18C874CF">
      <w:r>
        <w:t xml:space="preserve">   现有自习室等）</w:t>
      </w:r>
    </w:p>
    <w:p w14:paraId="5D35E777">
      <w:r>
        <w:t>5. 跟这些现有选择相比，我的"自习室+轻食"组合的差异化优势在哪里？</w:t>
      </w:r>
    </w:p>
    <w:p w14:paraId="77FD97E5">
      <w:r>
        <w:t>6. 这个赛道的进入门槛高不高？会不会很快被模仿？</w:t>
      </w:r>
    </w:p>
    <w:p w14:paraId="56B919F6"/>
    <w:p w14:paraId="1625D041">
      <w:r>
        <w:t>请注意：以上分析中如果涉及具体的数据（如市场规模、价位区间等），</w:t>
      </w:r>
    </w:p>
    <w:p w14:paraId="43B317F1">
      <w:r>
        <w:t>请标注数据是你的估算还是有来源的，方便我判断可信度。</w:t>
      </w:r>
    </w:p>
    <w:p w14:paraId="48AA5995">
      <w:pPr>
        <w:rPr>
          <w:rFonts w:hint="eastAsia"/>
        </w:rPr>
      </w:pPr>
      <w:r>
        <w:rPr>
          <w:rFonts w:hint="eastAsia"/>
          <w:b/>
          <w:bCs/>
        </w:rPr>
        <w:t>【翻车现场】AI说"市场规模巨大"但你信了吗</w:t>
      </w:r>
    </w:p>
    <w:p w14:paraId="4A3B8B96">
      <w:pPr>
        <w:rPr>
          <w:rFonts w:hint="eastAsia"/>
        </w:rPr>
      </w:pPr>
      <w:r>
        <w:rPr>
          <w:rFonts w:hint="eastAsia"/>
        </w:rPr>
        <w:t>某创业比赛中一支参赛团队在商业计划书里写道："根据AI分析，中国付费自习室市场规模预计在2025年突破500亿元。"评委当场追问："这个数据的来源是什么？"团队答不上来，因为这是AI随口编的一个数字。</w:t>
      </w:r>
    </w:p>
    <w:p w14:paraId="6966C6E4">
      <w:pPr>
        <w:rPr>
          <w:rFonts w:hint="eastAsia"/>
        </w:rPr>
      </w:pPr>
      <w:r>
        <w:rPr>
          <w:rFonts w:hint="eastAsia"/>
        </w:rPr>
        <w:t>评委的评价是："在商业计划书中使用未经核实的数据，说明团队的市场调研还不够扎实。"</w:t>
      </w:r>
    </w:p>
    <w:p w14:paraId="26E90B05">
      <w:pPr>
        <w:rPr>
          <w:rFonts w:hint="eastAsia"/>
        </w:rPr>
      </w:pPr>
      <w:r>
        <w:rPr>
          <w:rFonts w:hint="eastAsia"/>
        </w:rPr>
        <w:t>教训在项目五已经讲过了，这里再强调一次：</w:t>
      </w:r>
      <w:r>
        <w:rPr>
          <w:rFonts w:hint="eastAsia"/>
          <w:b/>
          <w:bCs/>
        </w:rPr>
        <w:t>创业计划中的每一个市场数据，要么来自权威的公开来源（标注出处），要么来自你自己的实地调研（说明方法），绝不能是AI"估"出来的一个数字。</w:t>
      </w:r>
    </w:p>
    <w:p w14:paraId="555891C3">
      <w:pPr>
        <w:rPr>
          <w:rFonts w:hint="eastAsia"/>
        </w:rPr>
      </w:pPr>
      <w:r>
        <w:rPr>
          <w:rFonts w:hint="eastAsia"/>
        </w:rPr>
        <w:pict>
          <v:rect id="_x0000_i1428" o:spt="1" style="height:3pt;width:0pt;" fillcolor="#A0A0A0" filled="t" stroked="f" coordsize="21600,21600" o:hr="t" o:hrstd="t" o:hralign="center">
            <v:path/>
            <v:fill on="t" focussize="0,0"/>
            <v:stroke on="f"/>
            <v:imagedata o:title=""/>
            <o:lock v:ext="edit"/>
            <w10:wrap type="none"/>
            <w10:anchorlock/>
          </v:rect>
        </w:pict>
      </w:r>
    </w:p>
    <w:p w14:paraId="41DCC29A">
      <w:pPr>
        <w:rPr>
          <w:rFonts w:hint="eastAsia"/>
          <w:b/>
          <w:bCs/>
        </w:rPr>
      </w:pPr>
      <w:r>
        <w:rPr>
          <w:rFonts w:hint="eastAsia"/>
          <w:b/>
          <w:bCs/>
        </w:rPr>
        <w:t>四、从AI的建议到自己的判断：创业决策的独立思考</w:t>
      </w:r>
    </w:p>
    <w:p w14:paraId="4D2262D7">
      <w:pPr>
        <w:rPr>
          <w:rFonts w:hint="eastAsia"/>
        </w:rPr>
      </w:pPr>
      <w:r>
        <w:rPr>
          <w:rFonts w:hint="eastAsia"/>
        </w:rPr>
        <w:t>AI可以帮你分析利弊、罗列风险、给出建议——但</w:t>
      </w:r>
      <w:r>
        <w:rPr>
          <w:rFonts w:hint="eastAsia"/>
          <w:b/>
          <w:bCs/>
        </w:rPr>
        <w:t>最终要不要做这件事、怎么做，必须由你自己判断</w:t>
      </w:r>
      <w:r>
        <w:rPr>
          <w:rFonts w:hint="eastAsia"/>
        </w:rPr>
        <w:t>。</w:t>
      </w:r>
    </w:p>
    <w:p w14:paraId="3B36A43A">
      <w:pPr>
        <w:rPr>
          <w:rFonts w:hint="eastAsia"/>
        </w:rPr>
      </w:pPr>
      <w:r>
        <w:rPr>
          <w:rFonts w:hint="eastAsia"/>
        </w:rPr>
        <w:t>创业决策中AI能帮和不能帮的对比如图11-2所示。</w:t>
      </w:r>
    </w:p>
    <w:p w14:paraId="3A4721E8">
      <w:r>
        <w:drawing>
          <wp:inline distT="0" distB="0" distL="0" distR="0">
            <wp:extent cx="5274310" cy="1081405"/>
            <wp:effectExtent l="0" t="0" r="2540" b="4445"/>
            <wp:docPr id="917259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59867" name="图片 1"/>
                    <pic:cNvPicPr>
                      <a:picLocks noChangeAspect="1"/>
                    </pic:cNvPicPr>
                  </pic:nvPicPr>
                  <pic:blipFill>
                    <a:blip r:embed="rId51"/>
                    <a:stretch>
                      <a:fillRect/>
                    </a:stretch>
                  </pic:blipFill>
                  <pic:spPr>
                    <a:xfrm>
                      <a:off x="0" y="0"/>
                      <a:ext cx="5274310" cy="1081405"/>
                    </a:xfrm>
                    <a:prstGeom prst="rect">
                      <a:avLst/>
                    </a:prstGeom>
                  </pic:spPr>
                </pic:pic>
              </a:graphicData>
            </a:graphic>
          </wp:inline>
        </w:drawing>
      </w:r>
    </w:p>
    <w:p w14:paraId="7742D860">
      <w:pPr>
        <w:jc w:val="center"/>
        <w:rPr>
          <w:rFonts w:hint="eastAsia"/>
        </w:rPr>
      </w:pPr>
      <w:r>
        <w:t>图11-2 创业决策中AI和人的分工</w:t>
      </w:r>
    </w:p>
    <w:p w14:paraId="55EC9D24">
      <w:pPr>
        <w:rPr>
          <w:rFonts w:hint="eastAsia"/>
        </w:rPr>
      </w:pPr>
      <w:r>
        <w:rPr>
          <w:rFonts w:hint="eastAsia"/>
          <w:b/>
          <w:bCs/>
        </w:rPr>
        <w:t>【职业素养】创业的本质是解决真实问题</w:t>
      </w:r>
    </w:p>
    <w:p w14:paraId="71556270">
      <w:pPr>
        <w:rPr>
          <w:rFonts w:hint="eastAsia"/>
        </w:rPr>
      </w:pPr>
      <w:r>
        <w:rPr>
          <w:rFonts w:hint="eastAsia"/>
        </w:rPr>
        <w:t>好的创业不是"为了创业而创业"，而是"发现了一个真实的问题，然后想办法解决它"。很多创业比赛中的项目之所以停留在纸上——拿了奖就结束了——是因为它解决的是一个"想象中的需求"而不是"真实存在的痛点"。</w:t>
      </w:r>
    </w:p>
    <w:p w14:paraId="73AE6642">
      <w:pPr>
        <w:rPr>
          <w:rFonts w:hint="eastAsia"/>
        </w:rPr>
      </w:pPr>
      <w:r>
        <w:rPr>
          <w:rFonts w:hint="eastAsia"/>
        </w:rPr>
        <w:t>在让AI帮你评估创业想法的时候，始终要问自己一个最根本的问题：</w:t>
      </w:r>
      <w:r>
        <w:rPr>
          <w:rFonts w:hint="eastAsia"/>
          <w:b/>
          <w:bCs/>
        </w:rPr>
        <w:t>真的有人愿意为这个东西付钱吗？</w:t>
      </w:r>
      <w:r>
        <w:rPr>
          <w:rFonts w:hint="eastAsia"/>
        </w:rPr>
        <w:t> 如果答案不确定，在写商业计划书之前，先花时间去跟潜在客户聊一聊——他们的真实需求和AI分析出来的需求，往往是两回事。</w:t>
      </w:r>
    </w:p>
    <w:p w14:paraId="0495F0AF">
      <w:pPr>
        <w:rPr>
          <w:rFonts w:hint="eastAsia"/>
        </w:rPr>
      </w:pPr>
      <w:r>
        <w:rPr>
          <w:rFonts w:hint="eastAsia"/>
        </w:rPr>
        <w:pict>
          <v:rect id="_x0000_i1429" o:spt="1" style="height:3pt;width:0pt;" fillcolor="#A0A0A0" filled="t" stroked="f" coordsize="21600,21600" o:hr="t" o:hrstd="t" o:hralign="center">
            <v:path/>
            <v:fill on="t" focussize="0,0"/>
            <v:stroke on="f"/>
            <v:imagedata o:title=""/>
            <o:lock v:ext="edit"/>
            <w10:wrap type="none"/>
            <w10:anchorlock/>
          </v:rect>
        </w:pict>
      </w:r>
    </w:p>
    <w:p w14:paraId="073F230C">
      <w:pPr>
        <w:rPr>
          <w:rFonts w:hint="eastAsia"/>
        </w:rPr>
      </w:pPr>
      <w:r>
        <w:rPr>
          <w:rFonts w:hint="eastAsia"/>
          <w:b/>
          <w:bCs/>
        </w:rPr>
        <w:t>【任务小结与自测】</w:t>
      </w:r>
    </w:p>
    <w:p w14:paraId="1C30430D">
      <w:pPr>
        <w:rPr>
          <w:rFonts w:hint="eastAsia"/>
        </w:rPr>
      </w:pPr>
      <w:r>
        <w:rPr>
          <w:rFonts w:hint="eastAsia"/>
        </w:rPr>
        <w:t>完成任务一后，检查一下：</w:t>
      </w:r>
    </w:p>
    <w:p w14:paraId="02890C57">
      <w:pPr>
        <w:numPr>
          <w:ilvl w:val="0"/>
          <w:numId w:val="211"/>
        </w:numPr>
        <w:rPr>
          <w:rFonts w:hint="eastAsia"/>
        </w:rPr>
      </w:pPr>
      <w:r>
        <w:rPr>
          <w:rFonts w:hint="eastAsia"/>
        </w:rPr>
        <w:t>能让AI帮你做创业方向的头脑风暴</w:t>
      </w:r>
    </w:p>
    <w:p w14:paraId="5EAB0513">
      <w:pPr>
        <w:numPr>
          <w:ilvl w:val="0"/>
          <w:numId w:val="211"/>
        </w:numPr>
        <w:rPr>
          <w:rFonts w:hint="eastAsia"/>
        </w:rPr>
      </w:pPr>
      <w:r>
        <w:rPr>
          <w:rFonts w:hint="eastAsia"/>
        </w:rPr>
        <w:t>能让AI对具体的创业想法做可行性分析</w:t>
      </w:r>
    </w:p>
    <w:p w14:paraId="61EE8ED5">
      <w:pPr>
        <w:numPr>
          <w:ilvl w:val="0"/>
          <w:numId w:val="211"/>
        </w:numPr>
        <w:rPr>
          <w:rFonts w:hint="eastAsia"/>
        </w:rPr>
      </w:pPr>
      <w:r>
        <w:rPr>
          <w:rFonts w:hint="eastAsia"/>
        </w:rPr>
        <w:t>能让AI分析目标市场和竞争环境</w:t>
      </w:r>
    </w:p>
    <w:p w14:paraId="17EA6590">
      <w:pPr>
        <w:numPr>
          <w:ilvl w:val="0"/>
          <w:numId w:val="211"/>
        </w:numPr>
        <w:rPr>
          <w:rFonts w:hint="eastAsia"/>
        </w:rPr>
      </w:pPr>
      <w:r>
        <w:rPr>
          <w:rFonts w:hint="eastAsia"/>
        </w:rPr>
        <w:t>理解AI给的是分析参考，最终创业决策必须自己做</w:t>
      </w:r>
    </w:p>
    <w:p w14:paraId="1646F32C">
      <w:pPr>
        <w:rPr>
          <w:rFonts w:hint="eastAsia"/>
        </w:rPr>
      </w:pPr>
      <w:r>
        <w:rPr>
          <w:rFonts w:hint="eastAsia"/>
        </w:rPr>
        <w:pict>
          <v:rect id="_x0000_i1430" o:spt="1" style="height:3pt;width:0pt;" fillcolor="#A0A0A0" filled="t" stroked="f" coordsize="21600,21600" o:hr="t" o:hrstd="t" o:hralign="center">
            <v:path/>
            <v:fill on="t" focussize="0,0"/>
            <v:stroke on="f"/>
            <v:imagedata o:title=""/>
            <o:lock v:ext="edit"/>
            <w10:wrap type="none"/>
            <w10:anchorlock/>
          </v:rect>
        </w:pict>
      </w:r>
    </w:p>
    <w:p w14:paraId="3AEB98C1">
      <w:pPr>
        <w:rPr>
          <w:rFonts w:hint="eastAsia"/>
          <w:b/>
          <w:bCs/>
        </w:rPr>
      </w:pPr>
      <w:r>
        <w:rPr>
          <w:rFonts w:hint="eastAsia"/>
          <w:b/>
          <w:bCs/>
        </w:rPr>
        <w:t>任务二 用AI撰写商业计划书</w:t>
      </w:r>
    </w:p>
    <w:p w14:paraId="7B4FFFAC">
      <w:pPr>
        <w:rPr>
          <w:rFonts w:hint="eastAsia"/>
        </w:rPr>
      </w:pPr>
      <w:r>
        <w:rPr>
          <w:rFonts w:hint="eastAsia"/>
          <w:b/>
          <w:bCs/>
        </w:rPr>
        <w:t>【任务描述】</w:t>
      </w:r>
      <w:r>
        <w:rPr>
          <w:rFonts w:hint="eastAsia"/>
        </w:rPr>
        <w:t> 商业计划书是把创业想法"从脑子里落到纸上"的关键文书。它不是一篇作文，而是一份逻辑严密、数据支撑的"行动蓝图"。AI可以帮你搭框架、填内容、算数字，但计划书中的市场数据应该来自真实的调研，财务数字应该基于合理的假设——这些AI帮不了你。</w:t>
      </w:r>
    </w:p>
    <w:p w14:paraId="47106856">
      <w:pPr>
        <w:rPr>
          <w:rFonts w:hint="eastAsia"/>
        </w:rPr>
      </w:pPr>
      <w:r>
        <w:rPr>
          <w:rFonts w:hint="eastAsia"/>
        </w:rPr>
        <w:pict>
          <v:rect id="_x0000_i1431" o:spt="1" style="height:3pt;width:0pt;" fillcolor="#A0A0A0" filled="t" stroked="f" coordsize="21600,21600" o:hr="t" o:hrstd="t" o:hralign="center">
            <v:path/>
            <v:fill on="t" focussize="0,0"/>
            <v:stroke on="f"/>
            <v:imagedata o:title=""/>
            <o:lock v:ext="edit"/>
            <w10:wrap type="none"/>
            <w10:anchorlock/>
          </v:rect>
        </w:pict>
      </w:r>
    </w:p>
    <w:p w14:paraId="5B7F9903">
      <w:pPr>
        <w:rPr>
          <w:rFonts w:hint="eastAsia"/>
          <w:b/>
          <w:bCs/>
        </w:rPr>
      </w:pPr>
      <w:r>
        <w:rPr>
          <w:rFonts w:hint="eastAsia"/>
          <w:b/>
          <w:bCs/>
        </w:rPr>
        <w:t>一、商业计划书的基本框架</w:t>
      </w:r>
    </w:p>
    <w:p w14:paraId="491DE5E6">
      <w:r>
        <w:rPr>
          <w:rFonts w:hint="eastAsia"/>
        </w:rPr>
        <w:t>一份完整的商业计划书通常包含的内容见表11-1。</w:t>
      </w:r>
    </w:p>
    <w:p w14:paraId="2779E5C5">
      <w:pPr>
        <w:jc w:val="center"/>
        <w:rPr>
          <w:rFonts w:hint="eastAsia"/>
        </w:rPr>
      </w:pPr>
      <w:r>
        <w:rPr>
          <w:rFonts w:hint="eastAsia"/>
        </w:rPr>
        <w:t>表11-1 商业计划书的常见结构</w:t>
      </w:r>
    </w:p>
    <w:tbl>
      <w:tblPr>
        <w:tblStyle w:val="17"/>
        <w:tblW w:w="7296" w:type="dxa"/>
        <w:tblInd w:w="0" w:type="dxa"/>
        <w:tblLayout w:type="autofit"/>
        <w:tblCellMar>
          <w:top w:w="15" w:type="dxa"/>
          <w:left w:w="15" w:type="dxa"/>
          <w:bottom w:w="15" w:type="dxa"/>
          <w:right w:w="15" w:type="dxa"/>
        </w:tblCellMar>
      </w:tblPr>
      <w:tblGrid>
        <w:gridCol w:w="1556"/>
        <w:gridCol w:w="3519"/>
        <w:gridCol w:w="2221"/>
      </w:tblGrid>
      <w:tr w14:paraId="3BAD1A8F">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099248">
            <w:pPr>
              <w:rPr>
                <w:rFonts w:hint="eastAsia"/>
                <w:b/>
                <w:bCs/>
              </w:rPr>
            </w:pPr>
            <w:r>
              <w:rPr>
                <w:b/>
                <w:bCs/>
              </w:rPr>
              <w:t>章节</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3D92F2">
            <w:pPr>
              <w:rPr>
                <w:b/>
                <w:bCs/>
              </w:rPr>
            </w:pPr>
            <w:r>
              <w:rPr>
                <w:b/>
                <w:bCs/>
              </w:rPr>
              <w:t>主要内容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3B2FFF">
            <w:pPr>
              <w:rPr>
                <w:b/>
                <w:bCs/>
              </w:rPr>
            </w:pPr>
            <w:r>
              <w:rPr>
                <w:b/>
                <w:bCs/>
              </w:rPr>
              <w:t>信息来源</w:t>
            </w:r>
          </w:p>
        </w:tc>
      </w:tr>
      <w:tr w14:paraId="0975FE2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AE0C061">
            <w:r>
              <w:t>项目摘要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4140AD">
            <w:r>
              <w:t>用一页纸概括整个项目的核心要点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5AF501">
            <w:r>
              <w:t>写完全部内容后再写摘要</w:t>
            </w:r>
          </w:p>
        </w:tc>
      </w:tr>
      <w:tr w14:paraId="64E4B80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EA31EDE">
            <w:r>
              <w:t>项目背景与问题</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2E3ED30">
            <w:r>
              <w:t>你发现了什么问题？为什么值得解决？</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D0F094E">
            <w:r>
              <w:t>自己的观察+公开数据</w:t>
            </w:r>
          </w:p>
        </w:tc>
      </w:tr>
      <w:tr w14:paraId="4278986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5748AFB">
            <w:r>
              <w:t>产品/服务介绍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049FFD">
            <w:r>
              <w:t>你打算做什么来解决这个问题？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7AA0D2">
            <w:r>
              <w:t>自己的方案设计</w:t>
            </w:r>
          </w:p>
        </w:tc>
      </w:tr>
      <w:tr w14:paraId="08DB489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77C0BBA">
            <w:r>
              <w:t>市场分析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CDAA3A7">
            <w:r>
              <w:t>目标市场有多大？客户是谁？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AC529A4">
            <w:r>
              <w:t>公开数据+自己的调研</w:t>
            </w:r>
          </w:p>
        </w:tc>
      </w:tr>
      <w:tr w14:paraId="401D6FB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7D157C">
            <w:r>
              <w:t>竞争分析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CAE1235">
            <w:r>
              <w:t>已经有谁在做类似的事？你的优势是什么？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FD6521">
            <w:r>
              <w:t>实地调查+公开信息</w:t>
            </w:r>
          </w:p>
        </w:tc>
      </w:tr>
      <w:tr w14:paraId="322D4A3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4539952">
            <w:r>
              <w:t>商业模式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62DB076">
            <w:r>
              <w:t>怎么赚钱？收入来源是什么？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1D77842">
            <w:r>
              <w:t>自己的商业设计</w:t>
            </w:r>
          </w:p>
        </w:tc>
      </w:tr>
      <w:tr w14:paraId="0C1C0F2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8478A5">
            <w:r>
              <w:t>营销策略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B151DEC">
            <w:r>
              <w:t>怎么找到客户？怎么推广？</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29A141">
            <w:r>
              <w:t>自己的规划+AI辅助</w:t>
            </w:r>
          </w:p>
        </w:tc>
      </w:tr>
      <w:tr w14:paraId="215FF23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7D60FF">
            <w:r>
              <w:t>团队介绍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3FEE1B8">
            <w:r>
              <w:t>谁来做这件事？各自负责什么？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4260378">
            <w:r>
              <w:t>真实的团队信息</w:t>
            </w:r>
          </w:p>
        </w:tc>
      </w:tr>
      <w:tr w14:paraId="238B857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DB8609">
            <w:r>
              <w:t>财务预测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B1FC9C">
            <w:r>
              <w:t>预计投入多少？多久回本？能赚多少？</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34B187">
            <w:r>
              <w:t>基于合理假设的测算</w:t>
            </w:r>
          </w:p>
        </w:tc>
      </w:tr>
      <w:tr w14:paraId="69C962E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A8C4F7E">
            <w:r>
              <w:t>风险分析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3D27B20">
            <w:r>
              <w:t>可能出什么问题？怎么应对？</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CCA591C">
            <w:r>
              <w:t>AI辅助分析+自己的判断</w:t>
            </w:r>
          </w:p>
        </w:tc>
      </w:tr>
    </w:tbl>
    <w:p w14:paraId="6DE35E87">
      <w:r>
        <w:rPr>
          <w:rFonts w:hint="eastAsia"/>
        </w:rPr>
        <w:t>先让AI帮你生成框架：</w:t>
      </w:r>
    </w:p>
    <w:p w14:paraId="46AE467F">
      <w:r>
        <w:t>我的创业项目是在大学城开一家"自习室+轻食"的共享空间。</w:t>
      </w:r>
    </w:p>
    <w:p w14:paraId="26D34DE1">
      <w:r>
        <w:t>请帮我搭建一份商业计划书的详细框架，包含每个章节的标题和</w:t>
      </w:r>
    </w:p>
    <w:p w14:paraId="135F7F1E">
      <w:r>
        <w:t>应该覆盖的具体要点。</w:t>
      </w:r>
    </w:p>
    <w:p w14:paraId="519C5539"/>
    <w:p w14:paraId="757E55CD">
      <w:r>
        <w:t>要求：</w:t>
      </w:r>
    </w:p>
    <w:p w14:paraId="0AAEA179">
      <w:r>
        <w:t>1. 框架要完整但不要过于复杂——适合创新创业比赛提交的水平</w:t>
      </w:r>
    </w:p>
    <w:p w14:paraId="68754624">
      <w:r>
        <w:t>2. 每个章节下列出3~5个应该写到的要点</w:t>
      </w:r>
    </w:p>
    <w:p w14:paraId="7610D334">
      <w:r>
        <w:t>3. 标注哪些章节的内容需要我自己做实地调研或数据收集</w:t>
      </w:r>
    </w:p>
    <w:p w14:paraId="7E8362F4">
      <w:r>
        <w:t>4. 不需要写正文，只列框架</w:t>
      </w:r>
    </w:p>
    <w:p w14:paraId="11782E98">
      <w:pPr>
        <w:rPr>
          <w:rFonts w:hint="eastAsia"/>
        </w:rPr>
      </w:pPr>
      <w:r>
        <w:rPr>
          <w:rFonts w:hint="eastAsia"/>
        </w:rPr>
        <w:pict>
          <v:rect id="_x0000_i1432" o:spt="1" style="height:3pt;width:0pt;" fillcolor="#A0A0A0" filled="t" stroked="f" coordsize="21600,21600" o:hr="t" o:hrstd="t" o:hralign="center">
            <v:path/>
            <v:fill on="t" focussize="0,0"/>
            <v:stroke on="f"/>
            <v:imagedata o:title=""/>
            <o:lock v:ext="edit"/>
            <w10:wrap type="none"/>
            <w10:anchorlock/>
          </v:rect>
        </w:pict>
      </w:r>
    </w:p>
    <w:p w14:paraId="4AA02BC0">
      <w:pPr>
        <w:rPr>
          <w:rFonts w:hint="eastAsia"/>
          <w:b/>
          <w:bCs/>
        </w:rPr>
      </w:pPr>
      <w:r>
        <w:rPr>
          <w:rFonts w:hint="eastAsia"/>
          <w:b/>
          <w:bCs/>
        </w:rPr>
        <w:t>二、让AI逐部分填充商业计划书内容</w:t>
      </w:r>
    </w:p>
    <w:p w14:paraId="7DBB36DE">
      <w:pPr>
        <w:rPr>
          <w:rFonts w:hint="eastAsia"/>
        </w:rPr>
      </w:pPr>
      <w:r>
        <w:rPr>
          <w:rFonts w:hint="eastAsia"/>
        </w:rPr>
        <w:t>确认框架后，按照"一次写一个部分"的原则逐章推进。</w:t>
      </w:r>
    </w:p>
    <w:p w14:paraId="1234E5DA">
      <w:pPr>
        <w:rPr>
          <w:rFonts w:hint="eastAsia"/>
        </w:rPr>
      </w:pPr>
      <w:r>
        <w:rPr>
          <w:rFonts w:hint="eastAsia"/>
          <w:b/>
          <w:bCs/>
        </w:rPr>
        <w:t>写"项目背景与问题"部分：</w:t>
      </w:r>
    </w:p>
    <w:p w14:paraId="126291C6">
      <w:r>
        <w:t>请帮我写商业计划书的第一部分"项目背景与问题分析"。</w:t>
      </w:r>
    </w:p>
    <w:p w14:paraId="6A7F0788"/>
    <w:p w14:paraId="2650EBDC">
      <w:r>
        <w:t>背景信息（来自我自己的观察和调研）：</w:t>
      </w:r>
    </w:p>
    <w:p w14:paraId="09752FA4">
      <w:r>
        <w:t>- 我所在的大学城有3所高校，在校学生约2.5万人</w:t>
      </w:r>
    </w:p>
    <w:p w14:paraId="6FB15C73">
      <w:r>
        <w:t>- 学校图书馆座位有限，考研季和期末经常一座难求</w:t>
      </w:r>
    </w:p>
    <w:p w14:paraId="023498A0">
      <w:r>
        <w:t>- 大学城周边目前有2家付费自习室，但空间较小、没有餐饮服务</w:t>
      </w:r>
    </w:p>
    <w:p w14:paraId="36CFD485">
      <w:r>
        <w:t>- 我做了一份100人的问卷调查，68%的受访者表示"如果有舒适的</w:t>
      </w:r>
    </w:p>
    <w:p w14:paraId="5E18B41B">
      <w:r>
        <w:t xml:space="preserve">  自习空间且能买到饮品简餐，愿意付费使用"</w:t>
      </w:r>
    </w:p>
    <w:p w14:paraId="74C24CB7">
      <w:r>
        <w:t>- 受访者可接受的价位集中在每小时5~8元</w:t>
      </w:r>
    </w:p>
    <w:p w14:paraId="5D0611AC"/>
    <w:p w14:paraId="4CE0E3CD">
      <w:r>
        <w:t>请基于以上信息撰写这个部分，500字左右。</w:t>
      </w:r>
    </w:p>
    <w:p w14:paraId="6A901406">
      <w:r>
        <w:t>注意：只使用我提供的数据和信息，不要自行添加我没有提到的</w:t>
      </w:r>
    </w:p>
    <w:p w14:paraId="345D213E">
      <w:r>
        <w:t>市场数据或调研结果。</w:t>
      </w:r>
    </w:p>
    <w:p w14:paraId="73D1130C">
      <w:pPr>
        <w:rPr>
          <w:rFonts w:hint="eastAsia"/>
        </w:rPr>
      </w:pPr>
      <w:r>
        <w:rPr>
          <w:rFonts w:hint="eastAsia"/>
          <w:b/>
          <w:bCs/>
        </w:rPr>
        <w:t>写"竞争分析"部分：</w:t>
      </w:r>
    </w:p>
    <w:p w14:paraId="36D4B729">
      <w:r>
        <w:t>请帮我写"竞争分析"部分。以下是我实地调查的竞品信息：</w:t>
      </w:r>
    </w:p>
    <w:p w14:paraId="198366DB"/>
    <w:p w14:paraId="610D938F">
      <w:r>
        <w:t>竞品A："安静角"自习室</w:t>
      </w:r>
    </w:p>
    <w:p w14:paraId="60E2B109">
      <w:r>
        <w:t>- 位于大学城东门外，开业1年多</w:t>
      </w:r>
    </w:p>
    <w:p w14:paraId="73AE892C">
      <w:r>
        <w:t>- 面积约40平方米，有20个座位</w:t>
      </w:r>
    </w:p>
    <w:p w14:paraId="09D15433">
      <w:r>
        <w:t>- 收费：5元/小时，包天30元</w:t>
      </w:r>
    </w:p>
    <w:p w14:paraId="3E97DBB4">
      <w:r>
        <w:t>- 优点：价格便宜，位置还可以</w:t>
      </w:r>
    </w:p>
    <w:p w14:paraId="62D4648D">
      <w:r>
        <w:t>- 缺点：空间小、没有餐饮、装修简陋、通风不好</w:t>
      </w:r>
    </w:p>
    <w:p w14:paraId="09225F1A"/>
    <w:p w14:paraId="06A70ED0">
      <w:r>
        <w:t>竞品B："学霸空间"自习室</w:t>
      </w:r>
    </w:p>
    <w:p w14:paraId="51EFF50A">
      <w:r>
        <w:t>- 位于大学城南门附近，开业半年</w:t>
      </w:r>
    </w:p>
    <w:p w14:paraId="7D98524D">
      <w:r>
        <w:t>- 面积约60平方米，有30个座位</w:t>
      </w:r>
    </w:p>
    <w:p w14:paraId="579A53B9">
      <w:r>
        <w:t>- 收费：8元/小时，包天45元</w:t>
      </w:r>
    </w:p>
    <w:p w14:paraId="568AD4DF">
      <w:r>
        <w:t>- 优点：装修比较好，有台灯和插座</w:t>
      </w:r>
    </w:p>
    <w:p w14:paraId="271541BC">
      <w:r>
        <w:t>- 缺点：没有餐饮，营业时间只到晚上10点</w:t>
      </w:r>
    </w:p>
    <w:p w14:paraId="75879126"/>
    <w:p w14:paraId="6CD8666C">
      <w:r>
        <w:t>请基于以上信息做竞品分析，包含竞品对比表和我们的差异化定位建议。</w:t>
      </w:r>
    </w:p>
    <w:p w14:paraId="44DE34BF">
      <w:pPr>
        <w:rPr>
          <w:rFonts w:hint="eastAsia"/>
        </w:rPr>
      </w:pPr>
      <w:r>
        <w:rPr>
          <w:rFonts w:hint="eastAsia"/>
        </w:rPr>
        <w:t>注意每一段提示词的共同特点：</w:t>
      </w:r>
      <w:r>
        <w:rPr>
          <w:rFonts w:hint="eastAsia"/>
          <w:b/>
          <w:bCs/>
        </w:rPr>
        <w:t>你提供真实的调研数据和信息，AI负责组织成商业计划书的规范文字。</w:t>
      </w:r>
      <w:r>
        <w:rPr>
          <w:rFonts w:hint="eastAsia"/>
        </w:rPr>
        <w:t> 这跟前面所有项目反复强调的原则一模一样——内容是你的，格式是AI的。</w:t>
      </w:r>
    </w:p>
    <w:p w14:paraId="1B9A5270">
      <w:pPr>
        <w:rPr>
          <w:rFonts w:hint="eastAsia"/>
        </w:rPr>
      </w:pPr>
      <w:r>
        <w:rPr>
          <w:rFonts w:hint="eastAsia"/>
        </w:rPr>
        <w:pict>
          <v:rect id="_x0000_i1433" o:spt="1" style="height:3pt;width:0pt;" fillcolor="#A0A0A0" filled="t" stroked="f" coordsize="21600,21600" o:hr="t" o:hrstd="t" o:hralign="center">
            <v:path/>
            <v:fill on="t" focussize="0,0"/>
            <v:stroke on="f"/>
            <v:imagedata o:title=""/>
            <o:lock v:ext="edit"/>
            <w10:wrap type="none"/>
            <w10:anchorlock/>
          </v:rect>
        </w:pict>
      </w:r>
    </w:p>
    <w:p w14:paraId="0A595E5E">
      <w:pPr>
        <w:rPr>
          <w:rFonts w:hint="eastAsia"/>
          <w:b/>
          <w:bCs/>
        </w:rPr>
      </w:pPr>
      <w:r>
        <w:rPr>
          <w:rFonts w:hint="eastAsia"/>
          <w:b/>
          <w:bCs/>
        </w:rPr>
        <w:t>三、让AI做简单的财务预测和盈利模型</w:t>
      </w:r>
    </w:p>
    <w:p w14:paraId="21860129">
      <w:pPr>
        <w:rPr>
          <w:rFonts w:hint="eastAsia"/>
        </w:rPr>
      </w:pPr>
      <w:r>
        <w:rPr>
          <w:rFonts w:hint="eastAsia"/>
        </w:rPr>
        <w:t>财务预测是商业计划书中最让非财务专业同学头疼的部分。但其实，创业比赛中的财务预测不需要精确到分——需要的是</w:t>
      </w:r>
      <w:r>
        <w:rPr>
          <w:rFonts w:hint="eastAsia"/>
          <w:b/>
          <w:bCs/>
        </w:rPr>
        <w:t>逻辑合理、假设清晰</w:t>
      </w:r>
      <w:r>
        <w:rPr>
          <w:rFonts w:hint="eastAsia"/>
        </w:rPr>
        <w:t>。</w:t>
      </w:r>
    </w:p>
    <w:p w14:paraId="2CE74089">
      <w:r>
        <w:t>请帮我做一个简单的财务预测模型，基于以下假设：</w:t>
      </w:r>
    </w:p>
    <w:p w14:paraId="3EA39BEA"/>
    <w:p w14:paraId="25A1392D">
      <w:r>
        <w:t>初始投资：</w:t>
      </w:r>
    </w:p>
    <w:p w14:paraId="351B2CAB">
      <w:r>
        <w:t>- 房租（押一付三，月租8000元）：32,000元</w:t>
      </w:r>
    </w:p>
    <w:p w14:paraId="6E8D743C">
      <w:r>
        <w:t>- 装修费：30,000元</w:t>
      </w:r>
    </w:p>
    <w:p w14:paraId="43B11303">
      <w:r>
        <w:t>- 设备采购（桌椅、灯具、咖啡机等）：15,000元</w:t>
      </w:r>
    </w:p>
    <w:p w14:paraId="7B33459C">
      <w:r>
        <w:t>- 前期备货（饮品和轻食原料）：5,000元</w:t>
      </w:r>
    </w:p>
    <w:p w14:paraId="7902649C">
      <w:r>
        <w:t>- 其他杂费（证照办理、宣传物料等）：3,000元</w:t>
      </w:r>
    </w:p>
    <w:p w14:paraId="6BDAA716">
      <w:r>
        <w:t>初始投资合计：85,000元</w:t>
      </w:r>
    </w:p>
    <w:p w14:paraId="3E48DEEB"/>
    <w:p w14:paraId="0C9CB4D1">
      <w:r>
        <w:t>月度固定成本：</w:t>
      </w:r>
    </w:p>
    <w:p w14:paraId="72D1686D">
      <w:r>
        <w:t>- 房租：8,000元</w:t>
      </w:r>
    </w:p>
    <w:p w14:paraId="66A007C5">
      <w:r>
        <w:t>- 员工工资（1名全职+2名兼职）：8,000元</w:t>
      </w:r>
    </w:p>
    <w:p w14:paraId="2456F93E">
      <w:r>
        <w:t>- 水电物业：1,500元</w:t>
      </w:r>
    </w:p>
    <w:p w14:paraId="37A48FD9">
      <w:r>
        <w:t>月度固定成本合计：17,500元</w:t>
      </w:r>
    </w:p>
    <w:p w14:paraId="3F2F46E2"/>
    <w:p w14:paraId="13BF17C8">
      <w:r>
        <w:t>收入假设（保守估计）：</w:t>
      </w:r>
    </w:p>
    <w:p w14:paraId="250018AB">
      <w:r>
        <w:t>- 自习座位收入：平均每天15个座位被使用，平均每人消费12元</w:t>
      </w:r>
    </w:p>
    <w:p w14:paraId="0FBF16C4">
      <w:r>
        <w:t xml:space="preserve">  → 月收入估算：15×12×30=5,400元</w:t>
      </w:r>
    </w:p>
    <w:p w14:paraId="30D90AFC">
      <w:r>
        <w:t>- 餐饮收入：平均每天卖出30份饮品/轻食，均价15元</w:t>
      </w:r>
    </w:p>
    <w:p w14:paraId="11873EB7">
      <w:r>
        <w:t xml:space="preserve">  → 月收入估算：30×15×30=13,500元</w:t>
      </w:r>
    </w:p>
    <w:p w14:paraId="0C7DABCE">
      <w:r>
        <w:t>- 场地租赁收入（周末出租给社团）：每月约2,000元</w:t>
      </w:r>
    </w:p>
    <w:p w14:paraId="4C34AF97">
      <w:r>
        <w:t>月度收入合计：20,900元</w:t>
      </w:r>
    </w:p>
    <w:p w14:paraId="1C40FEB6"/>
    <w:p w14:paraId="04785134">
      <w:r>
        <w:t>每份饮品/轻食的原料成本约6元。</w:t>
      </w:r>
    </w:p>
    <w:p w14:paraId="16CFFD80"/>
    <w:p w14:paraId="443CE786">
      <w:r>
        <w:t>请帮我计算：</w:t>
      </w:r>
    </w:p>
    <w:p w14:paraId="6F8AD937">
      <w:r>
        <w:t>1. 月度变动成本（餐饮原料成本）</w:t>
      </w:r>
    </w:p>
    <w:p w14:paraId="3CBC1582">
      <w:r>
        <w:t>2. 月度总成本</w:t>
      </w:r>
    </w:p>
    <w:p w14:paraId="1691DFE4">
      <w:r>
        <w:t>3. 月度净利润</w:t>
      </w:r>
    </w:p>
    <w:p w14:paraId="7546E220">
      <w:r>
        <w:t>4. 投资回本周期（大约多少个月能收回初始投资）</w:t>
      </w:r>
    </w:p>
    <w:p w14:paraId="3B5DDD96">
      <w:r>
        <w:t>5. 如果收入比保守估计低30%，还能不能盈利？</w:t>
      </w:r>
    </w:p>
    <w:p w14:paraId="1B0A95FE"/>
    <w:p w14:paraId="0028E43B">
      <w:r>
        <w:t>请列出详细的计算过程，用简洁的表格呈现。</w:t>
      </w:r>
    </w:p>
    <w:p w14:paraId="3BC84C54">
      <w:r>
        <w:t>计算完后请检查一下：以上假设有没有明显不合理的地方？</w:t>
      </w:r>
    </w:p>
    <w:p w14:paraId="0E250265">
      <w:pPr>
        <w:rPr>
          <w:rFonts w:hint="eastAsia"/>
        </w:rPr>
      </w:pPr>
      <w:r>
        <w:rPr>
          <w:rFonts w:hint="eastAsia"/>
        </w:rPr>
        <w:t>最后一个问题很有价值——让AI帮你检查你自己假设的合理性。比如"平均每天15个座位被使用"——如果你只有20个座位，75%的上座率在创业初期是否过于乐观？AI可能会提醒你做一组更保守的假设作为对照。</w:t>
      </w:r>
    </w:p>
    <w:p w14:paraId="3CD99051">
      <w:pPr>
        <w:rPr>
          <w:rFonts w:hint="eastAsia"/>
        </w:rPr>
      </w:pPr>
      <w:r>
        <w:rPr>
          <w:rFonts w:hint="eastAsia"/>
          <w:b/>
          <w:bCs/>
        </w:rPr>
        <w:t>【知识卡片】财务预测的核心不是精确而是逻辑</w:t>
      </w:r>
    </w:p>
    <w:p w14:paraId="0182530A">
      <w:pPr>
        <w:rPr>
          <w:rFonts w:hint="eastAsia"/>
        </w:rPr>
      </w:pPr>
      <w:r>
        <w:rPr>
          <w:rFonts w:hint="eastAsia"/>
        </w:rPr>
        <w:t>创业比赛的评委看财务预测，看的不是数字多精确——谁都知道预测不可能100%准确。评委看的是：</w:t>
      </w:r>
    </w:p>
    <w:p w14:paraId="7FB8516A">
      <w:pPr>
        <w:numPr>
          <w:ilvl w:val="0"/>
          <w:numId w:val="212"/>
        </w:numPr>
        <w:rPr>
          <w:rFonts w:hint="eastAsia"/>
        </w:rPr>
      </w:pPr>
      <w:r>
        <w:rPr>
          <w:rFonts w:hint="eastAsia"/>
          <w:b/>
          <w:bCs/>
        </w:rPr>
        <w:t>假设是否合理</w:t>
      </w:r>
      <w:r>
        <w:rPr>
          <w:rFonts w:hint="eastAsia"/>
        </w:rPr>
        <w:t>——你的收入假设依据是什么？成本有没有漏算重要项目？</w:t>
      </w:r>
    </w:p>
    <w:p w14:paraId="5D1844D8">
      <w:pPr>
        <w:numPr>
          <w:ilvl w:val="0"/>
          <w:numId w:val="212"/>
        </w:numPr>
        <w:rPr>
          <w:rFonts w:hint="eastAsia"/>
        </w:rPr>
      </w:pPr>
      <w:r>
        <w:rPr>
          <w:rFonts w:hint="eastAsia"/>
          <w:b/>
          <w:bCs/>
        </w:rPr>
        <w:t>逻辑是否自洽</w:t>
      </w:r>
      <w:r>
        <w:rPr>
          <w:rFonts w:hint="eastAsia"/>
        </w:rPr>
        <w:t>——收入预测和市场分析是否对得上？成本结构和商业模式是否匹配？</w:t>
      </w:r>
    </w:p>
    <w:p w14:paraId="07160916">
      <w:pPr>
        <w:numPr>
          <w:ilvl w:val="0"/>
          <w:numId w:val="212"/>
        </w:numPr>
        <w:rPr>
          <w:rFonts w:hint="eastAsia"/>
        </w:rPr>
      </w:pPr>
      <w:r>
        <w:rPr>
          <w:rFonts w:hint="eastAsia"/>
          <w:b/>
          <w:bCs/>
        </w:rPr>
        <w:t>有没有考虑风险</w:t>
      </w:r>
      <w:r>
        <w:rPr>
          <w:rFonts w:hint="eastAsia"/>
        </w:rPr>
        <w:t>——万一没有预期那么好，还能不能活下去？</w:t>
      </w:r>
    </w:p>
    <w:p w14:paraId="736732B5">
      <w:pPr>
        <w:rPr>
          <w:rFonts w:hint="eastAsia"/>
        </w:rPr>
      </w:pPr>
      <w:r>
        <w:rPr>
          <w:rFonts w:hint="eastAsia"/>
        </w:rPr>
        <w:t>说白了，评委想看到的是"你认真想过这门生意的钱怎么进、怎么出、怎么赚"，而不是一个看起来很美的数字表格。</w:t>
      </w:r>
    </w:p>
    <w:p w14:paraId="59113FEA">
      <w:pPr>
        <w:rPr>
          <w:rFonts w:hint="eastAsia"/>
        </w:rPr>
      </w:pPr>
      <w:r>
        <w:rPr>
          <w:rFonts w:hint="eastAsia"/>
        </w:rPr>
        <w:pict>
          <v:rect id="_x0000_i1434" o:spt="1" style="height:3pt;width:0pt;" fillcolor="#A0A0A0" filled="t" stroked="f" coordsize="21600,21600" o:hr="t" o:hrstd="t" o:hralign="center">
            <v:path/>
            <v:fill on="t" focussize="0,0"/>
            <v:stroke on="f"/>
            <v:imagedata o:title=""/>
            <o:lock v:ext="edit"/>
            <w10:wrap type="none"/>
            <w10:anchorlock/>
          </v:rect>
        </w:pict>
      </w:r>
    </w:p>
    <w:p w14:paraId="05CDDF16">
      <w:pPr>
        <w:rPr>
          <w:rFonts w:hint="eastAsia"/>
          <w:b/>
          <w:bCs/>
        </w:rPr>
      </w:pPr>
      <w:r>
        <w:rPr>
          <w:rFonts w:hint="eastAsia"/>
          <w:b/>
          <w:bCs/>
        </w:rPr>
        <w:t>四、商业计划书中数据的真实性要求</w:t>
      </w:r>
    </w:p>
    <w:p w14:paraId="45F3F1C2">
      <w:r>
        <w:rPr>
          <w:rFonts w:hint="eastAsia"/>
        </w:rPr>
        <w:t>这个问题在前面的项目中已经多次提到，但在商业计划书中尤其需要强调。商业计划书中的数据来源要求见表11-2。</w:t>
      </w:r>
    </w:p>
    <w:p w14:paraId="30ADD346">
      <w:pPr>
        <w:jc w:val="center"/>
        <w:rPr>
          <w:rFonts w:hint="eastAsia"/>
        </w:rPr>
      </w:pPr>
      <w:r>
        <w:t>表11-2 商业计划书中不同类型数据的来源要求</w:t>
      </w:r>
    </w:p>
    <w:tbl>
      <w:tblPr>
        <w:tblStyle w:val="17"/>
        <w:tblW w:w="7296" w:type="dxa"/>
        <w:tblInd w:w="0" w:type="dxa"/>
        <w:tblLayout w:type="autofit"/>
        <w:tblCellMar>
          <w:top w:w="15" w:type="dxa"/>
          <w:left w:w="15" w:type="dxa"/>
          <w:bottom w:w="15" w:type="dxa"/>
          <w:right w:w="15" w:type="dxa"/>
        </w:tblCellMar>
      </w:tblPr>
      <w:tblGrid>
        <w:gridCol w:w="1401"/>
        <w:gridCol w:w="3346"/>
        <w:gridCol w:w="2549"/>
      </w:tblGrid>
      <w:tr w14:paraId="6E6CFF61">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8E841B">
            <w:pPr>
              <w:rPr>
                <w:rFonts w:hint="eastAsia"/>
                <w:b/>
                <w:bCs/>
              </w:rPr>
            </w:pPr>
            <w:r>
              <w:rPr>
                <w:b/>
                <w:bCs/>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6ED77A">
            <w:pPr>
              <w:rPr>
                <w:b/>
                <w:bCs/>
              </w:rPr>
            </w:pPr>
            <w:r>
              <w:rPr>
                <w:b/>
                <w:bCs/>
              </w:rPr>
              <w:t>正确的来源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4D2ABB">
            <w:pPr>
              <w:rPr>
                <w:b/>
                <w:bCs/>
              </w:rPr>
            </w:pPr>
            <w:r>
              <w:rPr>
                <w:b/>
                <w:bCs/>
              </w:rPr>
              <w:t>错误的做法</w:t>
            </w:r>
          </w:p>
        </w:tc>
      </w:tr>
      <w:tr w14:paraId="67A7CF0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8E15F6">
            <w:r>
              <w:t>行业市场规模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ED6398">
            <w:r>
              <w:t>行业协会报告、权威研究机构数据（标注来源）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12A744">
            <w:r>
              <w:t>让AI随便编一个数字</w:t>
            </w:r>
          </w:p>
        </w:tc>
      </w:tr>
      <w:tr w14:paraId="0A14CBD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BDBB46">
            <w:r>
              <w:t>目标客群画像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8C638B5">
            <w:r>
              <w:t>自己做的问卷调查、访谈记录</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77A4E25">
            <w:r>
              <w:t>AI凭空"分析"出来的客户特征</w:t>
            </w:r>
          </w:p>
        </w:tc>
      </w:tr>
      <w:tr w14:paraId="3875190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DCCE3F">
            <w:r>
              <w:t>竞品信息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E12A3D">
            <w:r>
              <w:t>实地调查、公开可查的信息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1E60D1">
            <w:r>
              <w:t>AI根据品牌名字猜出来的信息</w:t>
            </w:r>
          </w:p>
        </w:tc>
      </w:tr>
      <w:tr w14:paraId="1F596DD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4DF8FB">
            <w:r>
              <w:t>成本和收入假设</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D55B469">
            <w:r>
              <w:t>实际询价、参考同行公开数据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BF70A79">
            <w:r>
              <w:t>随意估算或让AI编造</w:t>
            </w:r>
          </w:p>
        </w:tc>
      </w:tr>
      <w:tr w14:paraId="7460CA1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D7BF8D">
            <w:r>
              <w:t>财务预测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DC5406">
            <w:r>
              <w:t>基于明确假设的合理测算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902ED0">
            <w:r>
              <w:t>AI随便给的"预计三年后收入XX万"</w:t>
            </w:r>
          </w:p>
        </w:tc>
      </w:tr>
    </w:tbl>
    <w:p w14:paraId="403596BE">
      <w:r>
        <w:rPr>
          <w:rFonts w:hint="eastAsia"/>
        </w:rPr>
        <w:pict>
          <v:rect id="_x0000_i1435" o:spt="1" style="height:3pt;width:0pt;" fillcolor="#A0A0A0" filled="t" stroked="f" coordsize="21600,21600" o:hr="t" o:hrstd="t" o:hralign="center">
            <v:path/>
            <v:fill on="t" focussize="0,0"/>
            <v:stroke on="f"/>
            <v:imagedata o:title=""/>
            <o:lock v:ext="edit"/>
            <w10:wrap type="none"/>
            <w10:anchorlock/>
          </v:rect>
        </w:pict>
      </w:r>
    </w:p>
    <w:p w14:paraId="62E4CE77">
      <w:pPr>
        <w:rPr>
          <w:rFonts w:hint="eastAsia"/>
        </w:rPr>
      </w:pPr>
      <w:r>
        <w:rPr>
          <w:rFonts w:hint="eastAsia"/>
          <w:b/>
          <w:bCs/>
        </w:rPr>
        <w:t>【任务小结与自测】</w:t>
      </w:r>
    </w:p>
    <w:p w14:paraId="7ED18418">
      <w:pPr>
        <w:rPr>
          <w:rFonts w:hint="eastAsia"/>
        </w:rPr>
      </w:pPr>
      <w:r>
        <w:rPr>
          <w:rFonts w:hint="eastAsia"/>
        </w:rPr>
        <w:t>完成任务二后，检查一下：</w:t>
      </w:r>
    </w:p>
    <w:p w14:paraId="46C576E4">
      <w:pPr>
        <w:numPr>
          <w:ilvl w:val="0"/>
          <w:numId w:val="213"/>
        </w:numPr>
        <w:rPr>
          <w:rFonts w:hint="eastAsia"/>
        </w:rPr>
      </w:pPr>
      <w:r>
        <w:rPr>
          <w:rFonts w:hint="eastAsia"/>
        </w:rPr>
        <w:t>知道商业计划书的基本框架和各部分应包含的内容</w:t>
      </w:r>
    </w:p>
    <w:p w14:paraId="206EF181">
      <w:pPr>
        <w:numPr>
          <w:ilvl w:val="0"/>
          <w:numId w:val="213"/>
        </w:numPr>
        <w:rPr>
          <w:rFonts w:hint="eastAsia"/>
        </w:rPr>
      </w:pPr>
      <w:r>
        <w:rPr>
          <w:rFonts w:hint="eastAsia"/>
        </w:rPr>
        <w:t>掌握了"先出框架、再逐部分填充"的商业计划书写作方法</w:t>
      </w:r>
    </w:p>
    <w:p w14:paraId="5B33B22F">
      <w:pPr>
        <w:numPr>
          <w:ilvl w:val="0"/>
          <w:numId w:val="213"/>
        </w:numPr>
        <w:rPr>
          <w:rFonts w:hint="eastAsia"/>
        </w:rPr>
      </w:pPr>
      <w:r>
        <w:rPr>
          <w:rFonts w:hint="eastAsia"/>
        </w:rPr>
        <w:t>能让AI做基于你提供的假设的简单财务预测</w:t>
      </w:r>
    </w:p>
    <w:p w14:paraId="6947AA7C">
      <w:pPr>
        <w:numPr>
          <w:ilvl w:val="0"/>
          <w:numId w:val="213"/>
        </w:numPr>
        <w:rPr>
          <w:rFonts w:hint="eastAsia"/>
        </w:rPr>
      </w:pPr>
      <w:r>
        <w:rPr>
          <w:rFonts w:hint="eastAsia"/>
        </w:rPr>
        <w:t>理解财务预测的核心是"假设合理、逻辑自洽"</w:t>
      </w:r>
    </w:p>
    <w:p w14:paraId="7D644916">
      <w:pPr>
        <w:numPr>
          <w:ilvl w:val="0"/>
          <w:numId w:val="213"/>
        </w:numPr>
        <w:rPr>
          <w:rFonts w:hint="eastAsia"/>
        </w:rPr>
      </w:pPr>
      <w:r>
        <w:rPr>
          <w:rFonts w:hint="eastAsia"/>
        </w:rPr>
        <w:t>牢记商业计划书中的数据必须有真实来源</w:t>
      </w:r>
    </w:p>
    <w:p w14:paraId="0B54BC5E">
      <w:pPr>
        <w:rPr>
          <w:rFonts w:hint="eastAsia"/>
        </w:rPr>
      </w:pPr>
      <w:r>
        <w:rPr>
          <w:rFonts w:hint="eastAsia"/>
        </w:rPr>
        <w:pict>
          <v:rect id="_x0000_i1436" o:spt="1" style="height:3pt;width:0pt;" fillcolor="#A0A0A0" filled="t" stroked="f" coordsize="21600,21600" o:hr="t" o:hrstd="t" o:hralign="center">
            <v:path/>
            <v:fill on="t" focussize="0,0"/>
            <v:stroke on="f"/>
            <v:imagedata o:title=""/>
            <o:lock v:ext="edit"/>
            <w10:wrap type="none"/>
            <w10:anchorlock/>
          </v:rect>
        </w:pict>
      </w:r>
    </w:p>
    <w:p w14:paraId="4CCB20DD">
      <w:pPr>
        <w:rPr>
          <w:rFonts w:hint="eastAsia"/>
          <w:b/>
          <w:bCs/>
        </w:rPr>
      </w:pPr>
      <w:r>
        <w:rPr>
          <w:rFonts w:hint="eastAsia"/>
          <w:b/>
          <w:bCs/>
        </w:rPr>
        <w:t>任务三 用AI辅助项目路演</w:t>
      </w:r>
    </w:p>
    <w:p w14:paraId="27B89966">
      <w:pPr>
        <w:rPr>
          <w:rFonts w:hint="eastAsia"/>
        </w:rPr>
      </w:pPr>
      <w:r>
        <w:rPr>
          <w:rFonts w:hint="eastAsia"/>
          <w:b/>
          <w:bCs/>
        </w:rPr>
        <w:t>【任务描述】</w:t>
      </w:r>
      <w:r>
        <w:rPr>
          <w:rFonts w:hint="eastAsia"/>
        </w:rPr>
        <w:t> 商业计划书写完了，还得站在台上讲出来——这就是路演。路演的核心是：在有限的时间里（通常5~10分钟），把你的项目最吸引人的地方讲清楚，让评委或投资人觉得"这个项目值得关注"。AI可以帮你提炼亮点、写演讲稿、准备答辩——但上台讲的那几分钟，得靠你自己。</w:t>
      </w:r>
    </w:p>
    <w:p w14:paraId="6FE1B318">
      <w:pPr>
        <w:rPr>
          <w:rFonts w:hint="eastAsia"/>
        </w:rPr>
      </w:pPr>
      <w:r>
        <w:rPr>
          <w:rFonts w:hint="eastAsia"/>
        </w:rPr>
        <w:pict>
          <v:rect id="_x0000_i1437" o:spt="1" style="height:3pt;width:0pt;" fillcolor="#A0A0A0" filled="t" stroked="f" coordsize="21600,21600" o:hr="t" o:hrstd="t" o:hralign="center">
            <v:path/>
            <v:fill on="t" focussize="0,0"/>
            <v:stroke on="f"/>
            <v:imagedata o:title=""/>
            <o:lock v:ext="edit"/>
            <w10:wrap type="none"/>
            <w10:anchorlock/>
          </v:rect>
        </w:pict>
      </w:r>
    </w:p>
    <w:p w14:paraId="40A0A624">
      <w:pPr>
        <w:rPr>
          <w:rFonts w:hint="eastAsia"/>
          <w:b/>
          <w:bCs/>
        </w:rPr>
      </w:pPr>
      <w:r>
        <w:rPr>
          <w:rFonts w:hint="eastAsia"/>
          <w:b/>
          <w:bCs/>
        </w:rPr>
        <w:t>一、让AI提炼项目亮点和核心价值主张</w:t>
      </w:r>
    </w:p>
    <w:p w14:paraId="6E1287D2">
      <w:pPr>
        <w:rPr>
          <w:rFonts w:hint="eastAsia"/>
        </w:rPr>
      </w:pPr>
      <w:r>
        <w:rPr>
          <w:rFonts w:hint="eastAsia"/>
        </w:rPr>
        <w:t>路演不是把商业计划书从头到尾念一遍。它需要</w:t>
      </w:r>
      <w:r>
        <w:rPr>
          <w:rFonts w:hint="eastAsia"/>
          <w:b/>
          <w:bCs/>
        </w:rPr>
        <w:t>抓重点</w:t>
      </w:r>
      <w:r>
        <w:rPr>
          <w:rFonts w:hint="eastAsia"/>
        </w:rPr>
        <w:t>——在几分钟内让听众记住"你在做什么""为什么值得做""你有什么优势"。</w:t>
      </w:r>
    </w:p>
    <w:p w14:paraId="57F16DD6">
      <w:r>
        <w:t>以下是我的商业计划书的核心内容摘要：</w:t>
      </w:r>
    </w:p>
    <w:p w14:paraId="640F8FF8">
      <w:r>
        <w:t>[粘贴商业计划书的关键信息]</w:t>
      </w:r>
    </w:p>
    <w:p w14:paraId="44130625"/>
    <w:p w14:paraId="28DF863F">
      <w:r>
        <w:t>请帮我从中提炼出：</w:t>
      </w:r>
    </w:p>
    <w:p w14:paraId="222DD955">
      <w:r>
        <w:t>1. 一句话价值主张——用一句话说清楚"我们是做什么的、解决什么问题"</w:t>
      </w:r>
    </w:p>
    <w:p w14:paraId="53F75F6E">
      <w:r>
        <w:t xml:space="preserve">   （不超过30个字）</w:t>
      </w:r>
    </w:p>
    <w:p w14:paraId="5414D8B9">
      <w:r>
        <w:t>2. 三个核心亮点——这个项目最值得关注的三个点是什么</w:t>
      </w:r>
    </w:p>
    <w:p w14:paraId="3ECB2246">
      <w:r>
        <w:t>3. 一个令人记忆深刻的数据——从计划书中挑出一个最有说服力的数据点</w:t>
      </w:r>
    </w:p>
    <w:p w14:paraId="11EEB4F1">
      <w:r>
        <w:t>4. 一个打动人心的场景描述——用两三句话描述一个"用户痛点+我们的</w:t>
      </w:r>
    </w:p>
    <w:p w14:paraId="0DA04F68">
      <w:r>
        <w:t xml:space="preserve">   解决方案"的画面</w:t>
      </w:r>
    </w:p>
    <w:p w14:paraId="5A12F1B1"/>
    <w:p w14:paraId="23CEF3E3">
      <w:r>
        <w:t>这些将用于路演演讲的开场部分，需要简洁有力、抓人注意。</w:t>
      </w:r>
    </w:p>
    <w:p w14:paraId="556F041C">
      <w:pPr>
        <w:rPr>
          <w:rFonts w:hint="eastAsia"/>
        </w:rPr>
      </w:pPr>
      <w:r>
        <w:rPr>
          <w:rFonts w:hint="eastAsia"/>
        </w:rPr>
        <w:pict>
          <v:rect id="_x0000_i1438" o:spt="1" style="height:3pt;width:0pt;" fillcolor="#A0A0A0" filled="t" stroked="f" coordsize="21600,21600" o:hr="t" o:hrstd="t" o:hralign="center">
            <v:path/>
            <v:fill on="t" focussize="0,0"/>
            <v:stroke on="f"/>
            <v:imagedata o:title=""/>
            <o:lock v:ext="edit"/>
            <w10:wrap type="none"/>
            <w10:anchorlock/>
          </v:rect>
        </w:pict>
      </w:r>
    </w:p>
    <w:p w14:paraId="1EFD8C4D">
      <w:pPr>
        <w:rPr>
          <w:rFonts w:hint="eastAsia"/>
          <w:b/>
          <w:bCs/>
        </w:rPr>
      </w:pPr>
      <w:r>
        <w:rPr>
          <w:rFonts w:hint="eastAsia"/>
          <w:b/>
          <w:bCs/>
        </w:rPr>
        <w:t>二、让AI撰写路演演讲稿和PPT大纲</w:t>
      </w:r>
    </w:p>
    <w:p w14:paraId="7FFC2F8C">
      <w:pPr>
        <w:rPr>
          <w:rFonts w:hint="eastAsia"/>
        </w:rPr>
      </w:pPr>
      <w:r>
        <w:rPr>
          <w:rFonts w:hint="eastAsia"/>
        </w:rPr>
        <w:t>路演演讲跟写文章不同——它要口语化、有节奏感、有情绪起伏。</w:t>
      </w:r>
    </w:p>
    <w:p w14:paraId="08B91C4D">
      <w:r>
        <w:t>请帮我写一份5分钟的路演演讲稿。基于以下商业计划书核心内容：</w:t>
      </w:r>
    </w:p>
    <w:p w14:paraId="407F74FD">
      <w:r>
        <w:t>[粘贴关键信息]</w:t>
      </w:r>
    </w:p>
    <w:p w14:paraId="74B7DE88"/>
    <w:p w14:paraId="4CE0F254">
      <w:r>
        <w:t>演讲稿要求：</w:t>
      </w:r>
    </w:p>
    <w:p w14:paraId="6CBD6225">
      <w:r>
        <w:t>1. 开头30秒用一个场景引入——描述目标客户的痛点</w:t>
      </w:r>
    </w:p>
    <w:p w14:paraId="386B1948">
      <w:r>
        <w:t>2. 第一部分：我们做什么、解决什么问题（1分钟）</w:t>
      </w:r>
    </w:p>
    <w:p w14:paraId="7FB5B219">
      <w:r>
        <w:t>3. 第二部分：市场有多大、竞争格局如何（1分钟）</w:t>
      </w:r>
    </w:p>
    <w:p w14:paraId="787E6C34">
      <w:r>
        <w:t>4. 第三部分：商业模式——怎么赚钱（1分钟）</w:t>
      </w:r>
    </w:p>
    <w:p w14:paraId="250A024D">
      <w:r>
        <w:t>5. 第四部分：团队优势和项目进展（30秒）</w:t>
      </w:r>
    </w:p>
    <w:p w14:paraId="0C06FDBF">
      <w:r>
        <w:t>6. 结尾：愿景和呼吁（30秒）</w:t>
      </w:r>
    </w:p>
    <w:p w14:paraId="03413D97"/>
    <w:p w14:paraId="78E47BFB">
      <w:r>
        <w:t>语气要自信但不浮夸，像在跟投资人面对面聊天。</w:t>
      </w:r>
    </w:p>
    <w:p w14:paraId="707539E1">
      <w:r>
        <w:t>不要用太多专业术语，让没有行业背景的评委也能听懂。</w:t>
      </w:r>
    </w:p>
    <w:p w14:paraId="5C3A5AA8">
      <w:r>
        <w:t>请同时给出配套的PPT页面大纲（每页的标题和核心内容要点）。</w:t>
      </w:r>
    </w:p>
    <w:p w14:paraId="45B4CADA">
      <w:pPr>
        <w:rPr>
          <w:rFonts w:hint="eastAsia"/>
        </w:rPr>
      </w:pPr>
      <w:r>
        <w:rPr>
          <w:rFonts w:hint="eastAsia"/>
        </w:rPr>
        <w:t>同时让AI设计配套PPT大纲是一个高效的做法——这样演讲稿和PPT的逻辑就是一致的，不会出现"嘴上说的跟屏幕上放的对不上号"的尴尬。</w:t>
      </w:r>
    </w:p>
    <w:p w14:paraId="43D6F5A5">
      <w:pPr>
        <w:rPr>
          <w:rFonts w:hint="eastAsia"/>
        </w:rPr>
      </w:pPr>
      <w:r>
        <w:rPr>
          <w:rFonts w:hint="eastAsia"/>
        </w:rPr>
        <w:pict>
          <v:rect id="_x0000_i1439" o:spt="1" style="height:3pt;width:0pt;" fillcolor="#A0A0A0" filled="t" stroked="f" coordsize="21600,21600" o:hr="t" o:hrstd="t" o:hralign="center">
            <v:path/>
            <v:fill on="t" focussize="0,0"/>
            <v:stroke on="f"/>
            <v:imagedata o:title=""/>
            <o:lock v:ext="edit"/>
            <w10:wrap type="none"/>
            <w10:anchorlock/>
          </v:rect>
        </w:pict>
      </w:r>
    </w:p>
    <w:p w14:paraId="289A9CB9">
      <w:pPr>
        <w:rPr>
          <w:rFonts w:hint="eastAsia"/>
          <w:b/>
          <w:bCs/>
        </w:rPr>
      </w:pPr>
      <w:r>
        <w:rPr>
          <w:rFonts w:hint="eastAsia"/>
          <w:b/>
          <w:bCs/>
        </w:rPr>
        <w:t>三、让AI模拟评委提问，辅助准备答辩</w:t>
      </w:r>
    </w:p>
    <w:p w14:paraId="4E7B409E">
      <w:pPr>
        <w:rPr>
          <w:rFonts w:hint="eastAsia"/>
        </w:rPr>
      </w:pPr>
      <w:r>
        <w:rPr>
          <w:rFonts w:hint="eastAsia"/>
        </w:rPr>
        <w:t>路演之后通常有答辩环节——评委会针对你的项目提问。提前准备可能被问到的"刁钻问题"，可以大幅降低答辩时的紧张感。</w:t>
      </w:r>
    </w:p>
    <w:p w14:paraId="696ADE50">
      <w:r>
        <w:t>以下是我的创业项目的核心信息：</w:t>
      </w:r>
    </w:p>
    <w:p w14:paraId="43DF9900">
      <w:r>
        <w:t>[粘贴关键信息]</w:t>
      </w:r>
    </w:p>
    <w:p w14:paraId="73FD6B17"/>
    <w:p w14:paraId="5C02463E">
      <w:r>
        <w:t>请你扮演一位创业比赛的评委，向我提出10个可能会问的问题。</w:t>
      </w:r>
    </w:p>
    <w:p w14:paraId="5E4DA026">
      <w:r>
        <w:t>问题的难度从易到难排列，要包含以下几类：</w:t>
      </w:r>
    </w:p>
    <w:p w14:paraId="6305B3A9">
      <w:r>
        <w:t>1. 关于市场需求的质疑（"你怎么证明学生真的愿意付费？"）</w:t>
      </w:r>
    </w:p>
    <w:p w14:paraId="6CCA3CC6">
      <w:r>
        <w:t>2. 关于竞争的追问（"如果有人模仿你怎么办？"）</w:t>
      </w:r>
    </w:p>
    <w:p w14:paraId="258A64BA">
      <w:r>
        <w:t>3. 关于财务可行性的质疑（"你的回本周期假设是不是太乐观了？"）</w:t>
      </w:r>
    </w:p>
    <w:p w14:paraId="49470385">
      <w:r>
        <w:t>4. 关于团队的疑问（"你们团队有餐饮行业的经验吗？"）</w:t>
      </w:r>
    </w:p>
    <w:p w14:paraId="445ED7E3">
      <w:r>
        <w:t>5. 关于风险的压力测试（"如果开业三个月客流不达预期怎么办？"）</w:t>
      </w:r>
    </w:p>
    <w:p w14:paraId="058CFFC0"/>
    <w:p w14:paraId="0D3C2BE4">
      <w:r>
        <w:t>每个问题后面附上一个简要的回答思路提示（不需要完整答案，</w:t>
      </w:r>
    </w:p>
    <w:p w14:paraId="586C73B6">
      <w:r>
        <w:t>给出角度和要点即可），帮助我准备。</w:t>
      </w:r>
    </w:p>
    <w:p w14:paraId="539FFB90">
      <w:pPr>
        <w:rPr>
          <w:rFonts w:hint="eastAsia"/>
        </w:rPr>
      </w:pPr>
      <w:r>
        <w:rPr>
          <w:rFonts w:hint="eastAsia"/>
        </w:rPr>
        <w:t>拿到问题和回答思路后，可以像项目十中模拟面试一样——</w:t>
      </w:r>
      <w:r>
        <w:rPr>
          <w:rFonts w:hint="eastAsia"/>
          <w:b/>
          <w:bCs/>
        </w:rPr>
        <w:t>让AI扮演评委，你来回答，AI给你反馈</w:t>
      </w:r>
      <w:r>
        <w:rPr>
          <w:rFonts w:hint="eastAsia"/>
        </w:rPr>
        <w:t>。多练几轮，答辩时就不会那么紧张了。</w:t>
      </w:r>
    </w:p>
    <w:p w14:paraId="3B82931D">
      <w:pPr>
        <w:rPr>
          <w:rFonts w:hint="eastAsia"/>
        </w:rPr>
      </w:pPr>
      <w:r>
        <w:rPr>
          <w:rFonts w:hint="eastAsia"/>
        </w:rPr>
        <w:pict>
          <v:rect id="_x0000_i1440" o:spt="1" style="height:3pt;width:0pt;" fillcolor="#A0A0A0" filled="t" stroked="f" coordsize="21600,21600" o:hr="t" o:hrstd="t" o:hralign="center">
            <v:path/>
            <v:fill on="t" focussize="0,0"/>
            <v:stroke on="f"/>
            <v:imagedata o:title=""/>
            <o:lock v:ext="edit"/>
            <w10:wrap type="none"/>
            <w10:anchorlock/>
          </v:rect>
        </w:pict>
      </w:r>
    </w:p>
    <w:p w14:paraId="1B52842C">
      <w:pPr>
        <w:rPr>
          <w:rFonts w:hint="eastAsia"/>
          <w:b/>
          <w:bCs/>
        </w:rPr>
      </w:pPr>
      <w:r>
        <w:rPr>
          <w:rFonts w:hint="eastAsia"/>
          <w:b/>
          <w:bCs/>
        </w:rPr>
        <w:t>四、AI辅助准备与现场表达能力的培养</w:t>
      </w:r>
    </w:p>
    <w:p w14:paraId="47A54E25">
      <w:pPr>
        <w:rPr>
          <w:rFonts w:hint="eastAsia"/>
        </w:rPr>
      </w:pPr>
      <w:r>
        <w:rPr>
          <w:rFonts w:hint="eastAsia"/>
        </w:rPr>
        <w:t>跟面试准备一样，路演准备也存在"准备"和"背诵"的区别。</w:t>
      </w:r>
    </w:p>
    <w:p w14:paraId="2BB3CA31">
      <w:pPr>
        <w:rPr>
          <w:rFonts w:hint="eastAsia"/>
        </w:rPr>
      </w:pPr>
      <w:r>
        <w:rPr>
          <w:rFonts w:hint="eastAsia"/>
        </w:rPr>
        <w:t>路演现场需要的能力如图11-3所示。</w:t>
      </w:r>
    </w:p>
    <w:p w14:paraId="2B609118">
      <w:r>
        <w:drawing>
          <wp:inline distT="0" distB="0" distL="0" distR="0">
            <wp:extent cx="5274310" cy="2933700"/>
            <wp:effectExtent l="0" t="0" r="2540" b="0"/>
            <wp:docPr id="1656842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2948" name="图片 1"/>
                    <pic:cNvPicPr>
                      <a:picLocks noChangeAspect="1"/>
                    </pic:cNvPicPr>
                  </pic:nvPicPr>
                  <pic:blipFill>
                    <a:blip r:embed="rId52"/>
                    <a:stretch>
                      <a:fillRect/>
                    </a:stretch>
                  </pic:blipFill>
                  <pic:spPr>
                    <a:xfrm>
                      <a:off x="0" y="0"/>
                      <a:ext cx="5274310" cy="2933700"/>
                    </a:xfrm>
                    <a:prstGeom prst="rect">
                      <a:avLst/>
                    </a:prstGeom>
                  </pic:spPr>
                </pic:pic>
              </a:graphicData>
            </a:graphic>
          </wp:inline>
        </w:drawing>
      </w:r>
    </w:p>
    <w:p w14:paraId="7D6975FF">
      <w:pPr>
        <w:jc w:val="center"/>
        <w:rPr>
          <w:rFonts w:hint="eastAsia"/>
        </w:rPr>
      </w:pPr>
      <w:r>
        <w:t>图11-3 路演成功的三个要素及AI的作用</w:t>
      </w:r>
    </w:p>
    <w:p w14:paraId="32AB10A6">
      <w:pPr>
        <w:rPr>
          <w:rFonts w:hint="eastAsia"/>
        </w:rPr>
      </w:pPr>
      <w:r>
        <w:rPr>
          <w:rFonts w:hint="eastAsia"/>
          <w:b/>
          <w:bCs/>
        </w:rPr>
        <w:t>【实战案例】上台之前再练三遍</w:t>
      </w:r>
    </w:p>
    <w:p w14:paraId="67AA7C5B">
      <w:pPr>
        <w:rPr>
          <w:rFonts w:hint="eastAsia"/>
        </w:rPr>
      </w:pPr>
      <w:r>
        <w:rPr>
          <w:rFonts w:hint="eastAsia"/>
        </w:rPr>
        <w:t>某创业比赛中，一支团队的商业计划书和PPT都做得非常好——框架完整、数据充分、视觉设计也很专业。但上台之后主讲人全程低头念稿、语速飞快、跟观众完全没有眼神交流。5分钟的演讲结束后，评委的第一个问题是："你能用一句话告诉我你们项目到底是做什么的吗？"主讲人愣了几秒——因为他的演讲稿里没有这样一句话，他只准备了"念稿"没准备"自由表达"。</w:t>
      </w:r>
    </w:p>
    <w:p w14:paraId="127196EA">
      <w:pPr>
        <w:rPr>
          <w:rFonts w:hint="eastAsia"/>
        </w:rPr>
      </w:pPr>
      <w:r>
        <w:rPr>
          <w:rFonts w:hint="eastAsia"/>
        </w:rPr>
        <w:t>另一支团队的计划书相对简单一些，但主讲人讲得特别清楚——开场用了一个自己亲身经历的故事引入，中间每个要点都用了通俗的类比解释，结尾还跟评委开了个小玩笑。评委给的反馈是："这个团队让我相信他们真的想做这件事，而且想清楚了。"</w:t>
      </w:r>
    </w:p>
    <w:p w14:paraId="2AB7390B">
      <w:pPr>
        <w:rPr>
          <w:rFonts w:hint="eastAsia"/>
        </w:rPr>
      </w:pPr>
      <w:r>
        <w:rPr>
          <w:rFonts w:hint="eastAsia"/>
        </w:rPr>
        <w:t>路演的成功因素中，"怎么讲"跟"讲什么"至少各占一半。AI能帮你搞定"讲什么"，"怎么讲"只能靠你自己站在镜子前或者找朋友面前反复练习。</w:t>
      </w:r>
    </w:p>
    <w:p w14:paraId="52143103">
      <w:pPr>
        <w:rPr>
          <w:rFonts w:hint="eastAsia"/>
        </w:rPr>
      </w:pPr>
      <w:r>
        <w:rPr>
          <w:rFonts w:hint="eastAsia"/>
        </w:rPr>
        <w:pict>
          <v:rect id="_x0000_i1441" o:spt="1" style="height:3pt;width:0pt;" fillcolor="#A0A0A0" filled="t" stroked="f" coordsize="21600,21600" o:hr="t" o:hrstd="t" o:hralign="center">
            <v:path/>
            <v:fill on="t" focussize="0,0"/>
            <v:stroke on="f"/>
            <v:imagedata o:title=""/>
            <o:lock v:ext="edit"/>
            <w10:wrap type="none"/>
            <w10:anchorlock/>
          </v:rect>
        </w:pict>
      </w:r>
    </w:p>
    <w:p w14:paraId="6BA92E02">
      <w:pPr>
        <w:rPr>
          <w:rFonts w:hint="eastAsia"/>
        </w:rPr>
      </w:pPr>
      <w:r>
        <w:rPr>
          <w:rFonts w:hint="eastAsia"/>
          <w:b/>
          <w:bCs/>
        </w:rPr>
        <w:t>【任务小结与自测】</w:t>
      </w:r>
    </w:p>
    <w:p w14:paraId="5456EE79">
      <w:pPr>
        <w:rPr>
          <w:rFonts w:hint="eastAsia"/>
        </w:rPr>
      </w:pPr>
      <w:r>
        <w:rPr>
          <w:rFonts w:hint="eastAsia"/>
        </w:rPr>
        <w:t>完成任务三后，检查一下：</w:t>
      </w:r>
    </w:p>
    <w:p w14:paraId="26077997">
      <w:pPr>
        <w:numPr>
          <w:ilvl w:val="0"/>
          <w:numId w:val="214"/>
        </w:numPr>
        <w:rPr>
          <w:rFonts w:hint="eastAsia"/>
        </w:rPr>
      </w:pPr>
      <w:r>
        <w:rPr>
          <w:rFonts w:hint="eastAsia"/>
        </w:rPr>
        <w:t>能让AI从商业计划书中提炼项目亮点和价值主张</w:t>
      </w:r>
    </w:p>
    <w:p w14:paraId="07D06356">
      <w:pPr>
        <w:numPr>
          <w:ilvl w:val="0"/>
          <w:numId w:val="214"/>
        </w:numPr>
        <w:rPr>
          <w:rFonts w:hint="eastAsia"/>
        </w:rPr>
      </w:pPr>
      <w:r>
        <w:rPr>
          <w:rFonts w:hint="eastAsia"/>
        </w:rPr>
        <w:t>能让AI撰写路演演讲稿和配套PPT大纲</w:t>
      </w:r>
    </w:p>
    <w:p w14:paraId="607F86AC">
      <w:pPr>
        <w:numPr>
          <w:ilvl w:val="0"/>
          <w:numId w:val="214"/>
        </w:numPr>
        <w:rPr>
          <w:rFonts w:hint="eastAsia"/>
        </w:rPr>
      </w:pPr>
      <w:r>
        <w:rPr>
          <w:rFonts w:hint="eastAsia"/>
        </w:rPr>
        <w:t>能让AI模拟评委提问帮你准备答辩</w:t>
      </w:r>
    </w:p>
    <w:p w14:paraId="175E69AD">
      <w:pPr>
        <w:numPr>
          <w:ilvl w:val="0"/>
          <w:numId w:val="214"/>
        </w:numPr>
        <w:rPr>
          <w:rFonts w:hint="eastAsia"/>
        </w:rPr>
      </w:pPr>
      <w:r>
        <w:rPr>
          <w:rFonts w:hint="eastAsia"/>
        </w:rPr>
        <w:t>理解路演的成功不光靠内容好，更靠表达能力和临场应变</w:t>
      </w:r>
    </w:p>
    <w:p w14:paraId="4A66D0B2">
      <w:pPr>
        <w:rPr>
          <w:rFonts w:hint="eastAsia"/>
        </w:rPr>
      </w:pPr>
      <w:r>
        <w:rPr>
          <w:rFonts w:hint="eastAsia"/>
        </w:rPr>
        <w:pict>
          <v:rect id="_x0000_i1442" o:spt="1" style="height:3pt;width:0pt;" fillcolor="#A0A0A0" filled="t" stroked="f" coordsize="21600,21600" o:hr="t" o:hrstd="t" o:hralign="center">
            <v:path/>
            <v:fill on="t" focussize="0,0"/>
            <v:stroke on="f"/>
            <v:imagedata o:title=""/>
            <o:lock v:ext="edit"/>
            <w10:wrap type="none"/>
            <w10:anchorlock/>
          </v:rect>
        </w:pict>
      </w:r>
    </w:p>
    <w:p w14:paraId="656116BA">
      <w:pPr>
        <w:rPr>
          <w:rFonts w:hint="eastAsia"/>
          <w:b/>
          <w:bCs/>
        </w:rPr>
      </w:pPr>
      <w:r>
        <w:rPr>
          <w:rFonts w:hint="eastAsia"/>
          <w:b/>
          <w:bCs/>
        </w:rPr>
        <w:t>任务四 用AI解决创业初期的实际问题</w:t>
      </w:r>
    </w:p>
    <w:p w14:paraId="58B1C425">
      <w:pPr>
        <w:rPr>
          <w:rFonts w:hint="eastAsia"/>
        </w:rPr>
      </w:pPr>
      <w:r>
        <w:rPr>
          <w:rFonts w:hint="eastAsia"/>
          <w:b/>
          <w:bCs/>
        </w:rPr>
        <w:t>【任务描述】</w:t>
      </w:r>
      <w:r>
        <w:rPr>
          <w:rFonts w:hint="eastAsia"/>
        </w:rPr>
        <w:t> 如果创业想法真的要落地，除了写商业计划书和做路演之外，还有一堆具体的事情要处理——给公司起个名字、了解注册流程、写合作方案、弄清楚要办什么证照。这些事情虽然琐碎但必须做，AI可以帮你快速获取基本信息和起草文书，但涉及法律和行政事务的具体操作还需要咨询专业人士。</w:t>
      </w:r>
    </w:p>
    <w:p w14:paraId="36BEB2D5">
      <w:pPr>
        <w:rPr>
          <w:rFonts w:hint="eastAsia"/>
        </w:rPr>
      </w:pPr>
      <w:r>
        <w:rPr>
          <w:rFonts w:hint="eastAsia"/>
        </w:rPr>
        <w:pict>
          <v:rect id="_x0000_i1443" o:spt="1" style="height:3pt;width:0pt;" fillcolor="#A0A0A0" filled="t" stroked="f" coordsize="21600,21600" o:hr="t" o:hrstd="t" o:hralign="center">
            <v:path/>
            <v:fill on="t" focussize="0,0"/>
            <v:stroke on="f"/>
            <v:imagedata o:title=""/>
            <o:lock v:ext="edit"/>
            <w10:wrap type="none"/>
            <w10:anchorlock/>
          </v:rect>
        </w:pict>
      </w:r>
    </w:p>
    <w:p w14:paraId="4CDF64BA">
      <w:pPr>
        <w:rPr>
          <w:rFonts w:hint="eastAsia"/>
          <w:b/>
          <w:bCs/>
        </w:rPr>
      </w:pPr>
      <w:r>
        <w:rPr>
          <w:rFonts w:hint="eastAsia"/>
          <w:b/>
          <w:bCs/>
        </w:rPr>
        <w:t>一、起名和品牌故事设计</w:t>
      </w:r>
    </w:p>
    <w:p w14:paraId="31281B1F">
      <w:pPr>
        <w:rPr>
          <w:rFonts w:hint="eastAsia"/>
        </w:rPr>
      </w:pPr>
      <w:r>
        <w:rPr>
          <w:rFonts w:hint="eastAsia"/>
        </w:rPr>
        <w:t>给公司或品牌起一个好名字，是创业的第一步。AI可以帮你做头脑风暴——一次生成一批名字供挑选。</w:t>
      </w:r>
    </w:p>
    <w:p w14:paraId="6AA54F26">
      <w:r>
        <w:t>我打算在大学城开一家"自习室+轻食"的共享空间，需要给这个</w:t>
      </w:r>
    </w:p>
    <w:p w14:paraId="62DA4B4E">
      <w:r>
        <w:t>品牌起一个名字。</w:t>
      </w:r>
    </w:p>
    <w:p w14:paraId="6B87DBC1"/>
    <w:p w14:paraId="560674F2">
      <w:r>
        <w:t>品牌定位：</w:t>
      </w:r>
    </w:p>
    <w:p w14:paraId="50C14F3D">
      <w:r>
        <w:t>- 目标客群：大学生</w:t>
      </w:r>
    </w:p>
    <w:p w14:paraId="2309C382">
      <w:r>
        <w:t>- 调性：年轻、温暖、有学习氛围感</w:t>
      </w:r>
    </w:p>
    <w:p w14:paraId="489E1EBA">
      <w:r>
        <w:t>- 业务特点：安静的自习空间+好喝的饮品和简餐</w:t>
      </w:r>
    </w:p>
    <w:p w14:paraId="750DB0DD"/>
    <w:p w14:paraId="294712AF">
      <w:r>
        <w:t>起名要求：</w:t>
      </w:r>
    </w:p>
    <w:p w14:paraId="26A49BEB">
      <w:r>
        <w:t>1. 请给出15个备选名字</w:t>
      </w:r>
    </w:p>
    <w:p w14:paraId="13FE3FC5">
      <w:r>
        <w:t>2. 名字要好记、好念、好写，不要太长</w:t>
      </w:r>
    </w:p>
    <w:p w14:paraId="1BE1214A">
      <w:r>
        <w:t>3. 风格要多样——有的文艺一点，有的简洁一点，有的有趣一点</w:t>
      </w:r>
    </w:p>
    <w:p w14:paraId="26C6DA9E">
      <w:r>
        <w:t>4. 每个名字附上一句解释（为什么起这个名字）</w:t>
      </w:r>
    </w:p>
    <w:p w14:paraId="35BDA4DC">
      <w:r>
        <w:t>5. 请确保这些名字是你创造的虚拟名称，不要使用已知的真实品牌名称</w:t>
      </w:r>
    </w:p>
    <w:p w14:paraId="476A4E02">
      <w:pPr>
        <w:rPr>
          <w:rFonts w:hint="eastAsia"/>
        </w:rPr>
      </w:pPr>
      <w:r>
        <w:rPr>
          <w:rFonts w:hint="eastAsia"/>
          <w:b/>
          <w:bCs/>
        </w:rPr>
        <w:t>【知识卡片】品牌命名的注意事项</w:t>
      </w:r>
    </w:p>
    <w:p w14:paraId="543F8482">
      <w:pPr>
        <w:rPr>
          <w:rFonts w:hint="eastAsia"/>
        </w:rPr>
      </w:pPr>
      <w:r>
        <w:rPr>
          <w:rFonts w:hint="eastAsia"/>
        </w:rPr>
        <w:t>AI起的名字只是"创意候选"，在真正使用之前还需要做几件事：</w:t>
      </w:r>
    </w:p>
    <w:p w14:paraId="23CB4AA4">
      <w:pPr>
        <w:numPr>
          <w:ilvl w:val="0"/>
          <w:numId w:val="215"/>
        </w:numPr>
        <w:rPr>
          <w:rFonts w:hint="eastAsia"/>
        </w:rPr>
      </w:pPr>
      <w:r>
        <w:rPr>
          <w:rFonts w:hint="eastAsia"/>
          <w:b/>
          <w:bCs/>
        </w:rPr>
        <w:t>查重</w:t>
      </w:r>
      <w:r>
        <w:rPr>
          <w:rFonts w:hint="eastAsia"/>
        </w:rPr>
        <w:t>：在国家企业信用信息公示系统（www.gsxt.gov.cn）上搜索一下，看看这个名字有没有被其他公司注册过</w:t>
      </w:r>
    </w:p>
    <w:p w14:paraId="48FB4022">
      <w:pPr>
        <w:numPr>
          <w:ilvl w:val="0"/>
          <w:numId w:val="215"/>
        </w:numPr>
        <w:rPr>
          <w:rFonts w:hint="eastAsia"/>
        </w:rPr>
      </w:pPr>
      <w:r>
        <w:rPr>
          <w:rFonts w:hint="eastAsia"/>
          <w:b/>
          <w:bCs/>
        </w:rPr>
        <w:t>查商标</w:t>
      </w:r>
      <w:r>
        <w:rPr>
          <w:rFonts w:hint="eastAsia"/>
        </w:rPr>
        <w:t>：在中国商标网（sbj.cnipa.gov.cn）上查一下，看看这个名字有没有被注册为商标</w:t>
      </w:r>
    </w:p>
    <w:p w14:paraId="69D827EC">
      <w:pPr>
        <w:numPr>
          <w:ilvl w:val="0"/>
          <w:numId w:val="215"/>
        </w:numPr>
        <w:rPr>
          <w:rFonts w:hint="eastAsia"/>
        </w:rPr>
      </w:pPr>
      <w:r>
        <w:rPr>
          <w:rFonts w:hint="eastAsia"/>
          <w:b/>
          <w:bCs/>
        </w:rPr>
        <w:t>避免误导</w:t>
      </w:r>
      <w:r>
        <w:rPr>
          <w:rFonts w:hint="eastAsia"/>
        </w:rPr>
        <w:t>：名字不能让人误以为跟某个知名品牌有关联（比如取名"星巴客学习空间"就有蹭品牌的嫌疑）</w:t>
      </w:r>
    </w:p>
    <w:p w14:paraId="24808531">
      <w:pPr>
        <w:numPr>
          <w:ilvl w:val="0"/>
          <w:numId w:val="215"/>
        </w:numPr>
        <w:rPr>
          <w:rFonts w:hint="eastAsia"/>
        </w:rPr>
      </w:pPr>
      <w:r>
        <w:rPr>
          <w:rFonts w:hint="eastAsia"/>
          <w:b/>
          <w:bCs/>
        </w:rPr>
        <w:t>考虑线上搜索</w:t>
      </w:r>
      <w:r>
        <w:rPr>
          <w:rFonts w:hint="eastAsia"/>
        </w:rPr>
        <w:t>：名字如果太普通或太常见，在搜索引擎上很难被找到</w:t>
      </w:r>
    </w:p>
    <w:p w14:paraId="71827753">
      <w:pPr>
        <w:rPr>
          <w:rFonts w:hint="eastAsia"/>
        </w:rPr>
      </w:pPr>
      <w:r>
        <w:rPr>
          <w:rFonts w:hint="eastAsia"/>
        </w:rPr>
        <w:t>正式使用前最好咨询一下专业的知识产权顾问或工商注册代理机构。</w:t>
      </w:r>
    </w:p>
    <w:p w14:paraId="352892C7">
      <w:pPr>
        <w:rPr>
          <w:rFonts w:hint="eastAsia"/>
        </w:rPr>
      </w:pPr>
      <w:r>
        <w:rPr>
          <w:rFonts w:hint="eastAsia"/>
        </w:rPr>
        <w:t>起好名字之后，还可以让AI帮你设计品牌故事：</w:t>
      </w:r>
    </w:p>
    <w:p w14:paraId="7093BE39">
      <w:r>
        <w:t>我的品牌名称初步定为"[你选定的名字]"。请帮我写一段品牌故事，</w:t>
      </w:r>
    </w:p>
    <w:p w14:paraId="6EF57A0E">
      <w:r>
        <w:t>200字左右。</w:t>
      </w:r>
    </w:p>
    <w:p w14:paraId="5A5853E9"/>
    <w:p w14:paraId="0997EFFC">
      <w:r>
        <w:t>要求：</w:t>
      </w:r>
    </w:p>
    <w:p w14:paraId="24DE3DF6">
      <w:r>
        <w:t>1. 讲述品牌创立的初心——为什么要做这件事</w:t>
      </w:r>
    </w:p>
    <w:p w14:paraId="7CFBCEAB">
      <w:r>
        <w:t>2. 体现品牌的核心价值观——温暖、安静、陪伴学习</w:t>
      </w:r>
    </w:p>
    <w:p w14:paraId="63348130">
      <w:r>
        <w:t>3. 语气温馨真诚，像在跟朋友聊天</w:t>
      </w:r>
    </w:p>
    <w:p w14:paraId="704CED12">
      <w:r>
        <w:t>4. 不要太煽情，也不要太商业化</w:t>
      </w:r>
    </w:p>
    <w:p w14:paraId="522FB530"/>
    <w:p w14:paraId="0B46D0C7">
      <w:r>
        <w:t>注意：品牌故事中不要提及任何真实的品牌名称或公司名称。</w:t>
      </w:r>
    </w:p>
    <w:p w14:paraId="36C409B5">
      <w:pPr>
        <w:rPr>
          <w:rFonts w:hint="eastAsia"/>
        </w:rPr>
      </w:pPr>
      <w:r>
        <w:rPr>
          <w:rFonts w:hint="eastAsia"/>
        </w:rPr>
        <w:pict>
          <v:rect id="_x0000_i1444" o:spt="1" style="height:3pt;width:0pt;" fillcolor="#A0A0A0" filled="t" stroked="f" coordsize="21600,21600" o:hr="t" o:hrstd="t" o:hralign="center">
            <v:path/>
            <v:fill on="t" focussize="0,0"/>
            <v:stroke on="f"/>
            <v:imagedata o:title=""/>
            <o:lock v:ext="edit"/>
            <w10:wrap type="none"/>
            <w10:anchorlock/>
          </v:rect>
        </w:pict>
      </w:r>
    </w:p>
    <w:p w14:paraId="19B52D10">
      <w:pPr>
        <w:rPr>
          <w:rFonts w:hint="eastAsia"/>
          <w:b/>
          <w:bCs/>
        </w:rPr>
      </w:pPr>
      <w:r>
        <w:rPr>
          <w:rFonts w:hint="eastAsia"/>
          <w:b/>
          <w:bCs/>
        </w:rPr>
        <w:t>二、让AI梳理注册公司的基本流程</w:t>
      </w:r>
    </w:p>
    <w:p w14:paraId="568E7D27">
      <w:pPr>
        <w:rPr>
          <w:rFonts w:hint="eastAsia"/>
        </w:rPr>
      </w:pPr>
      <w:r>
        <w:rPr>
          <w:rFonts w:hint="eastAsia"/>
        </w:rPr>
        <w:t>如果创业项目要真正落地（而不只是参加比赛），就需要注册一个正式的商业主体。AI可以帮你了解基本流程，但具体的操作和所需材料因地区而异，建议咨询当地的工商行政管理部门或专业的代理机构。</w:t>
      </w:r>
    </w:p>
    <w:p w14:paraId="33641FCE">
      <w:r>
        <w:t>我打算在某市注册一家小型餐饮服务公司，用于经营"自习室+轻食"</w:t>
      </w:r>
    </w:p>
    <w:p w14:paraId="2324E520">
      <w:r>
        <w:t>的共享空间。</w:t>
      </w:r>
    </w:p>
    <w:p w14:paraId="5976B472"/>
    <w:p w14:paraId="39F55F9E">
      <w:r>
        <w:t>请帮我梳理一下注册一家这样的公司大致需要哪些步骤，包括：</w:t>
      </w:r>
    </w:p>
    <w:p w14:paraId="156200F3">
      <w:r>
        <w:t>1. 注册公司的基本流程（从起名到拿到营业执照）</w:t>
      </w:r>
    </w:p>
    <w:p w14:paraId="6BCB27DE">
      <w:r>
        <w:t>2. 餐饮类业务可能需要额外办理的证照</w:t>
      </w:r>
    </w:p>
    <w:p w14:paraId="6BC55553">
      <w:r>
        <w:t>3. 大概需要准备哪些材料</w:t>
      </w:r>
    </w:p>
    <w:p w14:paraId="0C673DBA">
      <w:r>
        <w:t>4. 整个流程大约需要多长时间</w:t>
      </w:r>
    </w:p>
    <w:p w14:paraId="6FB7C3B0">
      <w:r>
        <w:t>5. 注册资金有什么要求</w:t>
      </w:r>
    </w:p>
    <w:p w14:paraId="77DB1CD6"/>
    <w:p w14:paraId="2BEE3F25">
      <w:r>
        <w:t>请注意：以上信息请提供一般性的流程概述即可。不同地区的具体要求</w:t>
      </w:r>
    </w:p>
    <w:p w14:paraId="6DF93C97">
      <w:r>
        <w:t>可能有差异，我会根据你的梳理再去当地有关部门或专业代理机构</w:t>
      </w:r>
    </w:p>
    <w:p w14:paraId="0D965802">
      <w:r>
        <w:t>做进一步确认。请在回答中标注哪些环节可能因地区不同而有差异。</w:t>
      </w:r>
    </w:p>
    <w:p w14:paraId="5BBAEE9C">
      <w:pPr>
        <w:rPr>
          <w:rFonts w:hint="eastAsia"/>
        </w:rPr>
      </w:pPr>
      <w:r>
        <w:rPr>
          <w:rFonts w:hint="eastAsia"/>
        </w:rPr>
        <w:t>这条提示词的最后一段非常重要——</w:t>
      </w:r>
      <w:r>
        <w:rPr>
          <w:rFonts w:hint="eastAsia"/>
          <w:b/>
          <w:bCs/>
        </w:rPr>
        <w:t>让AI标注"可能因地区不同而有差异"的环节。</w:t>
      </w:r>
      <w:r>
        <w:rPr>
          <w:rFonts w:hint="eastAsia"/>
        </w:rPr>
        <w:t> 工商注册的政策各地不完全一样，AI给的是通用流程，具体操作必须以当地政策为准。</w:t>
      </w:r>
    </w:p>
    <w:p w14:paraId="2D60C51E">
      <w:pPr>
        <w:rPr>
          <w:rFonts w:hint="eastAsia"/>
        </w:rPr>
      </w:pPr>
      <w:r>
        <w:rPr>
          <w:rFonts w:hint="eastAsia"/>
          <w:b/>
          <w:bCs/>
        </w:rPr>
        <w:t>【职业素养】走正规渠道，不走捷径</w:t>
      </w:r>
    </w:p>
    <w:p w14:paraId="7476DFB2">
      <w:pPr>
        <w:rPr>
          <w:rFonts w:hint="eastAsia"/>
        </w:rPr>
      </w:pPr>
      <w:r>
        <w:rPr>
          <w:rFonts w:hint="eastAsia"/>
        </w:rPr>
        <w:t>创业初期很多人觉得"先把生意做起来再说，手续以后再补"——这是很危险的想法。没有营业执照就经营属于无照经营，没有食品经营许可证就卖吃的属于违规，被查到了不光要罚款，还可能被关停。</w:t>
      </w:r>
    </w:p>
    <w:p w14:paraId="0F709AAA">
      <w:pPr>
        <w:rPr>
          <w:rFonts w:hint="eastAsia"/>
        </w:rPr>
      </w:pPr>
      <w:r>
        <w:rPr>
          <w:rFonts w:hint="eastAsia"/>
        </w:rPr>
        <w:t>创业的第一课就是合规：该办的证照一个都不能少，该走的流程一步都不能省。AI可以帮你了解流程，但"了解"和"做到"之间，差的是行动力。</w:t>
      </w:r>
    </w:p>
    <w:p w14:paraId="6DEA2DEB">
      <w:pPr>
        <w:rPr>
          <w:rFonts w:hint="eastAsia"/>
        </w:rPr>
      </w:pPr>
      <w:r>
        <w:rPr>
          <w:rFonts w:hint="eastAsia"/>
        </w:rPr>
        <w:pict>
          <v:rect id="_x0000_i1445" o:spt="1" style="height:3pt;width:0pt;" fillcolor="#A0A0A0" filled="t" stroked="f" coordsize="21600,21600" o:hr="t" o:hrstd="t" o:hralign="center">
            <v:path/>
            <v:fill on="t" focussize="0,0"/>
            <v:stroke on="f"/>
            <v:imagedata o:title=""/>
            <o:lock v:ext="edit"/>
            <w10:wrap type="none"/>
            <w10:anchorlock/>
          </v:rect>
        </w:pict>
      </w:r>
    </w:p>
    <w:p w14:paraId="4BF0791F">
      <w:pPr>
        <w:rPr>
          <w:rFonts w:hint="eastAsia"/>
          <w:b/>
          <w:bCs/>
        </w:rPr>
      </w:pPr>
      <w:r>
        <w:rPr>
          <w:rFonts w:hint="eastAsia"/>
          <w:b/>
          <w:bCs/>
        </w:rPr>
        <w:t>三、让AI撰写合作方案和合同要点提示</w:t>
      </w:r>
    </w:p>
    <w:p w14:paraId="636371B4">
      <w:pPr>
        <w:rPr>
          <w:rFonts w:hint="eastAsia"/>
        </w:rPr>
      </w:pPr>
      <w:r>
        <w:rPr>
          <w:rFonts w:hint="eastAsia"/>
        </w:rPr>
        <w:t>创业过程中经常需要跟房东、供应商、合作伙伴签订各种合同或达成合作意向。AI可以帮你起草合作方案和梳理合同中应该注意的要点。</w:t>
      </w:r>
    </w:p>
    <w:p w14:paraId="790DDF41">
      <w:r>
        <w:t>我即将跟一家饮品原料供应商洽谈合作。请帮我起草一份简短的</w:t>
      </w:r>
    </w:p>
    <w:p w14:paraId="243AAACA">
      <w:r>
        <w:t>合作方案，用于初次洽谈时展示我们的合作意向。</w:t>
      </w:r>
    </w:p>
    <w:p w14:paraId="79B6C9B1"/>
    <w:p w14:paraId="746481FC">
      <w:r>
        <w:t>我方情况：</w:t>
      </w:r>
    </w:p>
    <w:p w14:paraId="4EDB95F5">
      <w:r>
        <w:t>- 正在筹备一家"自习室+轻食"的共享空间，预计每月需要采购</w:t>
      </w:r>
    </w:p>
    <w:p w14:paraId="5914CA1E">
      <w:r>
        <w:t xml:space="preserve">  咖啡豆、茶叶、果汁原料等饮品原料</w:t>
      </w:r>
    </w:p>
    <w:p w14:paraId="0D9AD33E">
      <w:r>
        <w:t>- 预计月采购量约3000~5000元</w:t>
      </w:r>
    </w:p>
    <w:p w14:paraId="07A6AC0C">
      <w:r>
        <w:t>- 希望能拿到一定的优惠价格或账期支持</w:t>
      </w:r>
    </w:p>
    <w:p w14:paraId="2022F684"/>
    <w:p w14:paraId="7857FB98">
      <w:r>
        <w:t>合作方案需要包含：</w:t>
      </w:r>
    </w:p>
    <w:p w14:paraId="625BE7A9">
      <w:r>
        <w:t>1. 我们是谁、做什么业务（简要介绍）</w:t>
      </w:r>
    </w:p>
    <w:p w14:paraId="7AD31888">
      <w:r>
        <w:t>2. 我们的采购需求（品类和预估数量）</w:t>
      </w:r>
    </w:p>
    <w:p w14:paraId="0F6106F4">
      <w:r>
        <w:t>3. 我们希望的合作方式（价格优惠、账期、配送频率等）</w:t>
      </w:r>
    </w:p>
    <w:p w14:paraId="185487B3">
      <w:r>
        <w:t>4. 我们能给供应商带来什么价值（长期稳定采购、口碑推荐等）</w:t>
      </w:r>
    </w:p>
    <w:p w14:paraId="7DE69552"/>
    <w:p w14:paraId="11FB6CF1">
      <w:r>
        <w:t>500字左右，语气专业诚恳。</w:t>
      </w:r>
    </w:p>
    <w:p w14:paraId="758F20A8">
      <w:r>
        <w:t>注意：方案中的所有名称请使用虚拟名称，不要使用真实品牌或公司名称。</w:t>
      </w:r>
    </w:p>
    <w:p w14:paraId="0EE4B556">
      <w:pPr>
        <w:rPr>
          <w:rFonts w:hint="eastAsia"/>
        </w:rPr>
      </w:pPr>
      <w:r>
        <w:rPr>
          <w:rFonts w:hint="eastAsia"/>
        </w:rPr>
        <w:t>关于合同签订，AI可以帮你梳理需要注意的要点：</w:t>
      </w:r>
    </w:p>
    <w:p w14:paraId="770D51B8">
      <w:r>
        <w:t>我即将跟房东签订一份商铺租赁合同，用于经营自习室。</w:t>
      </w:r>
    </w:p>
    <w:p w14:paraId="550509DC">
      <w:r>
        <w:t>作为租户，签合同时有哪些条款需要特别注意？</w:t>
      </w:r>
    </w:p>
    <w:p w14:paraId="3D582D3D"/>
    <w:p w14:paraId="7ACC61B6">
      <w:r>
        <w:t>请从以下几个方面提醒我：</w:t>
      </w:r>
    </w:p>
    <w:p w14:paraId="0DCD7A2E">
      <w:r>
        <w:t>1. 租金和付款方式方面</w:t>
      </w:r>
    </w:p>
    <w:p w14:paraId="1ED50251">
      <w:r>
        <w:t>2. 租期和续约方面</w:t>
      </w:r>
    </w:p>
    <w:p w14:paraId="6CC69B77">
      <w:r>
        <w:t>3. 装修和改造方面</w:t>
      </w:r>
    </w:p>
    <w:p w14:paraId="1A470D5C">
      <w:r>
        <w:t>4. 转让和转租方面</w:t>
      </w:r>
    </w:p>
    <w:p w14:paraId="32D82FE8">
      <w:r>
        <w:t>5. 违约责任方面</w:t>
      </w:r>
    </w:p>
    <w:p w14:paraId="2AB29493">
      <w:r>
        <w:t>6. 其他需要注意的事项</w:t>
      </w:r>
    </w:p>
    <w:p w14:paraId="1FFA9536"/>
    <w:p w14:paraId="6B3AE8DE">
      <w:r>
        <w:t>每个方面列出2~3条关键注意点，用通俗的语言说明。</w:t>
      </w:r>
    </w:p>
    <w:p w14:paraId="4E048BF3">
      <w:r>
        <w:t>请注意：这只是帮我了解需要注意什么，具体的合同条款我会请</w:t>
      </w:r>
    </w:p>
    <w:p w14:paraId="1F79DA7F">
      <w:r>
        <w:t>专业的法律人士审核。</w:t>
      </w:r>
    </w:p>
    <w:p w14:paraId="20BFFF39">
      <w:pPr>
        <w:rPr>
          <w:rFonts w:hint="eastAsia"/>
        </w:rPr>
      </w:pPr>
      <w:r>
        <w:rPr>
          <w:rFonts w:hint="eastAsia"/>
          <w:b/>
          <w:bCs/>
        </w:rPr>
        <w:t>【翻车现场】AI写的"合同"不能直接用</w:t>
      </w:r>
    </w:p>
    <w:p w14:paraId="00AEF352">
      <w:pPr>
        <w:rPr>
          <w:rFonts w:hint="eastAsia"/>
        </w:rPr>
      </w:pPr>
      <w:r>
        <w:rPr>
          <w:rFonts w:hint="eastAsia"/>
        </w:rPr>
        <w:t>有学生让AI"帮我写一份商铺租赁合同"，AI还真写了一份——格式像模像样，条款也有鼻子有眼。这名学生打印出来就准备去跟房东签了。</w:t>
      </w:r>
    </w:p>
    <w:p w14:paraId="52B93A73">
      <w:pPr>
        <w:rPr>
          <w:rFonts w:hint="eastAsia"/>
        </w:rPr>
      </w:pPr>
      <w:r>
        <w:rPr>
          <w:rFonts w:hint="eastAsia"/>
        </w:rPr>
        <w:t>幸好有老师提醒他："AI写的合同不具备法律审查的效力。合同是法律文件，每一条款都可能在发生纠纷时被引用为依据。如果条款存在漏洞或不合理之处，吃亏的可能是你。正式的合同必须由专业的法律人士（律师）审核。"</w:t>
      </w:r>
    </w:p>
    <w:p w14:paraId="27042752">
      <w:pPr>
        <w:rPr>
          <w:rFonts w:hint="eastAsia"/>
        </w:rPr>
      </w:pPr>
      <w:r>
        <w:rPr>
          <w:rFonts w:hint="eastAsia"/>
        </w:rPr>
        <w:t>所以请记住：</w:t>
      </w:r>
      <w:r>
        <w:rPr>
          <w:rFonts w:hint="eastAsia"/>
          <w:b/>
          <w:bCs/>
        </w:rPr>
        <w:t>AI可以帮你了解合同中应该注意什么、帮你起草合作方案和意向书，但正式的法律合同必须经过专业法律人士审核后才能签署。</w:t>
      </w:r>
    </w:p>
    <w:p w14:paraId="6565360D">
      <w:pPr>
        <w:rPr>
          <w:rFonts w:hint="eastAsia"/>
        </w:rPr>
      </w:pPr>
      <w:r>
        <w:rPr>
          <w:rFonts w:hint="eastAsia"/>
        </w:rPr>
        <w:pict>
          <v:rect id="_x0000_i1446" o:spt="1" style="height:3pt;width:0pt;" fillcolor="#A0A0A0" filled="t" stroked="f" coordsize="21600,21600" o:hr="t" o:hrstd="t" o:hralign="center">
            <v:path/>
            <v:fill on="t" focussize="0,0"/>
            <v:stroke on="f"/>
            <v:imagedata o:title=""/>
            <o:lock v:ext="edit"/>
            <w10:wrap type="none"/>
            <w10:anchorlock/>
          </v:rect>
        </w:pict>
      </w:r>
    </w:p>
    <w:p w14:paraId="76D77293">
      <w:pPr>
        <w:rPr>
          <w:rFonts w:hint="eastAsia"/>
          <w:b/>
          <w:bCs/>
        </w:rPr>
      </w:pPr>
      <w:r>
        <w:rPr>
          <w:rFonts w:hint="eastAsia"/>
          <w:b/>
          <w:bCs/>
        </w:rPr>
        <w:t>四、创业中遇到的法律和合规常识</w:t>
      </w:r>
    </w:p>
    <w:p w14:paraId="42537A26">
      <w:r>
        <w:rPr>
          <w:rFonts w:hint="eastAsia"/>
        </w:rPr>
        <w:t>创业涉及的法律问题比想象中要多。以下几个方面是创业初期最容易忽视但又最重要的合规事项，见表11-3。</w:t>
      </w:r>
    </w:p>
    <w:p w14:paraId="197B6A08">
      <w:pPr>
        <w:jc w:val="center"/>
        <w:rPr>
          <w:rFonts w:hint="eastAsia"/>
        </w:rPr>
      </w:pPr>
      <w:r>
        <w:t>表11-3 创业初期需要关注的合规事项</w:t>
      </w:r>
    </w:p>
    <w:tbl>
      <w:tblPr>
        <w:tblStyle w:val="17"/>
        <w:tblW w:w="7296" w:type="dxa"/>
        <w:tblInd w:w="0" w:type="dxa"/>
        <w:tblLayout w:type="autofit"/>
        <w:tblCellMar>
          <w:top w:w="15" w:type="dxa"/>
          <w:left w:w="15" w:type="dxa"/>
          <w:bottom w:w="15" w:type="dxa"/>
          <w:right w:w="15" w:type="dxa"/>
        </w:tblCellMar>
      </w:tblPr>
      <w:tblGrid>
        <w:gridCol w:w="953"/>
        <w:gridCol w:w="3262"/>
        <w:gridCol w:w="3081"/>
      </w:tblGrid>
      <w:tr w14:paraId="58F5A382">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81CA51">
            <w:pPr>
              <w:rPr>
                <w:rFonts w:hint="eastAsia"/>
                <w:b/>
                <w:bCs/>
              </w:rPr>
            </w:pPr>
            <w:r>
              <w:rPr>
                <w:b/>
                <w:bCs/>
              </w:rPr>
              <w:t>合规领域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3B35FA">
            <w:pPr>
              <w:rPr>
                <w:b/>
                <w:bCs/>
              </w:rPr>
            </w:pPr>
            <w:r>
              <w:rPr>
                <w:b/>
                <w:bCs/>
              </w:rPr>
              <w:t>需要注意什么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92ACA3">
            <w:pPr>
              <w:rPr>
                <w:b/>
                <w:bCs/>
              </w:rPr>
            </w:pPr>
            <w:r>
              <w:rPr>
                <w:b/>
                <w:bCs/>
              </w:rPr>
              <w:t>常见的踩坑行为</w:t>
            </w:r>
          </w:p>
        </w:tc>
      </w:tr>
      <w:tr w14:paraId="74B100C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8E9834">
            <w:r>
              <w:t>工商注册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371E4E6">
            <w:r>
              <w:t>正式经营前必须取得营业执照</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3671583">
            <w:r>
              <w:t>先开业再办照，被查到后罚款</w:t>
            </w:r>
          </w:p>
        </w:tc>
      </w:tr>
      <w:tr w14:paraId="1C8CC13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77C95B">
            <w:r>
              <w:t>食品安全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F7473AA">
            <w:r>
              <w:t>涉及餐饮的需要食品经营许可证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185FECC">
            <w:r>
              <w:t>觉得"卖个咖啡不用办证"——需要的</w:t>
            </w:r>
          </w:p>
        </w:tc>
      </w:tr>
      <w:tr w14:paraId="52D5FA5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EDDEE91">
            <w:r>
              <w:t>知识产权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3160D5E">
            <w:r>
              <w:t>品牌名称和Logo注意不要跟他人的已注册商标近似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00B76B7">
            <w:r>
              <w:t>起了一个跟知名品牌很像的名字</w:t>
            </w:r>
          </w:p>
        </w:tc>
      </w:tr>
      <w:tr w14:paraId="5ABA7FC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F28EE1">
            <w:r>
              <w:t>税务</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60397B">
            <w:r>
              <w:t>成立公司后需要按规定报税</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78A2BAF">
            <w:r>
              <w:t>觉得小微企业不用报税——必须报，即使零申报</w:t>
            </w:r>
          </w:p>
        </w:tc>
      </w:tr>
      <w:tr w14:paraId="420FE7C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C4359B">
            <w:r>
              <w:t>劳动用工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494603">
            <w:r>
              <w:t>雇人要签劳动合同、缴纳社保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0FBE9A">
            <w:r>
              <w:t>只口头约定不签合同，出了事没有保障</w:t>
            </w:r>
          </w:p>
        </w:tc>
      </w:tr>
      <w:tr w14:paraId="0B8C79A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3C4C61">
            <w:r>
              <w:t>广告宣传</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F4B2C2F">
            <w:r>
              <w:t>宣传材料不能虚假宣传、不能使用极限词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1EAE628">
            <w:r>
              <w:t>宣传单上写"全城最好"——违反广告法</w:t>
            </w:r>
          </w:p>
        </w:tc>
      </w:tr>
      <w:tr w14:paraId="15FC512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22DAF3">
            <w:r>
              <w:t>消防安全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365E5C">
            <w:r>
              <w:t>经营场所需要符合消防要求</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CEF791">
            <w:r>
              <w:t>觉得小店不用管消防——出了事责任很大</w:t>
            </w:r>
          </w:p>
        </w:tc>
      </w:tr>
    </w:tbl>
    <w:p w14:paraId="0BC289C9">
      <w:r>
        <w:rPr>
          <w:rFonts w:hint="eastAsia"/>
        </w:rPr>
        <w:t>可以让AI帮你做一次全面的合规检查清单：</w:t>
      </w:r>
    </w:p>
    <w:p w14:paraId="412C891C">
      <w:r>
        <w:t>我打算在某市大学城开一家"自习室+轻食"的共享空间。</w:t>
      </w:r>
    </w:p>
    <w:p w14:paraId="6494CDA3">
      <w:r>
        <w:t>请帮我列一份创业初期的合规检查清单——在正式开业之前，</w:t>
      </w:r>
    </w:p>
    <w:p w14:paraId="3BA1D795">
      <w:r>
        <w:t>需要办理哪些证照、遵守哪些法律法规、注意哪些合规事项。</w:t>
      </w:r>
    </w:p>
    <w:p w14:paraId="4AD84226"/>
    <w:p w14:paraId="656E8F88">
      <w:r>
        <w:t>请按时间顺序排列（先做什么后做什么），每项说明：</w:t>
      </w:r>
    </w:p>
    <w:p w14:paraId="5D854B8A">
      <w:r>
        <w:t>1. 需要办什么</w:t>
      </w:r>
    </w:p>
    <w:p w14:paraId="5DAFE5FE">
      <w:r>
        <w:t>2. 到哪里办</w:t>
      </w:r>
    </w:p>
    <w:p w14:paraId="40171A97">
      <w:r>
        <w:t>3. 大概需要什么材料</w:t>
      </w:r>
    </w:p>
    <w:p w14:paraId="5163DA1D">
      <w:r>
        <w:t>4. 大概需要多长时间</w:t>
      </w:r>
    </w:p>
    <w:p w14:paraId="7EB35A68"/>
    <w:p w14:paraId="41A039BF">
      <w:r>
        <w:t>请注意：不同地区的具体要求可能有差异，请标注哪些环节需要我</w:t>
      </w:r>
    </w:p>
    <w:p w14:paraId="3AD438DE">
      <w:r>
        <w:t>去当地具体确认。这份清单帮我建立一个整体认知，具体操作我会</w:t>
      </w:r>
    </w:p>
    <w:p w14:paraId="7A966660">
      <w:r>
        <w:t>咨询专业人士。</w:t>
      </w:r>
    </w:p>
    <w:p w14:paraId="76E266E2">
      <w:pPr>
        <w:rPr>
          <w:rFonts w:hint="eastAsia"/>
        </w:rPr>
      </w:pPr>
      <w:r>
        <w:rPr>
          <w:rFonts w:hint="eastAsia"/>
        </w:rPr>
        <w:pict>
          <v:rect id="_x0000_i1447" o:spt="1" style="height:3pt;width:0pt;" fillcolor="#A0A0A0" filled="t" stroked="f" coordsize="21600,21600" o:hr="t" o:hrstd="t" o:hralign="center">
            <v:path/>
            <v:fill on="t" focussize="0,0"/>
            <v:stroke on="f"/>
            <v:imagedata o:title=""/>
            <o:lock v:ext="edit"/>
            <w10:wrap type="none"/>
            <w10:anchorlock/>
          </v:rect>
        </w:pict>
      </w:r>
    </w:p>
    <w:p w14:paraId="6691EF99">
      <w:pPr>
        <w:rPr>
          <w:rFonts w:hint="eastAsia"/>
        </w:rPr>
      </w:pPr>
      <w:r>
        <w:rPr>
          <w:rFonts w:hint="eastAsia"/>
          <w:b/>
          <w:bCs/>
        </w:rPr>
        <w:t>【任务小结与自测】</w:t>
      </w:r>
    </w:p>
    <w:p w14:paraId="07A1B865">
      <w:pPr>
        <w:rPr>
          <w:rFonts w:hint="eastAsia"/>
        </w:rPr>
      </w:pPr>
      <w:r>
        <w:rPr>
          <w:rFonts w:hint="eastAsia"/>
        </w:rPr>
        <w:t>完成任务四后，检查一下：</w:t>
      </w:r>
    </w:p>
    <w:p w14:paraId="622BBF2D">
      <w:pPr>
        <w:numPr>
          <w:ilvl w:val="0"/>
          <w:numId w:val="216"/>
        </w:numPr>
        <w:rPr>
          <w:rFonts w:hint="eastAsia"/>
        </w:rPr>
      </w:pPr>
      <w:r>
        <w:rPr>
          <w:rFonts w:hint="eastAsia"/>
        </w:rPr>
        <w:t>能让AI帮忙做品牌命名的头脑风暴，知道正式使用前要做查重和商标检索</w:t>
      </w:r>
    </w:p>
    <w:p w14:paraId="4351FBF0">
      <w:pPr>
        <w:numPr>
          <w:ilvl w:val="0"/>
          <w:numId w:val="216"/>
        </w:numPr>
        <w:rPr>
          <w:rFonts w:hint="eastAsia"/>
        </w:rPr>
      </w:pPr>
      <w:r>
        <w:rPr>
          <w:rFonts w:hint="eastAsia"/>
        </w:rPr>
        <w:t>能让AI梳理注册公司的基本流程，知道具体操作要以当地政策为准</w:t>
      </w:r>
    </w:p>
    <w:p w14:paraId="3B3AF0D1">
      <w:pPr>
        <w:numPr>
          <w:ilvl w:val="0"/>
          <w:numId w:val="216"/>
        </w:numPr>
        <w:rPr>
          <w:rFonts w:hint="eastAsia"/>
        </w:rPr>
      </w:pPr>
      <w:r>
        <w:rPr>
          <w:rFonts w:hint="eastAsia"/>
        </w:rPr>
        <w:t>能让AI起草合作方案和梳理合同注意事项，知道正式合同需要法律审核</w:t>
      </w:r>
    </w:p>
    <w:p w14:paraId="5F355877">
      <w:pPr>
        <w:numPr>
          <w:ilvl w:val="0"/>
          <w:numId w:val="216"/>
        </w:numPr>
        <w:rPr>
          <w:rFonts w:hint="eastAsia"/>
        </w:rPr>
      </w:pPr>
      <w:r>
        <w:rPr>
          <w:rFonts w:hint="eastAsia"/>
        </w:rPr>
        <w:t>了解创业初期的主要合规事项</w:t>
      </w:r>
    </w:p>
    <w:p w14:paraId="1C8FC591">
      <w:pPr>
        <w:rPr>
          <w:rFonts w:hint="eastAsia"/>
        </w:rPr>
      </w:pPr>
      <w:r>
        <w:rPr>
          <w:rFonts w:hint="eastAsia"/>
        </w:rPr>
        <w:pict>
          <v:rect id="_x0000_i1448" o:spt="1" style="height:3pt;width:0pt;" fillcolor="#A0A0A0" filled="t" stroked="f" coordsize="21600,21600" o:hr="t" o:hrstd="t" o:hralign="center">
            <v:path/>
            <v:fill on="t" focussize="0,0"/>
            <v:stroke on="f"/>
            <v:imagedata o:title=""/>
            <o:lock v:ext="edit"/>
            <w10:wrap type="none"/>
            <w10:anchorlock/>
          </v:rect>
        </w:pict>
      </w:r>
    </w:p>
    <w:p w14:paraId="529B1A93">
      <w:pPr>
        <w:rPr>
          <w:rFonts w:hint="eastAsia"/>
          <w:b/>
          <w:bCs/>
        </w:rPr>
      </w:pPr>
      <w:r>
        <w:rPr>
          <w:rFonts w:hint="eastAsia"/>
          <w:b/>
          <w:bCs/>
        </w:rPr>
        <w:t>综合实训 用AI完成一份完整的创业项目商业计划书</w:t>
      </w:r>
    </w:p>
    <w:p w14:paraId="23575D82">
      <w:pPr>
        <w:rPr>
          <w:rFonts w:hint="eastAsia"/>
        </w:rPr>
      </w:pPr>
      <w:r>
        <w:rPr>
          <w:rFonts w:hint="eastAsia"/>
          <w:b/>
          <w:bCs/>
        </w:rPr>
        <w:t>【实训目标】</w:t>
      </w:r>
    </w:p>
    <w:tbl>
      <w:tblPr>
        <w:tblStyle w:val="17"/>
        <w:tblW w:w="6792" w:type="dxa"/>
        <w:tblInd w:w="0" w:type="dxa"/>
        <w:tblLayout w:type="autofit"/>
        <w:tblCellMar>
          <w:top w:w="15" w:type="dxa"/>
          <w:left w:w="15" w:type="dxa"/>
          <w:bottom w:w="15" w:type="dxa"/>
          <w:right w:w="15" w:type="dxa"/>
        </w:tblCellMar>
      </w:tblPr>
      <w:tblGrid>
        <w:gridCol w:w="996"/>
        <w:gridCol w:w="5796"/>
      </w:tblGrid>
      <w:tr w14:paraId="07DB3798">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AB117A">
            <w:pPr>
              <w:rPr>
                <w:rFonts w:hint="eastAsia"/>
                <w:b/>
                <w:bCs/>
              </w:rPr>
            </w:pPr>
            <w:r>
              <w:rPr>
                <w:b/>
                <w:bCs/>
              </w:rPr>
              <w:t>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CA5993">
            <w:pPr>
              <w:rPr>
                <w:b/>
                <w:bCs/>
              </w:rPr>
            </w:pPr>
            <w:r>
              <w:rPr>
                <w:b/>
                <w:bCs/>
              </w:rPr>
              <w:t>要求</w:t>
            </w:r>
          </w:p>
        </w:tc>
      </w:tr>
      <w:tr w14:paraId="184D5E8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F077DD">
            <w: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335B96">
            <w:r>
              <w:t>综合运用创业可行性分析、商业计划书撰写、财务预测和路演准备的全套方法</w:t>
            </w:r>
          </w:p>
        </w:tc>
      </w:tr>
      <w:tr w14:paraId="4D45875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B308DD3">
            <w: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0BDD29C">
            <w:r>
              <w:t>能够独立完成一份结构完整、逻辑清晰的商业计划书，并准备一份路演演讲大纲</w:t>
            </w:r>
          </w:p>
        </w:tc>
      </w:tr>
      <w:tr w14:paraId="015C11F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66A258">
            <w: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6F0694">
            <w:r>
              <w:t>在整个过程中坚持"创业要解决真实问题"的理念，商业计划书中的数据和假设必须真实合理</w:t>
            </w:r>
          </w:p>
        </w:tc>
      </w:tr>
    </w:tbl>
    <w:p w14:paraId="44290A8A">
      <w:r>
        <w:rPr>
          <w:rFonts w:hint="eastAsia"/>
        </w:rPr>
        <w:pict>
          <v:rect id="_x0000_i1449" o:spt="1" style="height:3pt;width:0pt;" fillcolor="#A0A0A0" filled="t" stroked="f" coordsize="21600,21600" o:hr="t" o:hrstd="t" o:hralign="center">
            <v:path/>
            <v:fill on="t" focussize="0,0"/>
            <v:stroke on="f"/>
            <v:imagedata o:title=""/>
            <o:lock v:ext="edit"/>
            <w10:wrap type="none"/>
            <w10:anchorlock/>
          </v:rect>
        </w:pict>
      </w:r>
    </w:p>
    <w:p w14:paraId="75862E9E">
      <w:pPr>
        <w:rPr>
          <w:rFonts w:hint="eastAsia"/>
          <w:b/>
          <w:bCs/>
        </w:rPr>
      </w:pPr>
      <w:r>
        <w:rPr>
          <w:rFonts w:hint="eastAsia"/>
          <w:b/>
          <w:bCs/>
        </w:rPr>
        <w:t>实训背景</w:t>
      </w:r>
    </w:p>
    <w:p w14:paraId="37B74A93">
      <w:pPr>
        <w:rPr>
          <w:rFonts w:hint="eastAsia"/>
        </w:rPr>
      </w:pPr>
      <w:r>
        <w:rPr>
          <w:rFonts w:hint="eastAsia"/>
        </w:rPr>
        <w:t>请选择以下方向之一（或自选一个创业方向），用AI辅助完成一份完整的商业计划书。</w:t>
      </w:r>
    </w:p>
    <w:p w14:paraId="0DB4C7E4">
      <w:pPr>
        <w:rPr>
          <w:rFonts w:hint="eastAsia"/>
        </w:rPr>
      </w:pPr>
      <w:r>
        <w:rPr>
          <w:rFonts w:hint="eastAsia"/>
          <w:b/>
          <w:bCs/>
        </w:rPr>
        <w:t>备选创业方向（可自由修改细节）：</w:t>
      </w:r>
    </w:p>
    <w:tbl>
      <w:tblPr>
        <w:tblStyle w:val="17"/>
        <w:tblW w:w="7296" w:type="dxa"/>
        <w:tblInd w:w="0" w:type="dxa"/>
        <w:tblLayout w:type="autofit"/>
        <w:tblCellMar>
          <w:top w:w="15" w:type="dxa"/>
          <w:left w:w="15" w:type="dxa"/>
          <w:bottom w:w="15" w:type="dxa"/>
          <w:right w:w="15" w:type="dxa"/>
        </w:tblCellMar>
      </w:tblPr>
      <w:tblGrid>
        <w:gridCol w:w="1722"/>
        <w:gridCol w:w="3765"/>
        <w:gridCol w:w="1809"/>
      </w:tblGrid>
      <w:tr w14:paraId="7D2CAF0F">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B652B2D">
            <w:pPr>
              <w:rPr>
                <w:rFonts w:hint="eastAsia"/>
                <w:b/>
                <w:bCs/>
              </w:rPr>
            </w:pPr>
            <w:r>
              <w:rPr>
                <w:b/>
                <w:bCs/>
              </w:rPr>
              <w:t>方向</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3643C7">
            <w:pPr>
              <w:rPr>
                <w:b/>
                <w:bCs/>
              </w:rPr>
            </w:pPr>
            <w:r>
              <w:rPr>
                <w:b/>
                <w:bCs/>
              </w:rPr>
              <w:t>简要描述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D2E874">
            <w:pPr>
              <w:rPr>
                <w:b/>
                <w:bCs/>
              </w:rPr>
            </w:pPr>
            <w:r>
              <w:rPr>
                <w:b/>
                <w:bCs/>
              </w:rPr>
              <w:t>目标客群</w:t>
            </w:r>
          </w:p>
        </w:tc>
      </w:tr>
      <w:tr w14:paraId="17C8D31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44DBA5">
            <w:r>
              <w:t>A. 校园二手交易平台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AB12E6">
            <w:r>
              <w:t>帮助大学生买卖二手教材、电子产品、生活用品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00BFBE">
            <w:r>
              <w:t>在校大学生</w:t>
            </w:r>
          </w:p>
        </w:tc>
      </w:tr>
      <w:tr w14:paraId="4784CD0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E56BE86">
            <w:r>
              <w:t>B. 社区便民服务站</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0D7D1C1">
            <w:r>
              <w:t>在居民小区提供代收快递、家政预约、打印复印等服务</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2969FFE">
            <w:r>
              <w:t>社区居民</w:t>
            </w:r>
          </w:p>
        </w:tc>
      </w:tr>
      <w:tr w14:paraId="5712B19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BA8C1D">
            <w:r>
              <w:t>C. 校园轻食外卖</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9E1711">
            <w:r>
              <w:t>提供健康简餐和饮品的校园配送服务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AE7BB8B">
            <w:r>
              <w:t>注重健康饮食的大学生</w:t>
            </w:r>
          </w:p>
        </w:tc>
      </w:tr>
      <w:tr w14:paraId="1A83E8B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332DB13">
            <w:r>
              <w:t>D. 自选方向</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10B21BF">
            <w:r>
              <w:t>基于你自己的观察和兴趣自由选择</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31A7EEC">
            <w:r>
              <w:t>自定义</w:t>
            </w:r>
          </w:p>
        </w:tc>
      </w:tr>
    </w:tbl>
    <w:p w14:paraId="5184A607">
      <w:r>
        <w:rPr>
          <w:rFonts w:hint="eastAsia"/>
          <w:b/>
          <w:bCs/>
        </w:rPr>
        <w:t>说明：</w:t>
      </w:r>
      <w:r>
        <w:rPr>
          <w:rFonts w:hint="eastAsia"/>
        </w:rPr>
        <w:t> 以上创业方向和后续出现的所有公司名称、品牌名称均为本教材虚构，仅用于实训练习。</w:t>
      </w:r>
    </w:p>
    <w:p w14:paraId="68E22EAF">
      <w:pPr>
        <w:rPr>
          <w:rFonts w:hint="eastAsia"/>
        </w:rPr>
      </w:pPr>
      <w:r>
        <w:rPr>
          <w:rFonts w:hint="eastAsia"/>
        </w:rPr>
        <w:pict>
          <v:rect id="_x0000_i1450" o:spt="1" style="height:3pt;width:0pt;" fillcolor="#A0A0A0" filled="t" stroked="f" coordsize="21600,21600" o:hr="t" o:hrstd="t" o:hralign="center">
            <v:path/>
            <v:fill on="t" focussize="0,0"/>
            <v:stroke on="f"/>
            <v:imagedata o:title=""/>
            <o:lock v:ext="edit"/>
            <w10:wrap type="none"/>
            <w10:anchorlock/>
          </v:rect>
        </w:pict>
      </w:r>
    </w:p>
    <w:p w14:paraId="4825EF1A">
      <w:pPr>
        <w:rPr>
          <w:rFonts w:hint="eastAsia"/>
          <w:b/>
          <w:bCs/>
        </w:rPr>
      </w:pPr>
      <w:r>
        <w:rPr>
          <w:rFonts w:hint="eastAsia"/>
          <w:b/>
          <w:bCs/>
        </w:rPr>
        <w:t>实训步骤</w:t>
      </w:r>
    </w:p>
    <w:p w14:paraId="72529820">
      <w:pPr>
        <w:rPr>
          <w:rFonts w:hint="eastAsia"/>
        </w:rPr>
      </w:pPr>
      <w:r>
        <w:rPr>
          <w:rFonts w:hint="eastAsia"/>
          <w:b/>
          <w:bCs/>
        </w:rPr>
        <w:t>第一步：创业想法的可行性评估（约15分钟）</w:t>
      </w:r>
    </w:p>
    <w:p w14:paraId="65A3021A">
      <w:pPr>
        <w:rPr>
          <w:rFonts w:hint="eastAsia"/>
        </w:rPr>
      </w:pPr>
      <w:r>
        <w:rPr>
          <w:rFonts w:hint="eastAsia"/>
        </w:rPr>
        <w:t>选定方向后，让AI帮你做一次可行性分析——市场需求、竞争状况、主要风险。明确告诉AI"请给出客观真实的分析，不需要过度鼓励"。</w:t>
      </w:r>
    </w:p>
    <w:p w14:paraId="399490AA">
      <w:pPr>
        <w:rPr>
          <w:rFonts w:hint="eastAsia"/>
        </w:rPr>
      </w:pPr>
      <w:r>
        <w:rPr>
          <w:rFonts w:hint="eastAsia"/>
          <w:b/>
          <w:bCs/>
        </w:rPr>
        <w:t>第二步：搭建商业计划书框架（约10分钟）</w:t>
      </w:r>
    </w:p>
    <w:p w14:paraId="137E8ED8">
      <w:pPr>
        <w:rPr>
          <w:rFonts w:hint="eastAsia"/>
        </w:rPr>
      </w:pPr>
      <w:r>
        <w:rPr>
          <w:rFonts w:hint="eastAsia"/>
        </w:rPr>
        <w:t>让AI生成商业计划书的目录框架，确认每个章节的标题和要覆盖的要点。</w:t>
      </w:r>
    </w:p>
    <w:p w14:paraId="793ABA13">
      <w:pPr>
        <w:rPr>
          <w:rFonts w:hint="eastAsia"/>
        </w:rPr>
      </w:pPr>
      <w:r>
        <w:rPr>
          <w:rFonts w:hint="eastAsia"/>
          <w:b/>
          <w:bCs/>
        </w:rPr>
        <w:t>第三步：逐部分撰写内容（约60分钟）</w:t>
      </w:r>
    </w:p>
    <w:p w14:paraId="5D01614A">
      <w:pPr>
        <w:rPr>
          <w:rFonts w:hint="eastAsia"/>
        </w:rPr>
      </w:pPr>
      <w:r>
        <w:rPr>
          <w:rFonts w:hint="eastAsia"/>
        </w:rPr>
        <w:t>按照框架逐章撰写。以下章节需要特别注意：</w:t>
      </w:r>
    </w:p>
    <w:p w14:paraId="18FE2D6D">
      <w:pPr>
        <w:numPr>
          <w:ilvl w:val="0"/>
          <w:numId w:val="217"/>
        </w:numPr>
        <w:rPr>
          <w:rFonts w:hint="eastAsia"/>
        </w:rPr>
      </w:pPr>
      <w:r>
        <w:rPr>
          <w:rFonts w:hint="eastAsia"/>
          <w:b/>
          <w:bCs/>
        </w:rPr>
        <w:t>市场分析</w:t>
      </w:r>
      <w:r>
        <w:rPr>
          <w:rFonts w:hint="eastAsia"/>
        </w:rPr>
        <w:t>：如果有条件，做一份简单的问卷调查（哪怕只有30份）作为数据支撑。如果条件不允许，可以使用模拟数据但必须标明"模拟数据，仅用于练习"</w:t>
      </w:r>
    </w:p>
    <w:p w14:paraId="6A216465">
      <w:pPr>
        <w:numPr>
          <w:ilvl w:val="0"/>
          <w:numId w:val="217"/>
        </w:numPr>
        <w:rPr>
          <w:rFonts w:hint="eastAsia"/>
        </w:rPr>
      </w:pPr>
      <w:r>
        <w:rPr>
          <w:rFonts w:hint="eastAsia"/>
          <w:b/>
          <w:bCs/>
        </w:rPr>
        <w:t>竞品分析</w:t>
      </w:r>
      <w:r>
        <w:rPr>
          <w:rFonts w:hint="eastAsia"/>
        </w:rPr>
        <w:t>：尽量基于实地调查或公开可查的信息</w:t>
      </w:r>
    </w:p>
    <w:p w14:paraId="1E156091">
      <w:pPr>
        <w:numPr>
          <w:ilvl w:val="0"/>
          <w:numId w:val="217"/>
        </w:numPr>
        <w:rPr>
          <w:rFonts w:hint="eastAsia"/>
        </w:rPr>
      </w:pPr>
      <w:r>
        <w:rPr>
          <w:rFonts w:hint="eastAsia"/>
          <w:b/>
          <w:bCs/>
        </w:rPr>
        <w:t>财务预测</w:t>
      </w:r>
      <w:r>
        <w:rPr>
          <w:rFonts w:hint="eastAsia"/>
        </w:rPr>
        <w:t>：把你的成本和收入假设告诉AI，让它帮你做盈亏平衡测算和回本周期估算。记得验算AI给出的计算结果</w:t>
      </w:r>
    </w:p>
    <w:p w14:paraId="35266767">
      <w:pPr>
        <w:rPr>
          <w:rFonts w:hint="eastAsia"/>
        </w:rPr>
      </w:pPr>
      <w:r>
        <w:rPr>
          <w:rFonts w:hint="eastAsia"/>
          <w:b/>
          <w:bCs/>
        </w:rPr>
        <w:t>第四步：撰写项目摘要（约10分钟）</w:t>
      </w:r>
    </w:p>
    <w:p w14:paraId="1D59B442">
      <w:pPr>
        <w:rPr>
          <w:rFonts w:hint="eastAsia"/>
        </w:rPr>
      </w:pPr>
      <w:r>
        <w:rPr>
          <w:rFonts w:hint="eastAsia"/>
        </w:rPr>
        <w:t>所有章节写完后，让AI帮你写一页纸的项目摘要——这通常放在商业计划书的最前面。</w:t>
      </w:r>
    </w:p>
    <w:p w14:paraId="156519A7">
      <w:r>
        <w:t>以下是我的商业计划书的全部内容摘要：</w:t>
      </w:r>
    </w:p>
    <w:p w14:paraId="6295CEB1">
      <w:r>
        <w:t>[粘贴各章节的核心要点]</w:t>
      </w:r>
    </w:p>
    <w:p w14:paraId="282750E4"/>
    <w:p w14:paraId="07570696">
      <w:r>
        <w:t>请帮我写一份不超过一页纸的项目摘要，涵盖：项目概述、市场机会、</w:t>
      </w:r>
    </w:p>
    <w:p w14:paraId="30A44E1C">
      <w:r>
        <w:t>商业模式、竞争优势、财务概况、团队介绍。</w:t>
      </w:r>
    </w:p>
    <w:p w14:paraId="2A5542B1">
      <w:r>
        <w:t>语气专业自信，让阅读者在1分钟内对整个项目建立基本了解。</w:t>
      </w:r>
    </w:p>
    <w:p w14:paraId="23EC54D2">
      <w:pPr>
        <w:rPr>
          <w:rFonts w:hint="eastAsia"/>
        </w:rPr>
      </w:pPr>
      <w:r>
        <w:rPr>
          <w:rFonts w:hint="eastAsia"/>
          <w:b/>
          <w:bCs/>
        </w:rPr>
        <w:t>第五步：准备路演大纲（约15分钟）</w:t>
      </w:r>
    </w:p>
    <w:p w14:paraId="3C7ED1EF">
      <w:pPr>
        <w:rPr>
          <w:rFonts w:hint="eastAsia"/>
        </w:rPr>
      </w:pPr>
      <w:r>
        <w:rPr>
          <w:rFonts w:hint="eastAsia"/>
        </w:rPr>
        <w:t>让AI帮你写一份5分钟路演的演讲大纲和PPT页面规划。</w:t>
      </w:r>
    </w:p>
    <w:p w14:paraId="684888E6">
      <w:pPr>
        <w:rPr>
          <w:rFonts w:hint="eastAsia"/>
        </w:rPr>
      </w:pPr>
      <w:r>
        <w:rPr>
          <w:rFonts w:hint="eastAsia"/>
          <w:b/>
          <w:bCs/>
        </w:rPr>
        <w:t>第六步：合规检查和人工修改（约15分钟）</w:t>
      </w:r>
    </w:p>
    <w:p w14:paraId="41B8DFE8">
      <w:pPr>
        <w:rPr>
          <w:rFonts w:hint="eastAsia"/>
        </w:rPr>
      </w:pPr>
      <w:r>
        <w:rPr>
          <w:rFonts w:hint="eastAsia"/>
        </w:rPr>
        <w:t>通读全文，重点检查：</w:t>
      </w:r>
    </w:p>
    <w:p w14:paraId="6C72A6E3">
      <w:pPr>
        <w:numPr>
          <w:ilvl w:val="0"/>
          <w:numId w:val="218"/>
        </w:numPr>
        <w:rPr>
          <w:rFonts w:hint="eastAsia"/>
        </w:rPr>
      </w:pPr>
      <w:r>
        <w:rPr>
          <w:rFonts w:hint="eastAsia"/>
        </w:rPr>
        <w:t>所有数据是否有来源标注</w:t>
      </w:r>
    </w:p>
    <w:p w14:paraId="057949FB">
      <w:pPr>
        <w:numPr>
          <w:ilvl w:val="0"/>
          <w:numId w:val="218"/>
        </w:numPr>
        <w:rPr>
          <w:rFonts w:hint="eastAsia"/>
        </w:rPr>
      </w:pPr>
      <w:r>
        <w:rPr>
          <w:rFonts w:hint="eastAsia"/>
        </w:rPr>
        <w:t>财务计算是否正确（至少验算盈亏平衡点）</w:t>
      </w:r>
    </w:p>
    <w:p w14:paraId="1917CADF">
      <w:pPr>
        <w:numPr>
          <w:ilvl w:val="0"/>
          <w:numId w:val="218"/>
        </w:numPr>
        <w:rPr>
          <w:rFonts w:hint="eastAsia"/>
        </w:rPr>
      </w:pPr>
      <w:r>
        <w:rPr>
          <w:rFonts w:hint="eastAsia"/>
        </w:rPr>
        <w:t>品牌名称有没有使用真实品牌</w:t>
      </w:r>
    </w:p>
    <w:p w14:paraId="40CE98B1">
      <w:pPr>
        <w:numPr>
          <w:ilvl w:val="0"/>
          <w:numId w:val="218"/>
        </w:numPr>
        <w:rPr>
          <w:rFonts w:hint="eastAsia"/>
        </w:rPr>
      </w:pPr>
      <w:r>
        <w:rPr>
          <w:rFonts w:hint="eastAsia"/>
        </w:rPr>
        <w:t>有没有AI自行添加的未经核实的数据</w:t>
      </w:r>
    </w:p>
    <w:p w14:paraId="50C4834F">
      <w:pPr>
        <w:rPr>
          <w:rFonts w:hint="eastAsia"/>
        </w:rPr>
      </w:pPr>
      <w:r>
        <w:rPr>
          <w:rFonts w:hint="eastAsia"/>
        </w:rPr>
        <w:pict>
          <v:rect id="_x0000_i1451" o:spt="1" style="height:3pt;width:0pt;" fillcolor="#A0A0A0" filled="t" stroked="f" coordsize="21600,21600" o:hr="t" o:hrstd="t" o:hralign="center">
            <v:path/>
            <v:fill on="t" focussize="0,0"/>
            <v:stroke on="f"/>
            <v:imagedata o:title=""/>
            <o:lock v:ext="edit"/>
            <w10:wrap type="none"/>
            <w10:anchorlock/>
          </v:rect>
        </w:pict>
      </w:r>
    </w:p>
    <w:p w14:paraId="1DEE52B4">
      <w:pPr>
        <w:rPr>
          <w:rFonts w:hint="eastAsia"/>
          <w:b/>
          <w:bCs/>
        </w:rPr>
      </w:pPr>
      <w:r>
        <w:rPr>
          <w:rFonts w:hint="eastAsia"/>
          <w:b/>
          <w:bCs/>
        </w:rPr>
        <w:t>实训成果提交</w:t>
      </w:r>
    </w:p>
    <w:p w14:paraId="5AE79789">
      <w:pPr>
        <w:rPr>
          <w:rFonts w:hint="eastAsia"/>
        </w:rPr>
      </w:pPr>
      <w:r>
        <w:rPr>
          <w:rFonts w:hint="eastAsia"/>
        </w:rPr>
        <w:t>请提交以下材料：</w:t>
      </w:r>
    </w:p>
    <w:p w14:paraId="01AD3BF0">
      <w:pPr>
        <w:numPr>
          <w:ilvl w:val="0"/>
          <w:numId w:val="219"/>
        </w:numPr>
        <w:rPr>
          <w:rFonts w:hint="eastAsia"/>
        </w:rPr>
      </w:pPr>
      <w:r>
        <w:rPr>
          <w:rFonts w:hint="eastAsia"/>
        </w:rPr>
        <w:t>完整的商业计划书定稿（Word格式，经过人工修改和核对）</w:t>
      </w:r>
    </w:p>
    <w:p w14:paraId="6DE11F81">
      <w:pPr>
        <w:numPr>
          <w:ilvl w:val="0"/>
          <w:numId w:val="219"/>
        </w:numPr>
        <w:rPr>
          <w:rFonts w:hint="eastAsia"/>
        </w:rPr>
      </w:pPr>
      <w:r>
        <w:rPr>
          <w:rFonts w:hint="eastAsia"/>
        </w:rPr>
        <w:t>一页纸的项目摘要</w:t>
      </w:r>
    </w:p>
    <w:p w14:paraId="70829658">
      <w:pPr>
        <w:numPr>
          <w:ilvl w:val="0"/>
          <w:numId w:val="219"/>
        </w:numPr>
        <w:rPr>
          <w:rFonts w:hint="eastAsia"/>
        </w:rPr>
      </w:pPr>
      <w:r>
        <w:rPr>
          <w:rFonts w:hint="eastAsia"/>
        </w:rPr>
        <w:t>5分钟路演演讲大纲和PPT页面规划</w:t>
      </w:r>
    </w:p>
    <w:p w14:paraId="5CCE8FE6">
      <w:pPr>
        <w:numPr>
          <w:ilvl w:val="0"/>
          <w:numId w:val="219"/>
        </w:numPr>
        <w:rPr>
          <w:rFonts w:hint="eastAsia"/>
        </w:rPr>
      </w:pPr>
      <w:r>
        <w:rPr>
          <w:rFonts w:hint="eastAsia"/>
        </w:rPr>
        <w:t>财务预测部分的验算记录（至少验算1~2个关键数据）</w:t>
      </w:r>
    </w:p>
    <w:p w14:paraId="7B7353FA">
      <w:pPr>
        <w:numPr>
          <w:ilvl w:val="0"/>
          <w:numId w:val="219"/>
        </w:numPr>
        <w:rPr>
          <w:rFonts w:hint="eastAsia"/>
        </w:rPr>
      </w:pPr>
      <w:r>
        <w:rPr>
          <w:rFonts w:hint="eastAsia"/>
        </w:rPr>
        <w:t>一段100字左右的实训反思：在写商业计划书的过程中，哪些部分AI帮了最大的忙？哪些部分你觉得必须自己来做？如果这个项目要真正落地，你觉得还缺什么？</w:t>
      </w:r>
    </w:p>
    <w:p w14:paraId="12698D77">
      <w:pPr>
        <w:rPr>
          <w:rFonts w:hint="eastAsia"/>
        </w:rPr>
      </w:pPr>
      <w:r>
        <w:rPr>
          <w:rFonts w:hint="eastAsia"/>
        </w:rPr>
        <w:pict>
          <v:rect id="_x0000_i1452" o:spt="1" style="height:3pt;width:0pt;" fillcolor="#A0A0A0" filled="t" stroked="f" coordsize="21600,21600" o:hr="t" o:hrstd="t" o:hralign="center">
            <v:path/>
            <v:fill on="t" focussize="0,0"/>
            <v:stroke on="f"/>
            <v:imagedata o:title=""/>
            <o:lock v:ext="edit"/>
            <w10:wrap type="none"/>
            <w10:anchorlock/>
          </v:rect>
        </w:pict>
      </w:r>
    </w:p>
    <w:p w14:paraId="7664DA94">
      <w:pPr>
        <w:rPr>
          <w:rFonts w:hint="eastAsia"/>
          <w:b/>
          <w:bCs/>
        </w:rPr>
      </w:pPr>
      <w:r>
        <w:rPr>
          <w:rFonts w:hint="eastAsia"/>
          <w:b/>
          <w:bCs/>
        </w:rPr>
        <w:t>评价标准</w:t>
      </w:r>
    </w:p>
    <w:p w14:paraId="1622637E">
      <w:r>
        <w:rPr>
          <w:rFonts w:hint="eastAsia"/>
        </w:rPr>
        <w:t>评价标准见表11-4。</w:t>
      </w:r>
    </w:p>
    <w:p w14:paraId="1FE1D50C">
      <w:pPr>
        <w:jc w:val="center"/>
        <w:rPr>
          <w:rFonts w:hint="eastAsia"/>
        </w:rPr>
      </w:pPr>
      <w:r>
        <w:t>表11-4 综合实训评价标准</w:t>
      </w:r>
    </w:p>
    <w:tbl>
      <w:tblPr>
        <w:tblStyle w:val="17"/>
        <w:tblW w:w="7296" w:type="dxa"/>
        <w:tblInd w:w="0" w:type="dxa"/>
        <w:tblLayout w:type="autofit"/>
        <w:tblCellMar>
          <w:top w:w="15" w:type="dxa"/>
          <w:left w:w="15" w:type="dxa"/>
          <w:bottom w:w="15" w:type="dxa"/>
          <w:right w:w="15" w:type="dxa"/>
        </w:tblCellMar>
      </w:tblPr>
      <w:tblGrid>
        <w:gridCol w:w="865"/>
        <w:gridCol w:w="2047"/>
        <w:gridCol w:w="1511"/>
        <w:gridCol w:w="1647"/>
        <w:gridCol w:w="1226"/>
      </w:tblGrid>
      <w:tr w14:paraId="689BB489">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4F98D6">
            <w:pPr>
              <w:rPr>
                <w:rFonts w:hint="eastAsia"/>
                <w:b/>
                <w:bCs/>
              </w:rPr>
            </w:pPr>
            <w:r>
              <w:rPr>
                <w:b/>
                <w:bCs/>
              </w:rPr>
              <w:t>评价项目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A72F32">
            <w:pPr>
              <w:rPr>
                <w:b/>
                <w:bCs/>
              </w:rPr>
            </w:pPr>
            <w:r>
              <w:rPr>
                <w:b/>
                <w:bCs/>
              </w:rPr>
              <w:t>优秀（90~100）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CA68C1">
            <w:pPr>
              <w:rPr>
                <w:b/>
                <w:bCs/>
              </w:rPr>
            </w:pPr>
            <w:r>
              <w:rPr>
                <w:b/>
                <w:bCs/>
              </w:rPr>
              <w:t>良好（75~89）</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0219AEB">
            <w:pPr>
              <w:rPr>
                <w:b/>
                <w:bCs/>
              </w:rPr>
            </w:pPr>
            <w:r>
              <w:rPr>
                <w:b/>
                <w:bCs/>
              </w:rPr>
              <w:t>合格（60~74）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40E4F1">
            <w:pPr>
              <w:rPr>
                <w:b/>
                <w:bCs/>
              </w:rPr>
            </w:pPr>
            <w:r>
              <w:rPr>
                <w:b/>
                <w:bCs/>
              </w:rPr>
              <w:t>不合格（60以下）</w:t>
            </w:r>
          </w:p>
        </w:tc>
      </w:tr>
      <w:tr w14:paraId="7C3863E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69E2D5">
            <w:r>
              <w:t>可行性分析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12FD0E8">
            <w:r>
              <w:t>分析全面客观，有独立判断</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6E31B8">
            <w:r>
              <w:t>基本完成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7626BA">
            <w:r>
              <w:t>分析粗浅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B880F6">
            <w:r>
              <w:t>未完成</w:t>
            </w:r>
          </w:p>
        </w:tc>
      </w:tr>
      <w:tr w14:paraId="72B9700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A5ED0B9">
            <w:r>
              <w:t>计划书结构</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279F74A">
            <w:r>
              <w:t>框架完整，逻辑清晰，各部分衔接好</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C10A08E">
            <w:r>
              <w:t>基本完整</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4EC5D27">
            <w:r>
              <w:t>缺少重要章节</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ABE546A">
            <w:r>
              <w:t>未完成</w:t>
            </w:r>
          </w:p>
        </w:tc>
      </w:tr>
      <w:tr w14:paraId="55041D7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0A95D4">
            <w:r>
              <w:t>市场与竞品分析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22BA29">
            <w:r>
              <w:t>有真实调研数据或合理的信息支撑</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4C9010">
            <w:r>
              <w:t>基本合理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3F6F22">
            <w:r>
              <w:t>全靠AI编造</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B974377">
            <w:r>
              <w:t>未完成</w:t>
            </w:r>
          </w:p>
        </w:tc>
      </w:tr>
      <w:tr w14:paraId="3ECA873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9EA89DD">
            <w:r>
              <w:t>财务预测</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5B7A8E4">
            <w:r>
              <w:t>假设合理，计算正确，有验算记录</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1D72938">
            <w:r>
              <w:t>基本合理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654FC85">
            <w:r>
              <w:t>假设不合理或计算有误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68567A">
            <w:r>
              <w:t>未完成</w:t>
            </w:r>
          </w:p>
        </w:tc>
      </w:tr>
      <w:tr w14:paraId="60D86D2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AB1732F">
            <w:r>
              <w:t>路演准备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9CD31B">
            <w:r>
              <w:t>亮点突出，大纲清晰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5B5E32">
            <w:r>
              <w:t>基本可用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395E29">
            <w:r>
              <w:t>过于简单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DE1500">
            <w:r>
              <w:t>未完成</w:t>
            </w:r>
          </w:p>
        </w:tc>
      </w:tr>
      <w:tr w14:paraId="2EA35B0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9DF5371">
            <w:r>
              <w:t>数据真实性</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79108B1">
            <w:r>
              <w:t>所有数据有来源标注，虚拟数据已标明</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20744B1">
            <w:r>
              <w:t>大部分有标注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BE324B2">
            <w:r>
              <w:t>来源不清</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03BE2B">
            <w:r>
              <w:t>使用大量未经核实的数据</w:t>
            </w:r>
          </w:p>
        </w:tc>
      </w:tr>
      <w:tr w14:paraId="50A3F08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E8DCFC">
            <w:r>
              <w:t>人工修改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729287">
            <w:r>
              <w:t>有明显的人工判断和修改痕迹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96C1CDC">
            <w:r>
              <w:t>做了一些修改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9BF944">
            <w:r>
              <w:t>基本照搬AI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1B67B46">
            <w:r>
              <w:t>未修改</w:t>
            </w:r>
          </w:p>
        </w:tc>
      </w:tr>
    </w:tbl>
    <w:p w14:paraId="3C4FBC3F">
      <w:r>
        <w:rPr>
          <w:rFonts w:hint="eastAsia"/>
        </w:rPr>
        <w:pict>
          <v:rect id="_x0000_i1453" o:spt="1" style="height:3pt;width:0pt;" fillcolor="#A0A0A0" filled="t" stroked="f" coordsize="21600,21600" o:hr="t" o:hrstd="t" o:hralign="center">
            <v:path/>
            <v:fill on="t" focussize="0,0"/>
            <v:stroke on="f"/>
            <v:imagedata o:title=""/>
            <o:lock v:ext="edit"/>
            <w10:wrap type="none"/>
            <w10:anchorlock/>
          </v:rect>
        </w:pict>
      </w:r>
    </w:p>
    <w:p w14:paraId="59F58CC2">
      <w:pPr>
        <w:rPr>
          <w:rFonts w:hint="eastAsia"/>
        </w:rPr>
      </w:pPr>
      <w:r>
        <w:rPr>
          <w:rFonts w:hint="eastAsia"/>
          <w:b/>
          <w:bCs/>
        </w:rPr>
        <w:t>【配套资源】</w:t>
      </w:r>
    </w:p>
    <w:p w14:paraId="3C25E071">
      <w:pPr>
        <w:rPr>
          <w:rFonts w:hint="eastAsia"/>
        </w:rPr>
      </w:pPr>
      <w:r>
        <w:rPr>
          <w:rFonts w:hint="eastAsia"/>
        </w:rPr>
        <w:t>本项目配套资源请扫描教材封底二维码获取：</w:t>
      </w:r>
    </w:p>
    <w:p w14:paraId="14203375">
      <w:pPr>
        <w:numPr>
          <w:ilvl w:val="0"/>
          <w:numId w:val="220"/>
        </w:numPr>
        <w:rPr>
          <w:rFonts w:hint="eastAsia"/>
        </w:rPr>
      </w:pPr>
      <w:r>
        <w:rPr>
          <w:rFonts w:ascii="Segoe UI Emoji" w:hAnsi="Segoe UI Emoji" w:cs="Segoe UI Emoji"/>
        </w:rPr>
        <w:t>📂</w:t>
      </w:r>
      <w:r>
        <w:rPr>
          <w:rFonts w:hint="eastAsia"/>
        </w:rPr>
        <w:t xml:space="preserve"> 实训素材：各备选方向的背景资料包</w:t>
      </w:r>
    </w:p>
    <w:p w14:paraId="3262D244">
      <w:pPr>
        <w:numPr>
          <w:ilvl w:val="0"/>
          <w:numId w:val="220"/>
        </w:numPr>
        <w:rPr>
          <w:rFonts w:hint="eastAsia"/>
        </w:rPr>
      </w:pPr>
      <w:r>
        <w:rPr>
          <w:rFonts w:ascii="Segoe UI Emoji" w:hAnsi="Segoe UI Emoji" w:cs="Segoe UI Emoji"/>
        </w:rPr>
        <w:t>📋</w:t>
      </w:r>
      <w:r>
        <w:rPr>
          <w:rFonts w:hint="eastAsia"/>
        </w:rPr>
        <w:t xml:space="preserve"> 提示词模板集：项目十一各场景提示词参考模板（PDF）</w:t>
      </w:r>
    </w:p>
    <w:p w14:paraId="14294E7A">
      <w:pPr>
        <w:numPr>
          <w:ilvl w:val="0"/>
          <w:numId w:val="220"/>
        </w:numPr>
        <w:rPr>
          <w:rFonts w:hint="eastAsia"/>
        </w:rPr>
      </w:pPr>
      <w:r>
        <w:rPr>
          <w:rFonts w:ascii="Segoe UI Emoji" w:hAnsi="Segoe UI Emoji" w:cs="Segoe UI Emoji"/>
        </w:rPr>
        <w:t>📋</w:t>
      </w:r>
      <w:r>
        <w:rPr>
          <w:rFonts w:hint="eastAsia"/>
        </w:rPr>
        <w:t xml:space="preserve"> 商业计划书参考模板：框架文档</w:t>
      </w:r>
    </w:p>
    <w:p w14:paraId="0FB454A6">
      <w:pPr>
        <w:numPr>
          <w:ilvl w:val="0"/>
          <w:numId w:val="220"/>
        </w:numPr>
        <w:rPr>
          <w:rFonts w:hint="eastAsia"/>
        </w:rPr>
      </w:pPr>
      <w:r>
        <w:rPr>
          <w:rFonts w:ascii="Segoe UI Emoji" w:hAnsi="Segoe UI Emoji" w:cs="Segoe UI Emoji"/>
        </w:rPr>
        <w:t>🎬</w:t>
      </w:r>
      <w:r>
        <w:rPr>
          <w:rFonts w:hint="eastAsia"/>
        </w:rPr>
        <w:t xml:space="preserve"> 操作演示视频：用AI做财务预测的全流程录屏（约7分钟）</w:t>
      </w:r>
    </w:p>
    <w:p w14:paraId="14200BDF">
      <w:pPr>
        <w:numPr>
          <w:ilvl w:val="0"/>
          <w:numId w:val="220"/>
        </w:numPr>
        <w:rPr>
          <w:rFonts w:hint="eastAsia"/>
        </w:rPr>
      </w:pPr>
      <w:r>
        <w:rPr>
          <w:rFonts w:ascii="Segoe UI Emoji" w:hAnsi="Segoe UI Emoji" w:cs="Segoe UI Emoji"/>
        </w:rPr>
        <w:t>📝</w:t>
      </w:r>
      <w:r>
        <w:rPr>
          <w:rFonts w:hint="eastAsia"/>
        </w:rPr>
        <w:t xml:space="preserve"> 活页实训任务单：项目十一综合实训任务书（可打印）</w:t>
      </w:r>
    </w:p>
    <w:p w14:paraId="2C7419E4">
      <w:pPr>
        <w:rPr>
          <w:rFonts w:hint="eastAsia"/>
        </w:rPr>
      </w:pPr>
      <w:r>
        <w:rPr>
          <w:rFonts w:hint="eastAsia"/>
        </w:rPr>
        <w:pict>
          <v:rect id="_x0000_i1454" o:spt="1" style="height:3pt;width:0pt;" fillcolor="#A0A0A0" filled="t" stroked="f" coordsize="21600,21600" o:hr="t" o:hrstd="t" o:hralign="center">
            <v:path/>
            <v:fill on="t" focussize="0,0"/>
            <v:stroke on="f"/>
            <v:imagedata o:title=""/>
            <o:lock v:ext="edit"/>
            <w10:wrap type="none"/>
            <w10:anchorlock/>
          </v:rect>
        </w:pict>
      </w:r>
    </w:p>
    <w:p w14:paraId="7D121C49">
      <w:pPr>
        <w:rPr>
          <w:rFonts w:hint="eastAsia"/>
          <w:b/>
          <w:bCs/>
        </w:rPr>
      </w:pPr>
      <w:r>
        <w:rPr>
          <w:rFonts w:hint="eastAsia"/>
          <w:b/>
          <w:bCs/>
        </w:rPr>
        <w:t>项目总结</w:t>
      </w:r>
    </w:p>
    <w:p w14:paraId="3AD42244">
      <w:pPr>
        <w:rPr>
          <w:rFonts w:hint="eastAsia"/>
        </w:rPr>
      </w:pPr>
      <w:r>
        <w:rPr>
          <w:rFonts w:hint="eastAsia"/>
        </w:rPr>
        <w:t>回顾一下这个项目学到了什么。</w:t>
      </w:r>
    </w:p>
    <w:p w14:paraId="77336D61">
      <w:pPr>
        <w:rPr>
          <w:rFonts w:hint="eastAsia"/>
        </w:rPr>
      </w:pPr>
      <w:r>
        <w:rPr>
          <w:rFonts w:hint="eastAsia"/>
          <w:b/>
          <w:bCs/>
        </w:rPr>
        <w:t>第一，AI是创业路上的"参谋"而不是"军师"。</w:t>
      </w:r>
      <w:r>
        <w:rPr>
          <w:rFonts w:hint="eastAsia"/>
        </w:rPr>
        <w:t> 它能帮你拓宽思路、分析利弊、搭建框架、做财务测算——但创业的核心决策（做不做、做什么、怎么做）必须由你自己做出。AI不了解你的真实处境、你的资源条件、你的风险承受能力——这些只有你自己知道。</w:t>
      </w:r>
    </w:p>
    <w:p w14:paraId="0AF82AE9">
      <w:pPr>
        <w:rPr>
          <w:rFonts w:hint="eastAsia"/>
        </w:rPr>
      </w:pPr>
      <w:r>
        <w:rPr>
          <w:rFonts w:hint="eastAsia"/>
          <w:b/>
          <w:bCs/>
        </w:rPr>
        <w:t>第二，商业计划书的核心是"逻辑"而不是"文采"。</w:t>
      </w:r>
      <w:r>
        <w:rPr>
          <w:rFonts w:hint="eastAsia"/>
        </w:rPr>
        <w:t> 评委看商业计划书看的是：问题是不是真的存在？方案能不能解决这个问题？商业模式能不能赚钱？财务假设合不合理？风险有没有想过怎么应对？AI可以帮你把文字写得漂亮，但逻辑是不是通、假设合不合理，得靠你自己思考。</w:t>
      </w:r>
    </w:p>
    <w:p w14:paraId="6D92EC1B">
      <w:pPr>
        <w:rPr>
          <w:rFonts w:hint="eastAsia"/>
        </w:rPr>
      </w:pPr>
      <w:r>
        <w:rPr>
          <w:rFonts w:hint="eastAsia"/>
          <w:b/>
          <w:bCs/>
        </w:rPr>
        <w:t>第三，财务预测的关键不是精确而是合理。</w:t>
      </w:r>
      <w:r>
        <w:rPr>
          <w:rFonts w:hint="eastAsia"/>
        </w:rPr>
        <w:t> 没有人能精确预测创业后的收入和成本，但你的假设必须有依据——成本是通过实际询价估算的，收入是通过市场调研推算的，增长率是参考同行数据设定的。一个"经得起追问"的财务预测，比一个"看起来很美"的数字表格有价值得多。</w:t>
      </w:r>
    </w:p>
    <w:p w14:paraId="3878C23E">
      <w:pPr>
        <w:rPr>
          <w:rFonts w:hint="eastAsia"/>
        </w:rPr>
      </w:pPr>
      <w:r>
        <w:rPr>
          <w:rFonts w:hint="eastAsia"/>
          <w:b/>
          <w:bCs/>
        </w:rPr>
        <w:t>第四，路演是"讲故事"的能力。</w:t>
      </w:r>
      <w:r>
        <w:rPr>
          <w:rFonts w:hint="eastAsia"/>
        </w:rPr>
        <w:t> 商业计划书再好，如果讲不清楚也白搭。路演的核心是在短短几分钟内让听众记住"你是做什么的""为什么值得关注""你打算怎么赚钱"。AI可以帮你准备内容和模拟答辩，但上台的那几分钟靠的是你自己的表达能力。</w:t>
      </w:r>
    </w:p>
    <w:p w14:paraId="0BC096E0">
      <w:pPr>
        <w:rPr>
          <w:rFonts w:hint="eastAsia"/>
        </w:rPr>
      </w:pPr>
      <w:r>
        <w:rPr>
          <w:rFonts w:hint="eastAsia"/>
          <w:b/>
          <w:bCs/>
        </w:rPr>
        <w:t>第五，创业必须走合规的路。</w:t>
      </w:r>
      <w:r>
        <w:rPr>
          <w:rFonts w:hint="eastAsia"/>
        </w:rPr>
        <w:t> 该办的证照一个不能少、品牌命名要做商标检索、合同要请法律人士审核、宣传不能虚假夸大。合规不是束缚，而是保护——保护你的客户、你的合作伙伴，也保护你自己。</w:t>
      </w:r>
    </w:p>
    <w:p w14:paraId="7668B463">
      <w:pPr>
        <w:rPr>
          <w:rFonts w:hint="eastAsia"/>
        </w:rPr>
      </w:pPr>
      <w:r>
        <w:rPr>
          <w:rFonts w:hint="eastAsia"/>
          <w:b/>
          <w:bCs/>
        </w:rPr>
        <w:t>第六，创业最本质的事情是"解决一个真实的问题"。</w:t>
      </w:r>
      <w:r>
        <w:rPr>
          <w:rFonts w:hint="eastAsia"/>
        </w:rPr>
        <w:t> 不是为了参加比赛拿奖才创业，也不是因为"创业听起来很酷"才创业。好的创业项目一定是从"我发现了一个真实的问题，我想试着解决它"开始的。AI可以帮你把想法变成方案，但发现问题的眼睛和解决问题的决心，只能来自你自己。</w:t>
      </w:r>
    </w:p>
    <w:p w14:paraId="29DD2FD4">
      <w:pPr>
        <w:rPr>
          <w:rFonts w:hint="eastAsia"/>
        </w:rPr>
      </w:pPr>
      <w:r>
        <w:rPr>
          <w:rFonts w:hint="eastAsia"/>
        </w:rPr>
        <w:pict>
          <v:rect id="_x0000_i1455" o:spt="1" style="height:3pt;width:0pt;" fillcolor="#A0A0A0" filled="t" stroked="f" coordsize="21600,21600" o:hr="t" o:hrstd="t" o:hralign="center">
            <v:path/>
            <v:fill on="t" focussize="0,0"/>
            <v:stroke on="f"/>
            <v:imagedata o:title=""/>
            <o:lock v:ext="edit"/>
            <w10:wrap type="none"/>
            <w10:anchorlock/>
          </v:rect>
        </w:pict>
      </w:r>
    </w:p>
    <w:p w14:paraId="2580A737">
      <w:pPr>
        <w:rPr>
          <w:rFonts w:hint="eastAsia"/>
        </w:rPr>
      </w:pPr>
      <w:r>
        <w:rPr>
          <w:rFonts w:hint="eastAsia"/>
        </w:rPr>
        <w:t>本项目的知识关联总结如图11-4所示。</w:t>
      </w:r>
    </w:p>
    <w:p w14:paraId="539BC298">
      <w:r>
        <w:drawing>
          <wp:inline distT="0" distB="0" distL="0" distR="0">
            <wp:extent cx="5274310" cy="2910840"/>
            <wp:effectExtent l="0" t="0" r="2540" b="3810"/>
            <wp:docPr id="1281014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14971" name="图片 1"/>
                    <pic:cNvPicPr>
                      <a:picLocks noChangeAspect="1"/>
                    </pic:cNvPicPr>
                  </pic:nvPicPr>
                  <pic:blipFill>
                    <a:blip r:embed="rId53"/>
                    <a:stretch>
                      <a:fillRect/>
                    </a:stretch>
                  </pic:blipFill>
                  <pic:spPr>
                    <a:xfrm>
                      <a:off x="0" y="0"/>
                      <a:ext cx="5274310" cy="2910840"/>
                    </a:xfrm>
                    <a:prstGeom prst="rect">
                      <a:avLst/>
                    </a:prstGeom>
                  </pic:spPr>
                </pic:pic>
              </a:graphicData>
            </a:graphic>
          </wp:inline>
        </w:drawing>
      </w:r>
    </w:p>
    <w:p w14:paraId="40DD382B">
      <w:pPr>
        <w:jc w:val="center"/>
        <w:rPr>
          <w:rFonts w:hint="eastAsia"/>
        </w:rPr>
      </w:pPr>
      <w:r>
        <w:t>图11-4 项目十一知识关联图</w:t>
      </w:r>
    </w:p>
    <w:p w14:paraId="1985245A">
      <w:pPr>
        <w:rPr>
          <w:rFonts w:hint="eastAsia"/>
        </w:rPr>
      </w:pPr>
      <w:r>
        <w:rPr>
          <w:rFonts w:hint="eastAsia"/>
        </w:rPr>
        <w:pict>
          <v:rect id="_x0000_i1456" o:spt="1" style="height:3pt;width:0pt;" fillcolor="#A0A0A0" filled="t" stroked="f" coordsize="21600,21600" o:hr="t" o:hrstd="t" o:hralign="center">
            <v:path/>
            <v:fill on="t" focussize="0,0"/>
            <v:stroke on="f"/>
            <v:imagedata o:title=""/>
            <o:lock v:ext="edit"/>
            <w10:wrap type="none"/>
            <w10:anchorlock/>
          </v:rect>
        </w:pict>
      </w:r>
    </w:p>
    <w:p w14:paraId="23D05016">
      <w:pPr>
        <w:rPr>
          <w:rFonts w:hint="eastAsia"/>
          <w:b/>
          <w:bCs/>
        </w:rPr>
      </w:pPr>
      <w:r>
        <w:rPr>
          <w:rFonts w:hint="eastAsia"/>
          <w:b/>
          <w:bCs/>
        </w:rPr>
        <w:t>项目考核</w:t>
      </w:r>
    </w:p>
    <w:p w14:paraId="099D2919">
      <w:pPr>
        <w:rPr>
          <w:rFonts w:hint="eastAsia"/>
        </w:rPr>
      </w:pPr>
      <w:r>
        <w:rPr>
          <w:rFonts w:hint="eastAsia"/>
          <w:b/>
          <w:bCs/>
        </w:rPr>
        <w:t>一、判断题（对的打√，错的打×）</w:t>
      </w:r>
    </w:p>
    <w:p w14:paraId="6D3E5409">
      <w:pPr>
        <w:numPr>
          <w:ilvl w:val="0"/>
          <w:numId w:val="221"/>
        </w:numPr>
        <w:rPr>
          <w:rFonts w:hint="eastAsia"/>
        </w:rPr>
      </w:pPr>
      <w:r>
        <w:rPr>
          <w:rFonts w:hint="eastAsia"/>
        </w:rPr>
        <w:t>让AI帮你做创业可行性分析时，应该要求AI给出客观真实的评价，而不是只听鼓励的话。（　）</w:t>
      </w:r>
    </w:p>
    <w:p w14:paraId="0B2AC0B4">
      <w:pPr>
        <w:numPr>
          <w:ilvl w:val="0"/>
          <w:numId w:val="221"/>
        </w:numPr>
        <w:rPr>
          <w:rFonts w:hint="eastAsia"/>
        </w:rPr>
      </w:pPr>
      <w:r>
        <w:rPr>
          <w:rFonts w:hint="eastAsia"/>
        </w:rPr>
        <w:t>商业计划书中的市场规模数据可以直接使用AI生成的数字，不需要标注来源。（　）</w:t>
      </w:r>
    </w:p>
    <w:p w14:paraId="022F6E5E">
      <w:pPr>
        <w:numPr>
          <w:ilvl w:val="0"/>
          <w:numId w:val="221"/>
        </w:numPr>
        <w:rPr>
          <w:rFonts w:hint="eastAsia"/>
        </w:rPr>
      </w:pPr>
      <w:r>
        <w:rPr>
          <w:rFonts w:hint="eastAsia"/>
        </w:rPr>
        <w:t>财务预测的核心不是数字多精确，而是假设合理、逻辑自洽。（　）</w:t>
      </w:r>
    </w:p>
    <w:p w14:paraId="70A9CFBB">
      <w:pPr>
        <w:numPr>
          <w:ilvl w:val="0"/>
          <w:numId w:val="221"/>
        </w:numPr>
        <w:rPr>
          <w:rFonts w:hint="eastAsia"/>
        </w:rPr>
      </w:pPr>
      <w:r>
        <w:rPr>
          <w:rFonts w:hint="eastAsia"/>
        </w:rPr>
        <w:t>AI帮你起的品牌名字可以直接使用，不需要做商标检索。（　）</w:t>
      </w:r>
    </w:p>
    <w:p w14:paraId="3D9332FF">
      <w:pPr>
        <w:numPr>
          <w:ilvl w:val="0"/>
          <w:numId w:val="221"/>
        </w:numPr>
        <w:rPr>
          <w:rFonts w:hint="eastAsia"/>
        </w:rPr>
      </w:pPr>
      <w:r>
        <w:rPr>
          <w:rFonts w:hint="eastAsia"/>
        </w:rPr>
        <w:t>路演准备好演讲稿背下来就行了，不需要练习现场表达。（　）</w:t>
      </w:r>
    </w:p>
    <w:p w14:paraId="531826FE">
      <w:pPr>
        <w:numPr>
          <w:ilvl w:val="0"/>
          <w:numId w:val="221"/>
        </w:numPr>
        <w:rPr>
          <w:rFonts w:hint="eastAsia"/>
        </w:rPr>
      </w:pPr>
      <w:r>
        <w:rPr>
          <w:rFonts w:hint="eastAsia"/>
        </w:rPr>
        <w:t>创业初期如果先把生意做起来，证照可以以后再补办。（　）</w:t>
      </w:r>
    </w:p>
    <w:p w14:paraId="609CCD9D">
      <w:pPr>
        <w:numPr>
          <w:ilvl w:val="0"/>
          <w:numId w:val="221"/>
        </w:numPr>
        <w:rPr>
          <w:rFonts w:hint="eastAsia"/>
        </w:rPr>
      </w:pPr>
      <w:r>
        <w:rPr>
          <w:rFonts w:hint="eastAsia"/>
        </w:rPr>
        <w:t>AI可以帮你起草合作意向书，但正式的法律合同必须经过专业法律人士审核。（　）</w:t>
      </w:r>
    </w:p>
    <w:p w14:paraId="7A88FD16">
      <w:pPr>
        <w:numPr>
          <w:ilvl w:val="0"/>
          <w:numId w:val="221"/>
        </w:numPr>
        <w:rPr>
          <w:rFonts w:hint="eastAsia"/>
        </w:rPr>
      </w:pPr>
      <w:r>
        <w:rPr>
          <w:rFonts w:hint="eastAsia"/>
        </w:rPr>
        <w:t>好的创业项目一定是从"发现一个真实的问题"开始的。（　）</w:t>
      </w:r>
    </w:p>
    <w:p w14:paraId="74623B43">
      <w:pPr>
        <w:rPr>
          <w:rFonts w:hint="eastAsia"/>
        </w:rPr>
      </w:pPr>
      <w:r>
        <w:rPr>
          <w:rFonts w:hint="eastAsia"/>
          <w:b/>
          <w:bCs/>
        </w:rPr>
        <w:t>二、选择题</w:t>
      </w:r>
    </w:p>
    <w:p w14:paraId="7788665C">
      <w:pPr>
        <w:numPr>
          <w:ilvl w:val="0"/>
          <w:numId w:val="222"/>
        </w:numPr>
        <w:rPr>
          <w:rFonts w:hint="eastAsia"/>
        </w:rPr>
      </w:pPr>
      <w:r>
        <w:rPr>
          <w:rFonts w:hint="eastAsia"/>
        </w:rPr>
        <w:t>以下哪种做法是让AI评估创业可行性时的</w:t>
      </w:r>
      <w:r>
        <w:rPr>
          <w:rFonts w:hint="eastAsia"/>
          <w:b/>
          <w:bCs/>
        </w:rPr>
        <w:t>正确</w:t>
      </w:r>
      <w:r>
        <w:rPr>
          <w:rFonts w:hint="eastAsia"/>
        </w:rPr>
        <w:t>方式？（　）</w:t>
      </w:r>
    </w:p>
    <w:p w14:paraId="46CBBC5A">
      <w:pPr>
        <w:rPr>
          <w:rFonts w:hint="eastAsia"/>
        </w:rPr>
      </w:pPr>
      <w:r>
        <w:rPr>
          <w:rFonts w:hint="eastAsia"/>
        </w:rPr>
        <w:t>A. "帮我评估一下我的创业想法，请多鼓励我"</w:t>
      </w:r>
    </w:p>
    <w:p w14:paraId="110595F3">
      <w:pPr>
        <w:rPr>
          <w:rFonts w:hint="eastAsia"/>
        </w:rPr>
      </w:pPr>
      <w:r>
        <w:rPr>
          <w:rFonts w:hint="eastAsia"/>
        </w:rPr>
        <w:t>B. "帮我评估一下我的创业想法，请给出客观分析，如果不可行请直接说明"</w:t>
      </w:r>
    </w:p>
    <w:p w14:paraId="1E56492C">
      <w:pPr>
        <w:rPr>
          <w:rFonts w:hint="eastAsia"/>
        </w:rPr>
      </w:pPr>
      <w:r>
        <w:rPr>
          <w:rFonts w:hint="eastAsia"/>
        </w:rPr>
        <w:t>C. "帮我证明我的创业想法一定能成功"</w:t>
      </w:r>
    </w:p>
    <w:p w14:paraId="6F41D1CE">
      <w:pPr>
        <w:rPr>
          <w:rFonts w:hint="eastAsia"/>
        </w:rPr>
      </w:pPr>
      <w:r>
        <w:rPr>
          <w:rFonts w:hint="eastAsia"/>
        </w:rPr>
        <w:t>D. "帮我写一份可行性分析报告，结论必须是可行的"</w:t>
      </w:r>
    </w:p>
    <w:p w14:paraId="4B1ACE36">
      <w:pPr>
        <w:numPr>
          <w:ilvl w:val="0"/>
          <w:numId w:val="222"/>
        </w:numPr>
        <w:rPr>
          <w:rFonts w:hint="eastAsia"/>
        </w:rPr>
      </w:pPr>
      <w:r>
        <w:rPr>
          <w:rFonts w:hint="eastAsia"/>
        </w:rPr>
        <w:t>商业计划书中的财务预测部分，评委最看重的是（　）。</w:t>
      </w:r>
    </w:p>
    <w:p w14:paraId="5E65C98D">
      <w:pPr>
        <w:rPr>
          <w:rFonts w:hint="eastAsia"/>
        </w:rPr>
      </w:pPr>
      <w:r>
        <w:rPr>
          <w:rFonts w:hint="eastAsia"/>
        </w:rPr>
        <w:t>A. 数字越大越好，预测的收入越高越有吸引力</w:t>
      </w:r>
    </w:p>
    <w:p w14:paraId="01F2218F">
      <w:pPr>
        <w:rPr>
          <w:rFonts w:hint="eastAsia"/>
        </w:rPr>
      </w:pPr>
      <w:r>
        <w:rPr>
          <w:rFonts w:hint="eastAsia"/>
        </w:rPr>
        <w:t>B. 假设合理、计算正确、有风险情景分析</w:t>
      </w:r>
    </w:p>
    <w:p w14:paraId="40FE1DAD">
      <w:pPr>
        <w:rPr>
          <w:rFonts w:hint="eastAsia"/>
        </w:rPr>
      </w:pPr>
      <w:r>
        <w:rPr>
          <w:rFonts w:hint="eastAsia"/>
        </w:rPr>
        <w:t>C. 格式漂亮、图表丰富</w:t>
      </w:r>
    </w:p>
    <w:p w14:paraId="6FC54E90">
      <w:pPr>
        <w:rPr>
          <w:rFonts w:hint="eastAsia"/>
        </w:rPr>
      </w:pPr>
      <w:r>
        <w:rPr>
          <w:rFonts w:hint="eastAsia"/>
        </w:rPr>
        <w:t>D. 预测期越长越好，最好预测到十年后</w:t>
      </w:r>
    </w:p>
    <w:p w14:paraId="7F63DD8C">
      <w:pPr>
        <w:numPr>
          <w:ilvl w:val="0"/>
          <w:numId w:val="222"/>
        </w:numPr>
        <w:rPr>
          <w:rFonts w:hint="eastAsia"/>
        </w:rPr>
      </w:pPr>
      <w:r>
        <w:rPr>
          <w:rFonts w:hint="eastAsia"/>
        </w:rPr>
        <w:t>以下关于品牌命名的做法，</w:t>
      </w:r>
      <w:r>
        <w:rPr>
          <w:rFonts w:hint="eastAsia"/>
          <w:b/>
          <w:bCs/>
        </w:rPr>
        <w:t>最合理</w:t>
      </w:r>
      <w:r>
        <w:rPr>
          <w:rFonts w:hint="eastAsia"/>
        </w:rPr>
        <w:t>的是（　）。</w:t>
      </w:r>
    </w:p>
    <w:p w14:paraId="35375226">
      <w:pPr>
        <w:rPr>
          <w:rFonts w:hint="eastAsia"/>
        </w:rPr>
      </w:pPr>
      <w:r>
        <w:rPr>
          <w:rFonts w:hint="eastAsia"/>
        </w:rPr>
        <w:t>A. 起了个名字觉得好听就直接用</w:t>
      </w:r>
    </w:p>
    <w:p w14:paraId="2657533F">
      <w:pPr>
        <w:rPr>
          <w:rFonts w:hint="eastAsia"/>
        </w:rPr>
      </w:pPr>
      <w:r>
        <w:rPr>
          <w:rFonts w:hint="eastAsia"/>
        </w:rPr>
        <w:t>B. 让AI起名字后做查重和商标检索，确认没有冲突再使用</w:t>
      </w:r>
    </w:p>
    <w:p w14:paraId="7F2170C0">
      <w:pPr>
        <w:rPr>
          <w:rFonts w:hint="eastAsia"/>
        </w:rPr>
      </w:pPr>
      <w:r>
        <w:rPr>
          <w:rFonts w:hint="eastAsia"/>
        </w:rPr>
        <w:t>C. 故意取一个跟知名品牌很像的名字来蹭流量</w:t>
      </w:r>
    </w:p>
    <w:p w14:paraId="40EF5FEC">
      <w:pPr>
        <w:rPr>
          <w:rFonts w:hint="eastAsia"/>
        </w:rPr>
      </w:pPr>
      <w:r>
        <w:rPr>
          <w:rFonts w:hint="eastAsia"/>
        </w:rPr>
        <w:t>D. 名字越长越好，这样不容易跟别人重复</w:t>
      </w:r>
    </w:p>
    <w:p w14:paraId="3A3FC969">
      <w:pPr>
        <w:numPr>
          <w:ilvl w:val="0"/>
          <w:numId w:val="222"/>
        </w:numPr>
        <w:rPr>
          <w:rFonts w:hint="eastAsia"/>
        </w:rPr>
      </w:pPr>
      <w:r>
        <w:rPr>
          <w:rFonts w:hint="eastAsia"/>
        </w:rPr>
        <w:t>关于AI辅助创业和路演，以下说法</w:t>
      </w:r>
      <w:r>
        <w:rPr>
          <w:rFonts w:hint="eastAsia"/>
          <w:b/>
          <w:bCs/>
        </w:rPr>
        <w:t>最准确</w:t>
      </w:r>
      <w:r>
        <w:rPr>
          <w:rFonts w:hint="eastAsia"/>
        </w:rPr>
        <w:t>的是（　）。</w:t>
      </w:r>
    </w:p>
    <w:p w14:paraId="3C1E9178">
      <w:pPr>
        <w:rPr>
          <w:rFonts w:hint="eastAsia"/>
        </w:rPr>
      </w:pPr>
      <w:r>
        <w:rPr>
          <w:rFonts w:hint="eastAsia"/>
        </w:rPr>
        <w:t>A. AI可以替代创业者做所有决策</w:t>
      </w:r>
    </w:p>
    <w:p w14:paraId="7BBF77A4">
      <w:pPr>
        <w:rPr>
          <w:rFonts w:hint="eastAsia"/>
        </w:rPr>
      </w:pPr>
      <w:r>
        <w:rPr>
          <w:rFonts w:hint="eastAsia"/>
        </w:rPr>
        <w:t>B. AI可以帮你准备内容和模拟练习，但最终的决策和现场表达必须靠自己</w:t>
      </w:r>
    </w:p>
    <w:p w14:paraId="7B5DC09E">
      <w:pPr>
        <w:rPr>
          <w:rFonts w:hint="eastAsia"/>
        </w:rPr>
      </w:pPr>
      <w:r>
        <w:rPr>
          <w:rFonts w:hint="eastAsia"/>
        </w:rPr>
        <w:t>C. 有了AI就不需要做实地调研了</w:t>
      </w:r>
    </w:p>
    <w:p w14:paraId="56B358EB">
      <w:pPr>
        <w:rPr>
          <w:rFonts w:hint="eastAsia"/>
        </w:rPr>
      </w:pPr>
      <w:r>
        <w:rPr>
          <w:rFonts w:hint="eastAsia"/>
        </w:rPr>
        <w:t>D. 路演只要PPT做得好就行，不需要练习演讲</w:t>
      </w:r>
    </w:p>
    <w:p w14:paraId="39672263">
      <w:pPr>
        <w:numPr>
          <w:ilvl w:val="0"/>
          <w:numId w:val="222"/>
        </w:numPr>
        <w:rPr>
          <w:rFonts w:hint="eastAsia"/>
        </w:rPr>
      </w:pPr>
      <w:r>
        <w:rPr>
          <w:rFonts w:hint="eastAsia"/>
        </w:rPr>
        <w:t>以下哪种行为</w:t>
      </w:r>
      <w:r>
        <w:rPr>
          <w:rFonts w:hint="eastAsia"/>
          <w:b/>
          <w:bCs/>
        </w:rPr>
        <w:t>不符合</w:t>
      </w:r>
      <w:r>
        <w:rPr>
          <w:rFonts w:hint="eastAsia"/>
        </w:rPr>
        <w:t>创业初期的合规要求？（　）</w:t>
      </w:r>
    </w:p>
    <w:p w14:paraId="449F02D6">
      <w:pPr>
        <w:rPr>
          <w:rFonts w:hint="eastAsia"/>
        </w:rPr>
      </w:pPr>
      <w:r>
        <w:rPr>
          <w:rFonts w:hint="eastAsia"/>
        </w:rPr>
        <w:t>A. 在正式经营前办理营业执照</w:t>
      </w:r>
    </w:p>
    <w:p w14:paraId="233CA18A">
      <w:pPr>
        <w:rPr>
          <w:rFonts w:hint="eastAsia"/>
        </w:rPr>
      </w:pPr>
      <w:r>
        <w:rPr>
          <w:rFonts w:hint="eastAsia"/>
        </w:rPr>
        <w:t>B. 涉及餐饮的业务办理食品经营许可证</w:t>
      </w:r>
    </w:p>
    <w:p w14:paraId="680DDDC8">
      <w:pPr>
        <w:rPr>
          <w:rFonts w:hint="eastAsia"/>
        </w:rPr>
      </w:pPr>
      <w:r>
        <w:rPr>
          <w:rFonts w:hint="eastAsia"/>
        </w:rPr>
        <w:t>C. 觉得小店不用报税，等做大了再说</w:t>
      </w:r>
    </w:p>
    <w:p w14:paraId="770239C3">
      <w:pPr>
        <w:rPr>
          <w:rFonts w:hint="eastAsia"/>
        </w:rPr>
      </w:pPr>
      <w:r>
        <w:rPr>
          <w:rFonts w:hint="eastAsia"/>
        </w:rPr>
        <w:t>D. 签合同前请法律人士审核条款</w:t>
      </w:r>
    </w:p>
    <w:p w14:paraId="2B6EF490">
      <w:pPr>
        <w:rPr>
          <w:rFonts w:hint="eastAsia"/>
        </w:rPr>
      </w:pPr>
      <w:r>
        <w:rPr>
          <w:rFonts w:hint="eastAsia"/>
          <w:b/>
          <w:bCs/>
        </w:rPr>
        <w:t>三、操作题</w:t>
      </w:r>
    </w:p>
    <w:p w14:paraId="5AA90291">
      <w:pPr>
        <w:numPr>
          <w:ilvl w:val="0"/>
          <w:numId w:val="223"/>
        </w:numPr>
        <w:rPr>
          <w:rFonts w:hint="eastAsia"/>
        </w:rPr>
      </w:pPr>
      <w:r>
        <w:rPr>
          <w:rFonts w:hint="eastAsia"/>
        </w:rPr>
        <w:t>选一个你感兴趣的创业方向，让AI帮你做一次可行性分析。在提示词中明确要求AI"给出客观分析，如果不可行请说明原因"。截图保存AI的分析结果。你同意AI的判断吗？有没有AI没考虑到的因素？写一段50字的评语。</w:t>
      </w:r>
    </w:p>
    <w:p w14:paraId="20D44EBE">
      <w:pPr>
        <w:numPr>
          <w:ilvl w:val="0"/>
          <w:numId w:val="223"/>
        </w:numPr>
        <w:rPr>
          <w:rFonts w:hint="eastAsia"/>
        </w:rPr>
      </w:pPr>
      <w:r>
        <w:rPr>
          <w:rFonts w:hint="eastAsia"/>
        </w:rPr>
        <w:t>让AI为你选定的创业方向生成一份商业计划书的框架目录。截图保存。然后选其中一个章节（建议选"财务预测"或"市场分析"），提供你自己估算或调查的信息，让AI帮你写出该章节的内容。截图保存。</w:t>
      </w:r>
    </w:p>
    <w:p w14:paraId="0BDD8F3E">
      <w:pPr>
        <w:numPr>
          <w:ilvl w:val="0"/>
          <w:numId w:val="223"/>
        </w:numPr>
        <w:rPr>
          <w:rFonts w:hint="eastAsia"/>
        </w:rPr>
      </w:pPr>
      <w:r>
        <w:rPr>
          <w:rFonts w:hint="eastAsia"/>
        </w:rPr>
        <w:t>让AI帮你为一个虚拟的创业项目起10个品牌名字。从中选一个你最喜欢的，然后去国家企业信用信息公示系统或中国商标网上查一下有没有被注册过。记录查询结果。</w:t>
      </w:r>
    </w:p>
    <w:p w14:paraId="4DCCE430">
      <w:pPr>
        <w:rPr>
          <w:rFonts w:hint="eastAsia"/>
        </w:rPr>
      </w:pPr>
      <w:r>
        <w:rPr>
          <w:rFonts w:hint="eastAsia"/>
          <w:b/>
          <w:bCs/>
        </w:rPr>
        <w:t>四、思考题</w:t>
      </w:r>
    </w:p>
    <w:p w14:paraId="485AD4C9">
      <w:pPr>
        <w:numPr>
          <w:ilvl w:val="0"/>
          <w:numId w:val="224"/>
        </w:numPr>
        <w:rPr>
          <w:rFonts w:hint="eastAsia"/>
        </w:rPr>
      </w:pPr>
      <w:r>
        <w:rPr>
          <w:rFonts w:hint="eastAsia"/>
        </w:rPr>
        <w:t>本项目强调"创业的本质是解决一个真实的问题"。请举一个你在日常生活中观察到的"没有被很好地解决的问题"——它可以很小、很具体。然后思考：如果围绕这个问题做一个创业项目，用AI做一次30秒的快速可行性评估，结果如何？</w:t>
      </w:r>
    </w:p>
    <w:p w14:paraId="5FA20A92">
      <w:pPr>
        <w:numPr>
          <w:ilvl w:val="0"/>
          <w:numId w:val="224"/>
        </w:numPr>
        <w:rPr>
          <w:rFonts w:hint="eastAsia"/>
        </w:rPr>
      </w:pPr>
      <w:r>
        <w:rPr>
          <w:rFonts w:hint="eastAsia"/>
        </w:rPr>
        <w:t>如果你参加了创新创业比赛并用AI辅助完成了商业计划书，评委在答辩时问你："你的商业计划书是不是AI写的？"你会怎么回答？怎样回答既诚实又能体现你的真实价值？</w:t>
      </w:r>
    </w:p>
    <w:p w14:paraId="667C5DED">
      <w:pPr>
        <w:rPr>
          <w:rFonts w:hint="eastAsia"/>
        </w:rPr>
      </w:pPr>
      <w:r>
        <w:rPr>
          <w:rFonts w:hint="eastAsia"/>
        </w:rPr>
        <w:pict>
          <v:rect id="_x0000_i1457" o:spt="1" style="height:3pt;width:0pt;" fillcolor="#A0A0A0" filled="t" stroked="f" coordsize="21600,21600" o:hr="t" o:hrstd="t" o:hralign="center">
            <v:path/>
            <v:fill on="t" focussize="0,0"/>
            <v:stroke on="f"/>
            <v:imagedata o:title=""/>
            <o:lock v:ext="edit"/>
            <w10:wrap type="none"/>
            <w10:anchorlock/>
          </v:rect>
        </w:pict>
      </w:r>
    </w:p>
    <w:p w14:paraId="4C2C3399">
      <w:pPr>
        <w:rPr>
          <w:rFonts w:hint="eastAsia"/>
        </w:rPr>
      </w:pPr>
      <w:r>
        <w:rPr>
          <w:rFonts w:hint="eastAsia"/>
          <w:b/>
          <w:bCs/>
        </w:rPr>
        <w:t>参考答案提示</w:t>
      </w:r>
    </w:p>
    <w:p w14:paraId="56C46101">
      <w:pPr>
        <w:rPr>
          <w:rFonts w:hint="eastAsia"/>
        </w:rPr>
      </w:pPr>
      <w:r>
        <w:rPr>
          <w:rFonts w:hint="eastAsia"/>
        </w:rPr>
        <w:t>判断题：1.√ 2.× 3.√ 4.× 5.× 6.× 7.√ 8.√</w:t>
      </w:r>
    </w:p>
    <w:p w14:paraId="46CA36D5">
      <w:pPr>
        <w:rPr>
          <w:rFonts w:hint="eastAsia"/>
        </w:rPr>
      </w:pPr>
      <w:r>
        <w:rPr>
          <w:rFonts w:hint="eastAsia"/>
        </w:rPr>
        <w:t>选择题：1.B 2.B 3.B 4.B 5.C</w:t>
      </w:r>
    </w:p>
    <w:p w14:paraId="56A6708E">
      <w:pPr>
        <w:rPr>
          <w:rFonts w:hint="eastAsia"/>
        </w:rPr>
      </w:pPr>
      <w:r>
        <w:rPr>
          <w:rFonts w:hint="eastAsia"/>
        </w:rPr>
        <w:pict>
          <v:rect id="_x0000_i1458" o:spt="1" style="height:3pt;width:0pt;" fillcolor="#A0A0A0" filled="t" stroked="f" coordsize="21600,21600" o:hr="t" o:hrstd="t" o:hralign="center">
            <v:path/>
            <v:fill on="t" focussize="0,0"/>
            <v:stroke on="f"/>
            <v:imagedata o:title=""/>
            <o:lock v:ext="edit"/>
            <w10:wrap type="none"/>
            <w10:anchorlock/>
          </v:rect>
        </w:pict>
      </w:r>
    </w:p>
    <w:p w14:paraId="4A38D5FF">
      <w:pPr>
        <w:rPr>
          <w:rFonts w:hint="eastAsia"/>
        </w:rPr>
      </w:pPr>
      <w:r>
        <w:rPr>
          <w:rFonts w:hint="eastAsia"/>
          <w:b/>
          <w:bCs/>
        </w:rPr>
        <w:t>【课后拓展】</w:t>
      </w:r>
    </w:p>
    <w:p w14:paraId="01766C62">
      <w:pPr>
        <w:numPr>
          <w:ilvl w:val="0"/>
          <w:numId w:val="225"/>
        </w:numPr>
        <w:rPr>
          <w:rFonts w:hint="eastAsia"/>
        </w:rPr>
      </w:pPr>
      <w:r>
        <w:rPr>
          <w:rFonts w:hint="eastAsia"/>
        </w:rPr>
        <w:t>如果你的学校有创业孵化器或创新创业学院，去实地了解一下入驻条件和支持政策。很多学校为学生创业提供了免费的办公场地、创业导师和小额资金支持——这些都是创业起步时非常有价值的资源。</w:t>
      </w:r>
    </w:p>
    <w:p w14:paraId="3728AFCA">
      <w:pPr>
        <w:numPr>
          <w:ilvl w:val="0"/>
          <w:numId w:val="225"/>
        </w:numPr>
        <w:rPr>
          <w:rFonts w:hint="eastAsia"/>
        </w:rPr>
      </w:pPr>
      <w:r>
        <w:rPr>
          <w:rFonts w:hint="eastAsia"/>
        </w:rPr>
        <w:t>找一个你觉得做得不错的创业项目案例（可以是校内的、网上看到的、或者身边的），分析一下它成功的原因是什么——是解决了一个真实的问题？还是团队特别强？还是抓住了一个好时机？跟AI讨论一下你的分析。</w:t>
      </w:r>
    </w:p>
    <w:p w14:paraId="2EEC971A">
      <w:pPr>
        <w:numPr>
          <w:ilvl w:val="0"/>
          <w:numId w:val="225"/>
        </w:numPr>
        <w:rPr>
          <w:rFonts w:hint="eastAsia"/>
        </w:rPr>
      </w:pPr>
      <w:r>
        <w:rPr>
          <w:rFonts w:hint="eastAsia"/>
        </w:rPr>
        <w:t>跟同学组建一个3~4人的团队，选一个创业方向，用AI辅助完成一份商业计划书。然后在班上做一次5分钟的模拟路演，请同学们投票打分。这个过程本身就是很好的团队协作和表达能力的锻炼。</w:t>
      </w:r>
    </w:p>
    <w:p w14:paraId="456D80A9">
      <w:pPr>
        <w:rPr>
          <w:rFonts w:hint="eastAsia"/>
        </w:rPr>
      </w:pPr>
      <w:r>
        <w:rPr>
          <w:rFonts w:hint="eastAsia"/>
        </w:rPr>
        <w:pict>
          <v:rect id="_x0000_i1459" o:spt="1" style="height:3pt;width:0pt;" fillcolor="#A0A0A0" filled="t" stroked="f" coordsize="21600,21600" o:hr="t" o:hrstd="t" o:hralign="center">
            <v:path/>
            <v:fill on="t" focussize="0,0"/>
            <v:stroke on="f"/>
            <v:imagedata o:title=""/>
            <o:lock v:ext="edit"/>
            <w10:wrap type="none"/>
            <w10:anchorlock/>
          </v:rect>
        </w:pict>
      </w:r>
    </w:p>
    <w:p w14:paraId="114C0F15">
      <w:pPr>
        <w:widowControl/>
        <w:jc w:val="left"/>
        <w:rPr>
          <w:rFonts w:hint="eastAsia"/>
        </w:rPr>
      </w:pPr>
      <w:r>
        <w:rPr>
          <w:rFonts w:hint="eastAsia"/>
        </w:rPr>
        <w:br w:type="page"/>
      </w:r>
    </w:p>
    <w:p w14:paraId="58087FDD">
      <w:pPr>
        <w:rPr>
          <w:b/>
          <w:bCs/>
        </w:rPr>
      </w:pPr>
      <w:r>
        <w:rPr>
          <w:rFonts w:hint="eastAsia"/>
          <w:b/>
          <w:bCs/>
        </w:rPr>
        <w:t>项目十二 安全、规范与负责任地使用AI</w:t>
      </w:r>
    </w:p>
    <w:p w14:paraId="591E1E7F">
      <w:pPr>
        <w:rPr>
          <w:rFonts w:hint="eastAsia"/>
        </w:rPr>
      </w:pPr>
      <w:r>
        <w:rPr>
          <w:rFonts w:hint="eastAsia"/>
        </w:rPr>
        <w:pict>
          <v:rect id="_x0000_i1460" o:spt="1" style="height:3pt;width:0pt;" fillcolor="#A0A0A0" filled="t" stroked="f" coordsize="21600,21600" o:hr="t" o:hrstd="t" o:hralign="center">
            <v:path/>
            <v:fill on="t" focussize="0,0"/>
            <v:stroke on="f"/>
            <v:imagedata o:title=""/>
            <o:lock v:ext="edit"/>
            <w10:wrap type="none"/>
            <w10:anchorlock/>
          </v:rect>
        </w:pict>
      </w:r>
    </w:p>
    <w:p w14:paraId="7384C679">
      <w:pPr>
        <w:rPr>
          <w:rFonts w:hint="eastAsia"/>
          <w:b/>
          <w:bCs/>
        </w:rPr>
      </w:pPr>
      <w:r>
        <w:rPr>
          <w:rFonts w:hint="eastAsia"/>
          <w:b/>
          <w:bCs/>
        </w:rPr>
        <w:t>【场景导入】</w:t>
      </w:r>
    </w:p>
    <w:p w14:paraId="47BF1614">
      <w:pPr>
        <w:rPr>
          <w:rFonts w:hint="eastAsia"/>
        </w:rPr>
      </w:pPr>
      <w:r>
        <w:rPr>
          <w:rFonts w:hint="eastAsia"/>
        </w:rPr>
        <w:t>大数据与财务管理专业的学生小孟在某商贸公司实习了快三个月，AI工具已经成了他的日常"标配"——写工作总结用AI、整理数据用AI、起草邮件用AI、策划活动方案也用AI。他觉得自己效率提升了很多，主管也表扬过他"上手快"。</w:t>
      </w:r>
    </w:p>
    <w:p w14:paraId="08BEDC81">
      <w:pPr>
        <w:rPr>
          <w:rFonts w:hint="eastAsia"/>
        </w:rPr>
      </w:pPr>
      <w:r>
        <w:rPr>
          <w:rFonts w:hint="eastAsia"/>
        </w:rPr>
        <w:t>直到有一天出了两件事，让他猛然意识到"会用AI"和"用好AI"之间还差很远。</w:t>
      </w:r>
    </w:p>
    <w:p w14:paraId="1D1DEF2C">
      <w:pPr>
        <w:rPr>
          <w:rFonts w:hint="eastAsia"/>
        </w:rPr>
      </w:pPr>
      <w:r>
        <w:rPr>
          <w:rFonts w:hint="eastAsia"/>
          <w:b/>
          <w:bCs/>
        </w:rPr>
        <w:t>第一件事</w:t>
      </w:r>
      <w:r>
        <w:rPr>
          <w:rFonts w:hint="eastAsia"/>
        </w:rPr>
        <w:t>：主管让他分析一批客户的消费数据，他随手把包含客户姓名、手机号和消费记录的Excel表格上传到了AI平台。分析做完之后，同事提醒他："你把客户真实信息传到外面的平台上了，这可是客户隐私，万一泄露了怎么办？"小孟这才意识到问题的严重性——他连脱敏处理都没做。</w:t>
      </w:r>
    </w:p>
    <w:p w14:paraId="206D2834">
      <w:pPr>
        <w:rPr>
          <w:rFonts w:hint="eastAsia"/>
        </w:rPr>
      </w:pPr>
      <w:r>
        <w:rPr>
          <w:rFonts w:hint="eastAsia"/>
          <w:b/>
          <w:bCs/>
        </w:rPr>
        <w:t>第二件事</w:t>
      </w:r>
      <w:r>
        <w:rPr>
          <w:rFonts w:hint="eastAsia"/>
        </w:rPr>
        <w:t>：他用AI帮忙写了一份产品宣传文案，里面有一句"经权威机构检测认证，品质行业领先"。主管看了之后脸色一变："什么权威机构？哪个检测认证？你有证明文件吗？"小孟说不出来——因为这句话是AI自己加上去的，他没有核实就直接用了。主管说："这种没有依据的宣传语发出去，被投诉了就是虚假广告。"</w:t>
      </w:r>
    </w:p>
    <w:p w14:paraId="16AC15BB">
      <w:pPr>
        <w:rPr>
          <w:rFonts w:hint="eastAsia"/>
        </w:rPr>
      </w:pPr>
      <w:r>
        <w:rPr>
          <w:rFonts w:hint="eastAsia"/>
        </w:rPr>
        <w:t>这两件事让小孟反思了很久。他意识到：AI工具确实能帮他提高效率，但</w:t>
      </w:r>
      <w:r>
        <w:rPr>
          <w:rFonts w:hint="eastAsia"/>
          <w:b/>
          <w:bCs/>
        </w:rPr>
        <w:t>如果不注意安全和规范，用AI反而可能给自己和公司惹来大麻烦</w:t>
      </w:r>
      <w:r>
        <w:rPr>
          <w:rFonts w:hint="eastAsia"/>
        </w:rPr>
        <w:t>。</w:t>
      </w:r>
    </w:p>
    <w:p w14:paraId="62CA5B4F">
      <w:pPr>
        <w:rPr>
          <w:rFonts w:hint="eastAsia"/>
        </w:rPr>
      </w:pPr>
      <w:r>
        <w:rPr>
          <w:rFonts w:hint="eastAsia"/>
        </w:rPr>
        <w:t>从那以后，他给自己定了几条规矩：上传数据前先脱敏、AI生成的内容必须核实关键信息、涉及法律法规的表述不能盲信AI、宣传文案要做合规检查才能发出。</w:t>
      </w:r>
    </w:p>
    <w:p w14:paraId="081DBE45">
      <w:pPr>
        <w:rPr>
          <w:rFonts w:hint="eastAsia"/>
        </w:rPr>
      </w:pPr>
      <w:r>
        <w:rPr>
          <w:rFonts w:hint="eastAsia"/>
          <w:b/>
          <w:bCs/>
        </w:rPr>
        <w:t>这个项目是全书的最后一个项目，也是最重要的一个。前面十一个项目教的是"怎么用AI做各种工作任务"，这个项目教的是"用AI时什么能做、什么不能做、怎么用才安全、怎么用才负责"。技能可以慢慢练，但底线必须从第一天就划清。</w:t>
      </w:r>
    </w:p>
    <w:p w14:paraId="78190500">
      <w:pPr>
        <w:rPr>
          <w:rFonts w:hint="eastAsia"/>
        </w:rPr>
      </w:pPr>
      <w:r>
        <w:rPr>
          <w:rFonts w:hint="eastAsia"/>
        </w:rPr>
        <w:pict>
          <v:rect id="_x0000_i1461" o:spt="1" style="height:3pt;width:0pt;" fillcolor="#A0A0A0" filled="t" stroked="f" coordsize="21600,21600" o:hr="t" o:hrstd="t" o:hralign="center">
            <v:path/>
            <v:fill on="t" focussize="0,0"/>
            <v:stroke on="f"/>
            <v:imagedata o:title=""/>
            <o:lock v:ext="edit"/>
            <w10:wrap type="none"/>
            <w10:anchorlock/>
          </v:rect>
        </w:pict>
      </w:r>
    </w:p>
    <w:p w14:paraId="72E1CA15">
      <w:pPr>
        <w:rPr>
          <w:rFonts w:hint="eastAsia"/>
        </w:rPr>
      </w:pPr>
      <w:r>
        <w:rPr>
          <w:rFonts w:hint="eastAsia"/>
          <w:b/>
          <w:bCs/>
        </w:rPr>
        <w:t>【学习目标】</w:t>
      </w:r>
    </w:p>
    <w:tbl>
      <w:tblPr>
        <w:tblStyle w:val="17"/>
        <w:tblW w:w="7296" w:type="dxa"/>
        <w:tblInd w:w="0" w:type="dxa"/>
        <w:tblLayout w:type="autofit"/>
        <w:tblCellMar>
          <w:top w:w="15" w:type="dxa"/>
          <w:left w:w="15" w:type="dxa"/>
          <w:bottom w:w="15" w:type="dxa"/>
          <w:right w:w="15" w:type="dxa"/>
        </w:tblCellMar>
      </w:tblPr>
      <w:tblGrid>
        <w:gridCol w:w="840"/>
        <w:gridCol w:w="6456"/>
      </w:tblGrid>
      <w:tr w14:paraId="24940E3A">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B1275D9">
            <w:pPr>
              <w:rPr>
                <w:rFonts w:hint="eastAsia"/>
                <w:b/>
                <w:bCs/>
              </w:rPr>
            </w:pPr>
            <w:r>
              <w:rPr>
                <w:b/>
                <w:bCs/>
              </w:rPr>
              <w:t>目标维度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3FE729">
            <w:pPr>
              <w:rPr>
                <w:b/>
                <w:bCs/>
              </w:rPr>
            </w:pPr>
            <w:r>
              <w:rPr>
                <w:b/>
                <w:bCs/>
              </w:rPr>
              <w:t>具体要求</w:t>
            </w:r>
          </w:p>
        </w:tc>
      </w:tr>
      <w:tr w14:paraId="345912C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EF28423">
            <w:r>
              <w:rPr>
                <w:b/>
                <w:bCs/>
              </w:rP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C40DFB">
            <w:r>
              <w:t>①了解AI大模型的主要局限性（幻觉、时效性、偏见等）；②知道使用AI时的安全红线和信息保护要求；③了解与AI相关的主要法律法规的基本内容</w:t>
            </w:r>
          </w:p>
        </w:tc>
      </w:tr>
      <w:tr w14:paraId="601FACA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8331A4A">
            <w:r>
              <w:rPr>
                <w:b/>
                <w:bCs/>
              </w:rP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B845E3A">
            <w:r>
              <w:t>①能识别AI输出中的常见错误和风险；②能在使用AI时正确处理敏感信息和商业秘密；③能制定个人或团队的AI使用规范；④能对AI生成内容进行合规性检查</w:t>
            </w:r>
          </w:p>
        </w:tc>
      </w:tr>
      <w:tr w14:paraId="790EDC9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2ED3B0">
            <w:r>
              <w:rPr>
                <w:b/>
                <w:bCs/>
              </w:rP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7BE50C">
            <w:r>
              <w:t>①树立"AI是工具不是权威，使用者才是责任人"的清醒认知；②增强数据安全意识和法律法规意识；③培养负责任地使用AI的职业习惯，做AI的驾驭者而非依赖者</w:t>
            </w:r>
          </w:p>
        </w:tc>
      </w:tr>
    </w:tbl>
    <w:p w14:paraId="4A3187E3">
      <w:r>
        <w:rPr>
          <w:rFonts w:hint="eastAsia"/>
        </w:rPr>
        <w:pict>
          <v:rect id="_x0000_i1462" o:spt="1" style="height:3pt;width:0pt;" fillcolor="#A0A0A0" filled="t" stroked="f" coordsize="21600,21600" o:hr="t" o:hrstd="t" o:hralign="center">
            <v:path/>
            <v:fill on="t" focussize="0,0"/>
            <v:stroke on="f"/>
            <v:imagedata o:title=""/>
            <o:lock v:ext="edit"/>
            <w10:wrap type="none"/>
            <w10:anchorlock/>
          </v:rect>
        </w:pict>
      </w:r>
    </w:p>
    <w:p w14:paraId="6936F331">
      <w:pPr>
        <w:rPr>
          <w:rFonts w:hint="eastAsia"/>
        </w:rPr>
      </w:pPr>
      <w:r>
        <w:rPr>
          <w:rFonts w:hint="eastAsia"/>
        </w:rPr>
        <w:t>本项目的知识结构如图12-1所示。</w:t>
      </w:r>
    </w:p>
    <w:p w14:paraId="7C1C95EF">
      <w:r>
        <w:drawing>
          <wp:inline distT="0" distB="0" distL="0" distR="0">
            <wp:extent cx="5274310" cy="2278380"/>
            <wp:effectExtent l="0" t="0" r="2540" b="7620"/>
            <wp:docPr id="969236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36663" name="图片 1"/>
                    <pic:cNvPicPr>
                      <a:picLocks noChangeAspect="1"/>
                    </pic:cNvPicPr>
                  </pic:nvPicPr>
                  <pic:blipFill>
                    <a:blip r:embed="rId54"/>
                    <a:stretch>
                      <a:fillRect/>
                    </a:stretch>
                  </pic:blipFill>
                  <pic:spPr>
                    <a:xfrm>
                      <a:off x="0" y="0"/>
                      <a:ext cx="5274310" cy="2278380"/>
                    </a:xfrm>
                    <a:prstGeom prst="rect">
                      <a:avLst/>
                    </a:prstGeom>
                  </pic:spPr>
                </pic:pic>
              </a:graphicData>
            </a:graphic>
          </wp:inline>
        </w:drawing>
      </w:r>
    </w:p>
    <w:p w14:paraId="3942EF1C">
      <w:pPr>
        <w:jc w:val="center"/>
        <w:rPr>
          <w:rFonts w:hint="eastAsia"/>
        </w:rPr>
      </w:pPr>
      <w:r>
        <w:rPr>
          <w:rFonts w:hint="eastAsia"/>
        </w:rPr>
        <w:t>图12-1 项目十二知识结构图</w:t>
      </w:r>
    </w:p>
    <w:p w14:paraId="6FB0EAAE">
      <w:pPr>
        <w:rPr>
          <w:rFonts w:hint="eastAsia"/>
        </w:rPr>
      </w:pPr>
      <w:r>
        <w:rPr>
          <w:rFonts w:hint="eastAsia"/>
        </w:rPr>
        <w:pict>
          <v:rect id="_x0000_i1463" o:spt="1" style="height:3pt;width:0pt;" fillcolor="#A0A0A0" filled="t" stroked="f" coordsize="21600,21600" o:hr="t" o:hrstd="t" o:hralign="center">
            <v:path/>
            <v:fill on="t" focussize="0,0"/>
            <v:stroke on="f"/>
            <v:imagedata o:title=""/>
            <o:lock v:ext="edit"/>
            <w10:wrap type="none"/>
            <w10:anchorlock/>
          </v:rect>
        </w:pict>
      </w:r>
    </w:p>
    <w:p w14:paraId="712814F6">
      <w:pPr>
        <w:rPr>
          <w:rFonts w:hint="eastAsia"/>
          <w:b/>
          <w:bCs/>
        </w:rPr>
      </w:pPr>
      <w:r>
        <w:rPr>
          <w:rFonts w:hint="eastAsia"/>
          <w:b/>
          <w:bCs/>
        </w:rPr>
        <w:t>任务一 认清AI的局限</w:t>
      </w:r>
    </w:p>
    <w:p w14:paraId="29B91608">
      <w:pPr>
        <w:rPr>
          <w:rFonts w:hint="eastAsia"/>
        </w:rPr>
      </w:pPr>
      <w:r>
        <w:rPr>
          <w:rFonts w:hint="eastAsia"/>
          <w:b/>
          <w:bCs/>
        </w:rPr>
        <w:t>【任务描述】</w:t>
      </w:r>
      <w:r>
        <w:rPr>
          <w:rFonts w:hint="eastAsia"/>
        </w:rPr>
        <w:t> 项目一里讲过AI大模型"能做什么、不能做什么"，当时你可能还没有太深的体会。经过前面十一个项目的大量实操之后，你应该已经亲身经历过AI出错的情况了——数字算错、信息编造、风格跑偏、参数虚构……这个任务是对AI局限性的一次系统性回顾和深化，帮你建立更清醒、更成熟的"人机关系"认知。</w:t>
      </w:r>
    </w:p>
    <w:p w14:paraId="3C8F03B4">
      <w:pPr>
        <w:rPr>
          <w:rFonts w:hint="eastAsia"/>
        </w:rPr>
      </w:pPr>
      <w:r>
        <w:rPr>
          <w:rFonts w:hint="eastAsia"/>
        </w:rPr>
        <w:pict>
          <v:rect id="_x0000_i1464" o:spt="1" style="height:3pt;width:0pt;" fillcolor="#A0A0A0" filled="t" stroked="f" coordsize="21600,21600" o:hr="t" o:hrstd="t" o:hralign="center">
            <v:path/>
            <v:fill on="t" focussize="0,0"/>
            <v:stroke on="f"/>
            <v:imagedata o:title=""/>
            <o:lock v:ext="edit"/>
            <w10:wrap type="none"/>
            <w10:anchorlock/>
          </v:rect>
        </w:pict>
      </w:r>
    </w:p>
    <w:p w14:paraId="558DDF37">
      <w:pPr>
        <w:rPr>
          <w:rFonts w:hint="eastAsia"/>
          <w:b/>
          <w:bCs/>
        </w:rPr>
      </w:pPr>
      <w:r>
        <w:rPr>
          <w:rFonts w:hint="eastAsia"/>
          <w:b/>
          <w:bCs/>
        </w:rPr>
        <w:t>一、AI会"一本正经地胡说八道"：幻觉问题的再认识</w:t>
      </w:r>
    </w:p>
    <w:p w14:paraId="3EB91E1E">
      <w:pPr>
        <w:rPr>
          <w:rFonts w:hint="eastAsia"/>
        </w:rPr>
      </w:pPr>
      <w:r>
        <w:rPr>
          <w:rFonts w:hint="eastAsia"/>
        </w:rPr>
        <w:t>"幻觉"（Hallucination）是AI大模型最广为人知的缺陷——它会非常自信地说出完全错误甚至不存在的信息，而且语气越自信、格式越规范，看起来就越像真的。</w:t>
      </w:r>
    </w:p>
    <w:p w14:paraId="5EC53645">
      <w:r>
        <w:rPr>
          <w:rFonts w:hint="eastAsia"/>
        </w:rPr>
        <w:t>在前面的项目中，你已经遇到过不少"翻车"案例了。现在来做一次系统的回顾——AI幻觉在商贸应用中的常见表现见表12-1。</w:t>
      </w:r>
    </w:p>
    <w:p w14:paraId="49011C14">
      <w:pPr>
        <w:jc w:val="center"/>
        <w:rPr>
          <w:rFonts w:hint="eastAsia"/>
        </w:rPr>
      </w:pPr>
      <w:r>
        <w:rPr>
          <w:rFonts w:hint="eastAsia"/>
        </w:rPr>
        <w:t>表12-1 AI幻觉在商贸应用中的常见表现（回顾）</w:t>
      </w:r>
    </w:p>
    <w:tbl>
      <w:tblPr>
        <w:tblStyle w:val="17"/>
        <w:tblW w:w="7296" w:type="dxa"/>
        <w:tblInd w:w="0" w:type="dxa"/>
        <w:tblLayout w:type="autofit"/>
        <w:tblCellMar>
          <w:top w:w="15" w:type="dxa"/>
          <w:left w:w="15" w:type="dxa"/>
          <w:bottom w:w="15" w:type="dxa"/>
          <w:right w:w="15" w:type="dxa"/>
        </w:tblCellMar>
      </w:tblPr>
      <w:tblGrid>
        <w:gridCol w:w="1760"/>
        <w:gridCol w:w="3552"/>
        <w:gridCol w:w="1984"/>
      </w:tblGrid>
      <w:tr w14:paraId="5CBB814D">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BFD8F2">
            <w:pPr>
              <w:rPr>
                <w:rFonts w:hint="eastAsia"/>
                <w:b/>
                <w:bCs/>
              </w:rPr>
            </w:pPr>
            <w:r>
              <w:rPr>
                <w:b/>
                <w:bCs/>
              </w:rPr>
              <w:t>应用场景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F29AA0">
            <w:pPr>
              <w:rPr>
                <w:b/>
                <w:bCs/>
              </w:rPr>
            </w:pPr>
            <w:r>
              <w:rPr>
                <w:b/>
                <w:bCs/>
              </w:rPr>
              <w:t>AI幻觉的表现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22B660">
            <w:pPr>
              <w:rPr>
                <w:b/>
                <w:bCs/>
              </w:rPr>
            </w:pPr>
            <w:r>
              <w:rPr>
                <w:b/>
                <w:bCs/>
              </w:rPr>
              <w:t>出自哪个项目</w:t>
            </w:r>
          </w:p>
        </w:tc>
      </w:tr>
      <w:tr w14:paraId="66BA422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5C4D8D">
            <w:r>
              <w:t>查询法规条款</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17E741">
            <w:r>
              <w:t>编造了不存在的法条和款项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00F519A">
            <w:r>
              <w:t>项目一</w:t>
            </w:r>
          </w:p>
        </w:tc>
      </w:tr>
      <w:tr w14:paraId="6FF9CB7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287ED3E">
            <w:r>
              <w:t>列参考文献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3A5314E">
            <w:r>
              <w:t>编造了不存在的论文和作者</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3611F47">
            <w:r>
              <w:t>项目二、项目十</w:t>
            </w:r>
          </w:p>
        </w:tc>
      </w:tr>
      <w:tr w14:paraId="4C5C278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D00A5C5">
            <w:r>
              <w:t>写产品详情页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E46049">
            <w:r>
              <w:t>擅自"升级"产品参数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4EDC09">
            <w:r>
              <w:t>项目七</w:t>
            </w:r>
          </w:p>
        </w:tc>
      </w:tr>
      <w:tr w14:paraId="7FEC31E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64385D">
            <w:r>
              <w:t>做行业分析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D2F99D">
            <w:r>
              <w:t>编造了不存在的行业报告和数字</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1BECDDC">
            <w:r>
              <w:t>项目五</w:t>
            </w:r>
          </w:p>
        </w:tc>
      </w:tr>
      <w:tr w14:paraId="6827522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429773">
            <w:r>
              <w:t>写运营报告</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B8E36E">
            <w:r>
              <w:t>把你提供的数字悄悄改了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BF9C5D4">
            <w:r>
              <w:t>项目七、项目九</w:t>
            </w:r>
          </w:p>
        </w:tc>
      </w:tr>
      <w:tr w14:paraId="3C811CB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7883B13">
            <w:r>
              <w:t>写客服话术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04F209E">
            <w:r>
              <w:t>承诺了店铺实际做不到的服务</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A329A4">
            <w:r>
              <w:t>项目七</w:t>
            </w:r>
          </w:p>
        </w:tc>
      </w:tr>
      <w:tr w14:paraId="0876717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36A145">
            <w:r>
              <w:t>做财务计算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D5AE49">
            <w:r>
              <w:t>用错公式或算错结果</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8BCE4E">
            <w:r>
              <w:t>项目九</w:t>
            </w:r>
          </w:p>
        </w:tc>
      </w:tr>
    </w:tbl>
    <w:p w14:paraId="42EC7225">
      <w:r>
        <w:rPr>
          <w:rFonts w:hint="eastAsia"/>
        </w:rPr>
        <w:t>看完这张表就会发现：</w:t>
      </w:r>
      <w:r>
        <w:rPr>
          <w:rFonts w:hint="eastAsia"/>
          <w:b/>
          <w:bCs/>
        </w:rPr>
        <w:t>AI幻觉不是偶尔发生的小概率事件，而是在几乎每一个应用场景中都可能出现的常态。</w:t>
      </w:r>
      <w:r>
        <w:rPr>
          <w:rFonts w:hint="eastAsia"/>
        </w:rPr>
        <w:t> 这就是为什么前面每一个项目都反复强调"AI的输出必须人工核实"——不是在吓你，而是这确实是一个必须养成的习惯。</w:t>
      </w:r>
    </w:p>
    <w:p w14:paraId="03E3D5F4">
      <w:pPr>
        <w:rPr>
          <w:rFonts w:hint="eastAsia"/>
        </w:rPr>
      </w:pPr>
      <w:r>
        <w:rPr>
          <w:rFonts w:hint="eastAsia"/>
          <w:b/>
          <w:bCs/>
        </w:rPr>
        <w:t>【想一想】</w:t>
      </w:r>
    </w:p>
    <w:p w14:paraId="5693A351">
      <w:pPr>
        <w:rPr>
          <w:rFonts w:hint="eastAsia"/>
        </w:rPr>
      </w:pPr>
      <w:r>
        <w:rPr>
          <w:rFonts w:hint="eastAsia"/>
        </w:rPr>
        <w:t>回忆一下你在前面十一个项目的实操中，有没有遇到过AI"翻车"的情况？是什么样的错误？你当时是怎么发现的？如果你没有发现直接使用了，可能造成什么后果？</w:t>
      </w:r>
    </w:p>
    <w:p w14:paraId="78ED44AC">
      <w:pPr>
        <w:rPr>
          <w:rFonts w:hint="eastAsia"/>
        </w:rPr>
      </w:pPr>
      <w:r>
        <w:rPr>
          <w:rFonts w:hint="eastAsia"/>
        </w:rPr>
        <w:t>应对幻觉问题的核心策略只有两条：</w:t>
      </w:r>
    </w:p>
    <w:p w14:paraId="41706A0E">
      <w:pPr>
        <w:rPr>
          <w:rFonts w:hint="eastAsia"/>
        </w:rPr>
      </w:pPr>
      <w:r>
        <w:rPr>
          <w:rFonts w:hint="eastAsia"/>
          <w:b/>
          <w:bCs/>
        </w:rPr>
        <w:t>第一，培养"AI说的不一定对"的默认心态。</w:t>
      </w:r>
      <w:r>
        <w:rPr>
          <w:rFonts w:hint="eastAsia"/>
        </w:rPr>
        <w:t> 不管AI回答得多么流畅自信，都要假设它可能是错的，然后去验证。</w:t>
      </w:r>
    </w:p>
    <w:p w14:paraId="10A16066">
      <w:r>
        <w:rPr>
          <w:rFonts w:hint="eastAsia"/>
          <w:b/>
          <w:bCs/>
        </w:rPr>
        <w:t>第二，建立分级核实机制。</w:t>
      </w:r>
      <w:r>
        <w:rPr>
          <w:rFonts w:hint="eastAsia"/>
        </w:rPr>
        <w:t> 不是每一个字都需要花同样的力气去核实——关键信息重点查，一般信息常识判断即可。分级核实的参考标准见表12-2。</w:t>
      </w:r>
    </w:p>
    <w:p w14:paraId="05488BAF">
      <w:pPr>
        <w:jc w:val="center"/>
        <w:rPr>
          <w:rFonts w:hint="eastAsia"/>
        </w:rPr>
      </w:pPr>
      <w:r>
        <w:rPr>
          <w:rFonts w:hint="eastAsia"/>
        </w:rPr>
        <w:t>表12-2 AI输出内容的分级核实标准</w:t>
      </w:r>
    </w:p>
    <w:tbl>
      <w:tblPr>
        <w:tblStyle w:val="17"/>
        <w:tblW w:w="7296" w:type="dxa"/>
        <w:tblInd w:w="0" w:type="dxa"/>
        <w:tblLayout w:type="autofit"/>
        <w:tblCellMar>
          <w:top w:w="15" w:type="dxa"/>
          <w:left w:w="15" w:type="dxa"/>
          <w:bottom w:w="15" w:type="dxa"/>
          <w:right w:w="15" w:type="dxa"/>
        </w:tblCellMar>
      </w:tblPr>
      <w:tblGrid>
        <w:gridCol w:w="2979"/>
        <w:gridCol w:w="1440"/>
        <w:gridCol w:w="2877"/>
      </w:tblGrid>
      <w:tr w14:paraId="5E299C3B">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FBDD35">
            <w:pPr>
              <w:rPr>
                <w:rFonts w:hint="eastAsia"/>
                <w:b/>
                <w:bCs/>
              </w:rPr>
            </w:pPr>
            <w:r>
              <w:rPr>
                <w:b/>
                <w:bCs/>
              </w:rPr>
              <w:t>信息类型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61FDE9">
            <w:pPr>
              <w:rPr>
                <w:b/>
                <w:bCs/>
              </w:rPr>
            </w:pPr>
            <w:r>
              <w:rPr>
                <w:b/>
                <w:bCs/>
              </w:rPr>
              <w:t>核实级别</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56D4AC">
            <w:pPr>
              <w:rPr>
                <w:b/>
                <w:bCs/>
              </w:rPr>
            </w:pPr>
            <w:r>
              <w:rPr>
                <w:b/>
                <w:bCs/>
              </w:rPr>
              <w:t>核实方式</w:t>
            </w:r>
          </w:p>
        </w:tc>
      </w:tr>
      <w:tr w14:paraId="7178DF7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5B63CA">
            <w:r>
              <w:t>具体数字（金额、比例、日期等）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102CDA">
            <w: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5957366">
            <w:r>
              <w:t>必须用计算器验算或查原始数据</w:t>
            </w:r>
          </w:p>
        </w:tc>
      </w:tr>
      <w:tr w14:paraId="6637DF4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2239D7">
            <w:r>
              <w:t>法律法规条款</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11C3F2">
            <w: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9708C2">
            <w:r>
              <w:t>必须查原文，不可盲信AI的引述</w:t>
            </w:r>
          </w:p>
        </w:tc>
      </w:tr>
      <w:tr w14:paraId="1CB00FB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7CA638">
            <w:r>
              <w:t>产品参数（尺寸、材质、性能等）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017182">
            <w: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6C66CA">
            <w:r>
              <w:t>必须跟产品实际规格逐条核对</w:t>
            </w:r>
          </w:p>
        </w:tc>
      </w:tr>
      <w:tr w14:paraId="566FB1D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572856">
            <w:r>
              <w:t>引用的报告/文献/来源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B32AB6">
            <w: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7A35D2">
            <w:r>
              <w:t>必须查证是否真实存在</w:t>
            </w:r>
          </w:p>
        </w:tc>
      </w:tr>
      <w:tr w14:paraId="3FD6A0E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06B5A4">
            <w:r>
              <w:t>行业趋势和方向性判断</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7305F5">
            <w: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9B85661">
            <w:r>
              <w:t>多个渠道交叉验证</w:t>
            </w:r>
          </w:p>
        </w:tc>
      </w:tr>
      <w:tr w14:paraId="189B2D4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7E88E33">
            <w:r>
              <w:t>文案的措辞和风格</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FA3F5CC">
            <w: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0196095">
            <w:r>
              <w:t>自己读一遍判断是否合适</w:t>
            </w:r>
          </w:p>
        </w:tc>
      </w:tr>
      <w:tr w14:paraId="6A7576A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253EC9">
            <w:r>
              <w:t>格式和结构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E662C2">
            <w: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867A017">
            <w:r>
              <w:t>浏览检查即可</w:t>
            </w:r>
          </w:p>
        </w:tc>
      </w:tr>
    </w:tbl>
    <w:p w14:paraId="3756F9BB">
      <w:r>
        <w:rPr>
          <w:rFonts w:hint="eastAsia"/>
        </w:rPr>
        <w:pict>
          <v:rect id="_x0000_i1465" o:spt="1" style="height:3pt;width:0pt;" fillcolor="#A0A0A0" filled="t" stroked="f" coordsize="21600,21600" o:hr="t" o:hrstd="t" o:hralign="center">
            <v:path/>
            <v:fill on="t" focussize="0,0"/>
            <v:stroke on="f"/>
            <v:imagedata o:title=""/>
            <o:lock v:ext="edit"/>
            <w10:wrap type="none"/>
            <w10:anchorlock/>
          </v:rect>
        </w:pict>
      </w:r>
    </w:p>
    <w:p w14:paraId="1EB752D4">
      <w:pPr>
        <w:rPr>
          <w:rFonts w:hint="eastAsia"/>
          <w:b/>
          <w:bCs/>
        </w:rPr>
      </w:pPr>
      <w:r>
        <w:rPr>
          <w:rFonts w:hint="eastAsia"/>
          <w:b/>
          <w:bCs/>
        </w:rPr>
        <w:t>二、AI的知识有保质期：时效性与信息滞后</w:t>
      </w:r>
    </w:p>
    <w:p w14:paraId="79F144F6">
      <w:pPr>
        <w:rPr>
          <w:rFonts w:hint="eastAsia"/>
        </w:rPr>
      </w:pPr>
      <w:r>
        <w:rPr>
          <w:rFonts w:hint="eastAsia"/>
        </w:rPr>
        <w:t>AI大模型的知识来自训练数据——而训练数据有一个截止日期。这意味着：</w:t>
      </w:r>
      <w:r>
        <w:rPr>
          <w:rFonts w:hint="eastAsia"/>
          <w:b/>
          <w:bCs/>
        </w:rPr>
        <w:t>AI可能不知道最近发生的事情。</w:t>
      </w:r>
    </w:p>
    <w:p w14:paraId="37EF892E">
      <w:pPr>
        <w:rPr>
          <w:rFonts w:hint="eastAsia"/>
        </w:rPr>
      </w:pPr>
      <w:r>
        <w:rPr>
          <w:rFonts w:hint="eastAsia"/>
        </w:rPr>
        <w:t>比如你问AI"2025年个人所得税的最新政策是什么"，如果AI的训练数据截止到2024年中，它给出的可能是2024年甚至更早的政策，但它不会告诉你"我不知道最新的"——它可能会把旧政策当成最新政策来回答你。</w:t>
      </w:r>
    </w:p>
    <w:p w14:paraId="7B6E6E44">
      <w:r>
        <w:rPr>
          <w:rFonts w:hint="eastAsia"/>
        </w:rPr>
        <w:t>AI知识时效性问题的常见表现和应对方式见表12-3。</w:t>
      </w:r>
    </w:p>
    <w:p w14:paraId="1F8D0BE4">
      <w:pPr>
        <w:jc w:val="center"/>
        <w:rPr>
          <w:rFonts w:hint="eastAsia"/>
        </w:rPr>
      </w:pPr>
      <w:r>
        <w:t>表12-3 AI知识时效性问题的表现和应对</w:t>
      </w:r>
    </w:p>
    <w:tbl>
      <w:tblPr>
        <w:tblStyle w:val="17"/>
        <w:tblW w:w="7296" w:type="dxa"/>
        <w:tblInd w:w="0" w:type="dxa"/>
        <w:tblLayout w:type="autofit"/>
        <w:tblCellMar>
          <w:top w:w="15" w:type="dxa"/>
          <w:left w:w="15" w:type="dxa"/>
          <w:bottom w:w="15" w:type="dxa"/>
          <w:right w:w="15" w:type="dxa"/>
        </w:tblCellMar>
      </w:tblPr>
      <w:tblGrid>
        <w:gridCol w:w="1765"/>
        <w:gridCol w:w="2599"/>
        <w:gridCol w:w="2932"/>
      </w:tblGrid>
      <w:tr w14:paraId="4EB956CC">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892E9F">
            <w:pPr>
              <w:rPr>
                <w:rFonts w:hint="eastAsia"/>
                <w:b/>
                <w:bCs/>
              </w:rPr>
            </w:pPr>
            <w:r>
              <w:rPr>
                <w:b/>
                <w:bCs/>
              </w:rPr>
              <w:t>你问的问题类型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CE76C8">
            <w:pPr>
              <w:rPr>
                <w:b/>
                <w:bCs/>
              </w:rPr>
            </w:pPr>
            <w:r>
              <w:rPr>
                <w:b/>
                <w:bCs/>
              </w:rPr>
              <w:t>AI可能出的问题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AFBB82">
            <w:pPr>
              <w:rPr>
                <w:b/>
                <w:bCs/>
              </w:rPr>
            </w:pPr>
            <w:r>
              <w:rPr>
                <w:b/>
                <w:bCs/>
              </w:rPr>
              <w:t>应对方式</w:t>
            </w:r>
          </w:p>
        </w:tc>
      </w:tr>
      <w:tr w14:paraId="0EF65A0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43B198">
            <w:r>
              <w:t>最新的政策法规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00D3C2">
            <w:r>
              <w:t>给出过时的旧版政策</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9C89484">
            <w:r>
              <w:t>去政府官网查最新版</w:t>
            </w:r>
          </w:p>
        </w:tc>
      </w:tr>
      <w:tr w14:paraId="10AE018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E8A2BA">
            <w:r>
              <w:t>某公司最近的动态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6B7676D">
            <w:r>
              <w:t>给出几个月甚至一年前的信息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507A0BC">
            <w:r>
              <w:t>搜索最新的新闻报道</w:t>
            </w:r>
          </w:p>
        </w:tc>
      </w:tr>
      <w:tr w14:paraId="447E22E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7C3DA0">
            <w:r>
              <w:t>近期的市场数据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5510D1">
            <w:r>
              <w:t>给出过时的数据但不标注时间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731F21">
            <w:r>
              <w:t>查行业协会或统计部门的最新发布</w:t>
            </w:r>
          </w:p>
        </w:tc>
      </w:tr>
      <w:tr w14:paraId="5B637CD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60E0A1B">
            <w:r>
              <w:t>新出台的行业标准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3A66FE5">
            <w:r>
              <w:t>完全不知道有这个标准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31F85F9">
            <w:r>
              <w:t>查相关部门官网</w:t>
            </w:r>
          </w:p>
        </w:tc>
      </w:tr>
    </w:tbl>
    <w:p w14:paraId="12BA4192">
      <w:r>
        <w:rPr>
          <w:rFonts w:hint="eastAsia"/>
        </w:rPr>
        <w:t>部分AI平台支持"联网搜索"功能——开启后AI会实时搜索网络信息来辅助回答。如果你问的是时效性强的问题，建议开启联网搜索功能，但仍然需要核实搜索结果的来源和准确性。</w:t>
      </w:r>
    </w:p>
    <w:p w14:paraId="0E722741">
      <w:pPr>
        <w:rPr>
          <w:rFonts w:hint="eastAsia"/>
        </w:rPr>
      </w:pPr>
      <w:r>
        <w:rPr>
          <w:rFonts w:hint="eastAsia"/>
        </w:rPr>
        <w:pict>
          <v:rect id="_x0000_i1466" o:spt="1" style="height:3pt;width:0pt;" fillcolor="#A0A0A0" filled="t" stroked="f" coordsize="21600,21600" o:hr="t" o:hrstd="t" o:hralign="center">
            <v:path/>
            <v:fill on="t" focussize="0,0"/>
            <v:stroke on="f"/>
            <v:imagedata o:title=""/>
            <o:lock v:ext="edit"/>
            <w10:wrap type="none"/>
            <w10:anchorlock/>
          </v:rect>
        </w:pict>
      </w:r>
    </w:p>
    <w:p w14:paraId="4C589858">
      <w:pPr>
        <w:rPr>
          <w:rFonts w:hint="eastAsia"/>
          <w:b/>
          <w:bCs/>
        </w:rPr>
      </w:pPr>
      <w:r>
        <w:rPr>
          <w:rFonts w:hint="eastAsia"/>
          <w:b/>
          <w:bCs/>
        </w:rPr>
        <w:t>三、AI有偏见：输出内容的公平性问题</w:t>
      </w:r>
    </w:p>
    <w:p w14:paraId="7DD9367D">
      <w:pPr>
        <w:rPr>
          <w:rFonts w:hint="eastAsia"/>
        </w:rPr>
      </w:pPr>
      <w:r>
        <w:rPr>
          <w:rFonts w:hint="eastAsia"/>
        </w:rPr>
        <w:t>AI大模型的训练数据来自互联网上的海量文本——而互联网上的内容本身就包含各种偏见和刻板印象。这些偏见可能被AI"学"进去，并反映在它的输出中。</w:t>
      </w:r>
    </w:p>
    <w:p w14:paraId="110C6767">
      <w:pPr>
        <w:rPr>
          <w:rFonts w:hint="eastAsia"/>
        </w:rPr>
      </w:pPr>
      <w:r>
        <w:rPr>
          <w:rFonts w:hint="eastAsia"/>
        </w:rPr>
        <w:t>商贸场景中AI偏见可能出现的情况举例：</w:t>
      </w:r>
    </w:p>
    <w:p w14:paraId="23E795FD">
      <w:pPr>
        <w:numPr>
          <w:ilvl w:val="0"/>
          <w:numId w:val="226"/>
        </w:numPr>
        <w:rPr>
          <w:rFonts w:hint="eastAsia"/>
        </w:rPr>
      </w:pPr>
      <w:r>
        <w:rPr>
          <w:rFonts w:hint="eastAsia"/>
        </w:rPr>
        <w:t>让AI写招聘启事时，AI可能不自觉地使用带性别倾向的措辞（比如"他应该具备……"）</w:t>
      </w:r>
    </w:p>
    <w:p w14:paraId="0671CDE6">
      <w:pPr>
        <w:numPr>
          <w:ilvl w:val="0"/>
          <w:numId w:val="226"/>
        </w:numPr>
        <w:rPr>
          <w:rFonts w:hint="eastAsia"/>
        </w:rPr>
      </w:pPr>
      <w:r>
        <w:rPr>
          <w:rFonts w:hint="eastAsia"/>
        </w:rPr>
        <w:t>让AI做消费者画像时，AI可能基于刻板印象做出不恰当的群体标签</w:t>
      </w:r>
    </w:p>
    <w:p w14:paraId="56F4B2DD">
      <w:pPr>
        <w:numPr>
          <w:ilvl w:val="0"/>
          <w:numId w:val="226"/>
        </w:numPr>
        <w:rPr>
          <w:rFonts w:hint="eastAsia"/>
        </w:rPr>
      </w:pPr>
      <w:r>
        <w:rPr>
          <w:rFonts w:hint="eastAsia"/>
        </w:rPr>
        <w:t>让AI分析某个地区的市场时，AI可能因为训练数据中某些地区的信息较少而给出不准确的判断</w:t>
      </w:r>
    </w:p>
    <w:p w14:paraId="047EBEFA">
      <w:pPr>
        <w:rPr>
          <w:rFonts w:hint="eastAsia"/>
        </w:rPr>
      </w:pPr>
      <w:r>
        <w:rPr>
          <w:rFonts w:hint="eastAsia"/>
          <w:b/>
          <w:bCs/>
        </w:rPr>
        <w:t>【知识卡片】怎么发现和避免AI偏见</w:t>
      </w:r>
    </w:p>
    <w:p w14:paraId="0D712583">
      <w:pPr>
        <w:numPr>
          <w:ilvl w:val="0"/>
          <w:numId w:val="227"/>
        </w:numPr>
        <w:rPr>
          <w:rFonts w:hint="eastAsia"/>
        </w:rPr>
      </w:pPr>
      <w:r>
        <w:rPr>
          <w:rFonts w:hint="eastAsia"/>
          <w:b/>
          <w:bCs/>
        </w:rPr>
        <w:t>多平台对比</w:t>
      </w:r>
      <w:r>
        <w:rPr>
          <w:rFonts w:hint="eastAsia"/>
        </w:rPr>
        <w:t>：同一个问题问不同的AI平台，如果答案差异很大，说明至少有一方可能存在偏见</w:t>
      </w:r>
    </w:p>
    <w:p w14:paraId="48B8B7E7">
      <w:pPr>
        <w:numPr>
          <w:ilvl w:val="0"/>
          <w:numId w:val="227"/>
        </w:numPr>
        <w:rPr>
          <w:rFonts w:hint="eastAsia"/>
        </w:rPr>
      </w:pPr>
      <w:r>
        <w:rPr>
          <w:rFonts w:hint="eastAsia"/>
          <w:b/>
          <w:bCs/>
        </w:rPr>
        <w:t>换个角度问</w:t>
      </w:r>
      <w:r>
        <w:rPr>
          <w:rFonts w:hint="eastAsia"/>
        </w:rPr>
        <w:t>：把问题中的某些条件换一下（比如把"男性创业者"换成"女性创业者"），看看AI的回答是否有不合理的差异</w:t>
      </w:r>
    </w:p>
    <w:p w14:paraId="7174044A">
      <w:pPr>
        <w:numPr>
          <w:ilvl w:val="0"/>
          <w:numId w:val="227"/>
        </w:numPr>
        <w:rPr>
          <w:rFonts w:hint="eastAsia"/>
        </w:rPr>
      </w:pPr>
      <w:r>
        <w:rPr>
          <w:rFonts w:hint="eastAsia"/>
          <w:b/>
          <w:bCs/>
        </w:rPr>
        <w:t>保持敏感度</w:t>
      </w:r>
      <w:r>
        <w:rPr>
          <w:rFonts w:hint="eastAsia"/>
        </w:rPr>
        <w:t>：如果AI的回答中出现了让你觉得"不太公平"或"有点刻板"的内容，大概率你的直觉是对的</w:t>
      </w:r>
    </w:p>
    <w:p w14:paraId="0AD56FE4">
      <w:pPr>
        <w:numPr>
          <w:ilvl w:val="0"/>
          <w:numId w:val="227"/>
        </w:numPr>
        <w:rPr>
          <w:rFonts w:hint="eastAsia"/>
        </w:rPr>
      </w:pPr>
      <w:r>
        <w:rPr>
          <w:rFonts w:hint="eastAsia"/>
          <w:b/>
          <w:bCs/>
        </w:rPr>
        <w:t>在正式使用前审核</w:t>
      </w:r>
      <w:r>
        <w:rPr>
          <w:rFonts w:hint="eastAsia"/>
        </w:rPr>
        <w:t>：特别是面向公众发布的内容（广告、招聘信息、客户通知等），发布前检查有没有歧视性或偏见性表述</w:t>
      </w:r>
    </w:p>
    <w:p w14:paraId="39322B9C">
      <w:pPr>
        <w:rPr>
          <w:rFonts w:hint="eastAsia"/>
        </w:rPr>
      </w:pPr>
      <w:r>
        <w:rPr>
          <w:rFonts w:hint="eastAsia"/>
        </w:rPr>
        <w:pict>
          <v:rect id="_x0000_i1467" o:spt="1" style="height:3pt;width:0pt;" fillcolor="#A0A0A0" filled="t" stroked="f" coordsize="21600,21600" o:hr="t" o:hrstd="t" o:hralign="center">
            <v:path/>
            <v:fill on="t" focussize="0,0"/>
            <v:stroke on="f"/>
            <v:imagedata o:title=""/>
            <o:lock v:ext="edit"/>
            <w10:wrap type="none"/>
            <w10:anchorlock/>
          </v:rect>
        </w:pict>
      </w:r>
    </w:p>
    <w:p w14:paraId="54BFD8D6">
      <w:pPr>
        <w:rPr>
          <w:rFonts w:hint="eastAsia"/>
          <w:b/>
          <w:bCs/>
        </w:rPr>
      </w:pPr>
      <w:r>
        <w:rPr>
          <w:rFonts w:hint="eastAsia"/>
          <w:b/>
          <w:bCs/>
        </w:rPr>
        <w:t>四、过度依赖AI的风险：当工具变成拐杖</w:t>
      </w:r>
    </w:p>
    <w:p w14:paraId="5EEE696D">
      <w:pPr>
        <w:rPr>
          <w:rFonts w:hint="eastAsia"/>
        </w:rPr>
      </w:pPr>
      <w:r>
        <w:rPr>
          <w:rFonts w:hint="eastAsia"/>
        </w:rPr>
        <w:t>这是一个不容易被察觉但非常重要的问题——</w:t>
      </w:r>
      <w:r>
        <w:rPr>
          <w:rFonts w:hint="eastAsia"/>
          <w:b/>
          <w:bCs/>
        </w:rPr>
        <w:t>用AI用着用着，自己的能力反而退化了。</w:t>
      </w:r>
    </w:p>
    <w:p w14:paraId="7B4F52B6">
      <w:r>
        <w:rPr>
          <w:rFonts w:hint="eastAsia"/>
        </w:rPr>
        <w:t>过度依赖AI的典型表现见表12-4。</w:t>
      </w:r>
    </w:p>
    <w:p w14:paraId="7F89FA65">
      <w:pPr>
        <w:jc w:val="center"/>
        <w:rPr>
          <w:rFonts w:hint="eastAsia"/>
        </w:rPr>
      </w:pPr>
      <w:r>
        <w:rPr>
          <w:rFonts w:hint="eastAsia"/>
        </w:rPr>
        <w:t>表12-4 过度依赖AI的典型表现</w:t>
      </w:r>
    </w:p>
    <w:tbl>
      <w:tblPr>
        <w:tblStyle w:val="17"/>
        <w:tblW w:w="7296" w:type="dxa"/>
        <w:tblInd w:w="0" w:type="dxa"/>
        <w:tblLayout w:type="autofit"/>
        <w:tblCellMar>
          <w:top w:w="15" w:type="dxa"/>
          <w:left w:w="15" w:type="dxa"/>
          <w:bottom w:w="15" w:type="dxa"/>
          <w:right w:w="15" w:type="dxa"/>
        </w:tblCellMar>
      </w:tblPr>
      <w:tblGrid>
        <w:gridCol w:w="3875"/>
        <w:gridCol w:w="3421"/>
      </w:tblGrid>
      <w:tr w14:paraId="45290CFF">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250156">
            <w:pPr>
              <w:rPr>
                <w:rFonts w:hint="eastAsia"/>
                <w:b/>
                <w:bCs/>
              </w:rPr>
            </w:pPr>
            <w:r>
              <w:rPr>
                <w:b/>
                <w:bCs/>
              </w:rPr>
              <w:t>表现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B10566">
            <w:pPr>
              <w:rPr>
                <w:b/>
                <w:bCs/>
              </w:rPr>
            </w:pPr>
            <w:r>
              <w:rPr>
                <w:b/>
                <w:bCs/>
              </w:rPr>
              <w:t>后果</w:t>
            </w:r>
          </w:p>
        </w:tc>
      </w:tr>
      <w:tr w14:paraId="1DADAEC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2E45EB0">
            <w:r>
              <w:t>任何文字工作都先问AI，自己连一句话都不愿意先想</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116DCA">
            <w:r>
              <w:t>独立写作和组织语言的能力逐渐退化</w:t>
            </w:r>
          </w:p>
        </w:tc>
      </w:tr>
      <w:tr w14:paraId="05E9E32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1704AD">
            <w:r>
              <w:t>所有数据分析都交给AI，自己不去理解数据的含义</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D1B2868">
            <w:r>
              <w:t>失去对数据的直觉和判断力</w:t>
            </w:r>
          </w:p>
        </w:tc>
      </w:tr>
      <w:tr w14:paraId="44DEC25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BCA3BD">
            <w:r>
              <w:t>AI给什么方案就用什么方案，自己不做任何评估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E26F8F">
            <w:r>
              <w:t>决策能力和商业判断力无法成长</w:t>
            </w:r>
          </w:p>
        </w:tc>
      </w:tr>
      <w:tr w14:paraId="5F9DE67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0D2C4D9">
            <w:r>
              <w:t>离开AI就觉得什么</w:t>
            </w:r>
            <w:r>
              <w:rPr>
                <w:rFonts w:hint="eastAsia" w:ascii="等线" w:hAnsi="等线" w:eastAsia="等线" w:cs="等线"/>
              </w:rPr>
              <w:t>���</w:t>
            </w:r>
            <w:r>
              <w:t>做不了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0D67D9E">
            <w:r>
              <w:t>AI一旦不可用（断网、限流等），工作直接停摆</w:t>
            </w:r>
          </w:p>
        </w:tc>
      </w:tr>
      <w:tr w14:paraId="4978DA6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A076A5">
            <w:r>
              <w:t>永远用AI出第一稿然后只做微调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1F46FFB">
            <w:r>
              <w:t>看起来效率很高，但思考深度越来越浅</w:t>
            </w:r>
          </w:p>
        </w:tc>
      </w:tr>
    </w:tbl>
    <w:p w14:paraId="3C609DAE">
      <w:r>
        <w:rPr>
          <w:rFonts w:hint="eastAsia"/>
        </w:rPr>
        <w:t>这就像一个人一直拄着拐杖走路——拐杖确实能帮你走得更稳更快，但如果你永远不肯放下拐杖试着自己走，你的腿部肌肉就会慢慢萎缩。</w:t>
      </w:r>
    </w:p>
    <w:p w14:paraId="618DEF61">
      <w:pPr>
        <w:rPr>
          <w:rFonts w:hint="eastAsia"/>
        </w:rPr>
      </w:pPr>
      <w:r>
        <w:rPr>
          <w:rFonts w:hint="eastAsia"/>
        </w:rPr>
        <w:t>正确的心态应该是：</w:t>
      </w:r>
      <w:r>
        <w:rPr>
          <w:rFonts w:hint="eastAsia"/>
          <w:b/>
          <w:bCs/>
        </w:rPr>
        <w:t>AI帮你从"60分"快速到"80分"，但从"80分"到"95分"的打磨必须靠你自己的专业判断和独立思考。</w:t>
      </w:r>
      <w:r>
        <w:rPr>
          <w:rFonts w:hint="eastAsia"/>
        </w:rPr>
        <w:t> 长期来看，你应该越来越擅长判断"AI给的东西哪里好、哪里不好、为什么不好、怎么改好"——而不是越来越依赖AI、越来越懒得自己想。</w:t>
      </w:r>
    </w:p>
    <w:p w14:paraId="1D254DE8">
      <w:pPr>
        <w:rPr>
          <w:rFonts w:hint="eastAsia"/>
        </w:rPr>
      </w:pPr>
      <w:r>
        <w:rPr>
          <w:rFonts w:hint="eastAsia"/>
          <w:b/>
          <w:bCs/>
        </w:rPr>
        <w:t>【实战案例】一周不用AI的实验</w:t>
      </w:r>
    </w:p>
    <w:p w14:paraId="3B2A85D0">
      <w:pPr>
        <w:rPr>
          <w:rFonts w:hint="eastAsia"/>
        </w:rPr>
      </w:pPr>
      <w:r>
        <w:rPr>
          <w:rFonts w:hint="eastAsia"/>
        </w:rPr>
        <w:t>某高校一位教师在学期中做了一个有趣的实验：让班上的学生在某一周内完全不使用AI工具完成所有的作业和任务。</w:t>
      </w:r>
    </w:p>
    <w:p w14:paraId="695C4FCE">
      <w:pPr>
        <w:rPr>
          <w:rFonts w:hint="eastAsia"/>
        </w:rPr>
      </w:pPr>
      <w:r>
        <w:rPr>
          <w:rFonts w:hint="eastAsia"/>
        </w:rPr>
        <w:t>一周之后，很多学生反馈："没有AI之后写一份工作总结竟然要花两三个小时""不用AI的时候才发现自己不会列提纲""原来我已经忘了怎么自己查资料了"。</w:t>
      </w:r>
    </w:p>
    <w:p w14:paraId="156E8A79">
      <w:pPr>
        <w:rPr>
          <w:rFonts w:hint="eastAsia"/>
        </w:rPr>
      </w:pPr>
      <w:r>
        <w:rPr>
          <w:rFonts w:hint="eastAsia"/>
        </w:rPr>
        <w:t>但也有学生反馈了积极的收获："自己一个字一个字写出来的东西虽然慢，但思考得更深了""没有AI帮忙之后不得不自己去想怎么组织逻辑，这个过程挺有价值的"。</w:t>
      </w:r>
    </w:p>
    <w:p w14:paraId="4CC3085E">
      <w:pPr>
        <w:rPr>
          <w:rFonts w:hint="eastAsia"/>
        </w:rPr>
      </w:pPr>
      <w:r>
        <w:rPr>
          <w:rFonts w:hint="eastAsia"/>
        </w:rPr>
        <w:t>这个实验的目的不是说"不应该用AI"——当然应该用。但它提醒了一件事：</w:t>
      </w:r>
      <w:r>
        <w:rPr>
          <w:rFonts w:hint="eastAsia"/>
          <w:b/>
          <w:bCs/>
        </w:rPr>
        <w:t>定期检查一下自己离开AI还能不能独立工作，是一种有益的自我审视。</w:t>
      </w:r>
    </w:p>
    <w:p w14:paraId="7124D1C4">
      <w:pPr>
        <w:rPr>
          <w:rFonts w:hint="eastAsia"/>
        </w:rPr>
      </w:pPr>
      <w:r>
        <w:rPr>
          <w:rFonts w:hint="eastAsia"/>
        </w:rPr>
        <w:pict>
          <v:rect id="_x0000_i1468" o:spt="1" style="height:3pt;width:0pt;" fillcolor="#A0A0A0" filled="t" stroked="f" coordsize="21600,21600" o:hr="t" o:hrstd="t" o:hralign="center">
            <v:path/>
            <v:fill on="t" focussize="0,0"/>
            <v:stroke on="f"/>
            <v:imagedata o:title=""/>
            <o:lock v:ext="edit"/>
            <w10:wrap type="none"/>
            <w10:anchorlock/>
          </v:rect>
        </w:pict>
      </w:r>
    </w:p>
    <w:p w14:paraId="2C904151">
      <w:pPr>
        <w:rPr>
          <w:rFonts w:hint="eastAsia"/>
        </w:rPr>
      </w:pPr>
      <w:r>
        <w:rPr>
          <w:rFonts w:hint="eastAsia"/>
          <w:b/>
          <w:bCs/>
        </w:rPr>
        <w:t>【任务小结与自测】</w:t>
      </w:r>
    </w:p>
    <w:p w14:paraId="352696AB">
      <w:pPr>
        <w:rPr>
          <w:rFonts w:hint="eastAsia"/>
        </w:rPr>
      </w:pPr>
      <w:r>
        <w:rPr>
          <w:rFonts w:hint="eastAsia"/>
        </w:rPr>
        <w:t>完成任务一后，检查一下：</w:t>
      </w:r>
    </w:p>
    <w:p w14:paraId="246EFA96">
      <w:pPr>
        <w:numPr>
          <w:ilvl w:val="0"/>
          <w:numId w:val="228"/>
        </w:numPr>
        <w:rPr>
          <w:rFonts w:hint="eastAsia"/>
        </w:rPr>
      </w:pPr>
      <w:r>
        <w:rPr>
          <w:rFonts w:hint="eastAsia"/>
        </w:rPr>
        <w:t>对AI幻觉问题有了系统性的认识，知道在哪些场景中最需要警惕</w:t>
      </w:r>
    </w:p>
    <w:p w14:paraId="50900583">
      <w:pPr>
        <w:numPr>
          <w:ilvl w:val="0"/>
          <w:numId w:val="228"/>
        </w:numPr>
        <w:rPr>
          <w:rFonts w:hint="eastAsia"/>
        </w:rPr>
      </w:pPr>
      <w:r>
        <w:rPr>
          <w:rFonts w:hint="eastAsia"/>
        </w:rPr>
        <w:t>理解AI知识的时效性局限，知道时效性强的信息必须从其他渠道核实</w:t>
      </w:r>
    </w:p>
    <w:p w14:paraId="40305532">
      <w:pPr>
        <w:numPr>
          <w:ilvl w:val="0"/>
          <w:numId w:val="228"/>
        </w:numPr>
        <w:rPr>
          <w:rFonts w:hint="eastAsia"/>
        </w:rPr>
      </w:pPr>
      <w:r>
        <w:rPr>
          <w:rFonts w:hint="eastAsia"/>
        </w:rPr>
        <w:t>了解AI可能存在的偏见问题，知道在发布面向公众的内容前需要审核</w:t>
      </w:r>
    </w:p>
    <w:p w14:paraId="19413A81">
      <w:pPr>
        <w:numPr>
          <w:ilvl w:val="0"/>
          <w:numId w:val="228"/>
        </w:numPr>
        <w:rPr>
          <w:rFonts w:hint="eastAsia"/>
        </w:rPr>
      </w:pPr>
      <w:r>
        <w:rPr>
          <w:rFonts w:hint="eastAsia"/>
        </w:rPr>
        <w:t>警惕过度依赖AI的风险，理解"工具为我所用"和"被工具绑架"的区别</w:t>
      </w:r>
    </w:p>
    <w:p w14:paraId="766E2A72">
      <w:pPr>
        <w:rPr>
          <w:rFonts w:hint="eastAsia"/>
        </w:rPr>
      </w:pPr>
      <w:r>
        <w:rPr>
          <w:rFonts w:hint="eastAsia"/>
        </w:rPr>
        <w:pict>
          <v:rect id="_x0000_i1469" o:spt="1" style="height:3pt;width:0pt;" fillcolor="#A0A0A0" filled="t" stroked="f" coordsize="21600,21600" o:hr="t" o:hrstd="t" o:hralign="center">
            <v:path/>
            <v:fill on="t" focussize="0,0"/>
            <v:stroke on="f"/>
            <v:imagedata o:title=""/>
            <o:lock v:ext="edit"/>
            <w10:wrap type="none"/>
            <w10:anchorlock/>
          </v:rect>
        </w:pict>
      </w:r>
    </w:p>
    <w:p w14:paraId="7B5F5178">
      <w:pPr>
        <w:rPr>
          <w:rFonts w:hint="eastAsia"/>
          <w:b/>
          <w:bCs/>
        </w:rPr>
      </w:pPr>
      <w:r>
        <w:rPr>
          <w:rFonts w:hint="eastAsia"/>
          <w:b/>
          <w:bCs/>
        </w:rPr>
        <w:t>任务二 守住使用AI的安全红线</w:t>
      </w:r>
    </w:p>
    <w:p w14:paraId="12C564C1">
      <w:pPr>
        <w:rPr>
          <w:rFonts w:hint="eastAsia"/>
        </w:rPr>
      </w:pPr>
      <w:r>
        <w:rPr>
          <w:rFonts w:hint="eastAsia"/>
          <w:b/>
          <w:bCs/>
        </w:rPr>
        <w:t>【任务描述】</w:t>
      </w:r>
      <w:r>
        <w:rPr>
          <w:rFonts w:hint="eastAsia"/>
        </w:rPr>
        <w:t> 前面十一个项目都穿插提到过使用AI的安全注意事项，这个任务做一次全面的系统整理——有哪些红线绝对不能碰、有哪些习惯必须养成。这些不是空洞的说教，每一条背后都有真实的风险和代价。</w:t>
      </w:r>
    </w:p>
    <w:p w14:paraId="39B6F2D7">
      <w:pPr>
        <w:rPr>
          <w:rFonts w:hint="eastAsia"/>
        </w:rPr>
      </w:pPr>
      <w:r>
        <w:rPr>
          <w:rFonts w:hint="eastAsia"/>
        </w:rPr>
        <w:pict>
          <v:rect id="_x0000_i1470" o:spt="1" style="height:3pt;width:0pt;" fillcolor="#A0A0A0" filled="t" stroked="f" coordsize="21600,21600" o:hr="t" o:hrstd="t" o:hralign="center">
            <v:path/>
            <v:fill on="t" focussize="0,0"/>
            <v:stroke on="f"/>
            <v:imagedata o:title=""/>
            <o:lock v:ext="edit"/>
            <w10:wrap type="none"/>
            <w10:anchorlock/>
          </v:rect>
        </w:pict>
      </w:r>
    </w:p>
    <w:p w14:paraId="3A8EFAD2">
      <w:pPr>
        <w:rPr>
          <w:rFonts w:hint="eastAsia"/>
          <w:b/>
          <w:bCs/>
        </w:rPr>
      </w:pPr>
      <w:r>
        <w:rPr>
          <w:rFonts w:hint="eastAsia"/>
          <w:b/>
          <w:bCs/>
        </w:rPr>
        <w:t>一、不向AI泄露商业秘密和客户隐私</w:t>
      </w:r>
    </w:p>
    <w:p w14:paraId="1A392687">
      <w:pPr>
        <w:rPr>
          <w:rFonts w:hint="eastAsia"/>
        </w:rPr>
      </w:pPr>
      <w:r>
        <w:rPr>
          <w:rFonts w:hint="eastAsia"/>
        </w:rPr>
        <w:t>这是使用AI时最需要警惕的安全风险——</w:t>
      </w:r>
      <w:r>
        <w:rPr>
          <w:rFonts w:hint="eastAsia"/>
          <w:b/>
          <w:bCs/>
        </w:rPr>
        <w:t>你在对话框里输入的信息，可能被AI平台用于模型训练或数据分析。</w:t>
      </w:r>
    </w:p>
    <w:p w14:paraId="1D87D386">
      <w:pPr>
        <w:rPr>
          <w:rFonts w:hint="eastAsia"/>
        </w:rPr>
      </w:pPr>
      <w:r>
        <w:rPr>
          <w:rFonts w:hint="eastAsia"/>
        </w:rPr>
        <w:t>虽然主流AI平台都声明会保护用户隐私，但从安全角度来说，</w:t>
      </w:r>
      <w:r>
        <w:rPr>
          <w:rFonts w:hint="eastAsia"/>
          <w:b/>
          <w:bCs/>
        </w:rPr>
        <w:t>最稳妥的做法是：默认任何你输入的信息都可能被平台留存和使用，因此绝对不要输入你不希望被第三方看到的信息。</w:t>
      </w:r>
    </w:p>
    <w:p w14:paraId="7ECA8448">
      <w:r>
        <w:rPr>
          <w:rFonts w:hint="eastAsia"/>
        </w:rPr>
        <w:t>在商贸工作中，以下信息</w:t>
      </w:r>
      <w:r>
        <w:rPr>
          <w:rFonts w:hint="eastAsia"/>
          <w:b/>
          <w:bCs/>
        </w:rPr>
        <w:t>绝对不能直接输入AI平台</w:t>
      </w:r>
      <w:r>
        <w:rPr>
          <w:rFonts w:hint="eastAsia"/>
        </w:rPr>
        <w:t>，见表12-5。</w:t>
      </w:r>
    </w:p>
    <w:p w14:paraId="1527D072">
      <w:pPr>
        <w:jc w:val="center"/>
        <w:rPr>
          <w:rFonts w:hint="eastAsia"/>
        </w:rPr>
      </w:pPr>
      <w:r>
        <w:rPr>
          <w:rFonts w:hint="eastAsia"/>
        </w:rPr>
        <w:t>表12-5 禁止直接输入AI平台的信息类型</w:t>
      </w:r>
    </w:p>
    <w:tbl>
      <w:tblPr>
        <w:tblStyle w:val="17"/>
        <w:tblW w:w="7296" w:type="dxa"/>
        <w:tblInd w:w="0" w:type="dxa"/>
        <w:tblLayout w:type="autofit"/>
        <w:tblCellMar>
          <w:top w:w="15" w:type="dxa"/>
          <w:left w:w="15" w:type="dxa"/>
          <w:bottom w:w="15" w:type="dxa"/>
          <w:right w:w="15" w:type="dxa"/>
        </w:tblCellMar>
      </w:tblPr>
      <w:tblGrid>
        <w:gridCol w:w="1356"/>
        <w:gridCol w:w="3078"/>
        <w:gridCol w:w="2862"/>
      </w:tblGrid>
      <w:tr w14:paraId="1C7F646A">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41BEBC">
            <w:pPr>
              <w:rPr>
                <w:rFonts w:hint="eastAsia"/>
                <w:b/>
                <w:bCs/>
              </w:rPr>
            </w:pPr>
            <w:r>
              <w:rPr>
                <w:b/>
                <w:bCs/>
              </w:rPr>
              <w:t>信息类型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3F0073">
            <w:pPr>
              <w:rPr>
                <w:b/>
                <w:bCs/>
              </w:rPr>
            </w:pPr>
            <w:r>
              <w:rPr>
                <w:b/>
                <w:bCs/>
              </w:rPr>
              <w:t>具体举例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010090">
            <w:pPr>
              <w:rPr>
                <w:b/>
                <w:bCs/>
              </w:rPr>
            </w:pPr>
            <w:r>
              <w:rPr>
                <w:b/>
                <w:bCs/>
              </w:rPr>
              <w:t>为什么不能输</w:t>
            </w:r>
          </w:p>
        </w:tc>
      </w:tr>
      <w:tr w14:paraId="4C618F9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E3BF0A7">
            <w:r>
              <w:t>客户个人信息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C8C0EB6">
            <w:r>
              <w:t>客户姓名、手机号、身份证号、银行账号、家庭住址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1D2000">
            <w:r>
              <w:t>泄露客户隐私，违反个人信息保护相关法律法规</w:t>
            </w:r>
          </w:p>
        </w:tc>
      </w:tr>
      <w:tr w14:paraId="0482413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5CD9946">
            <w:r>
              <w:t>企业财务机密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B7DE5F9">
            <w:r>
              <w:t>详细的利润数据、成本结构、供应商报价、薪资明细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7EC6F9A">
            <w:r>
              <w:t>泄露商业秘密，可能给企业造成竞争损失</w:t>
            </w:r>
          </w:p>
        </w:tc>
      </w:tr>
      <w:tr w14:paraId="34211E0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0D6FEB">
            <w:r>
              <w:t>未公开的合同内容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8B4B08">
            <w:r>
              <w:t>合同全文、关键条款、合作方信息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CA68BF">
            <w:r>
              <w:t>可能违反保密协议</w:t>
            </w:r>
          </w:p>
        </w:tc>
      </w:tr>
      <w:tr w14:paraId="19B05D7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891C86">
            <w:r>
              <w:t>企业内部战略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8182CCE">
            <w:r>
              <w:t>未公布的发展规划、并购意向、产品研发计划</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27B9282">
            <w:r>
              <w:t>属于核心商业秘密</w:t>
            </w:r>
          </w:p>
        </w:tc>
      </w:tr>
      <w:tr w14:paraId="070017E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FF8391">
            <w:r>
              <w:t>未公开的业务数据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670E84">
            <w:r>
              <w:t>精确的客户名单、渠道结构、核心业务数据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A4CAAE">
            <w:r>
              <w:t>可能被竞争对手获取利用</w:t>
            </w:r>
          </w:p>
        </w:tc>
      </w:tr>
    </w:tbl>
    <w:p w14:paraId="29A1D695">
      <w:r>
        <w:rPr>
          <w:rFonts w:hint="eastAsia"/>
          <w:b/>
          <w:bCs/>
        </w:rPr>
        <w:t>正确的做法是"脱敏后再上传"</w:t>
      </w:r>
      <w:r>
        <w:rPr>
          <w:rFonts w:hint="eastAsia"/>
        </w:rPr>
        <w:t>：</w:t>
      </w:r>
    </w:p>
    <w:p w14:paraId="40B1DE8C">
      <w:pPr>
        <w:numPr>
          <w:ilvl w:val="0"/>
          <w:numId w:val="229"/>
        </w:numPr>
        <w:rPr>
          <w:rFonts w:hint="eastAsia"/>
        </w:rPr>
      </w:pPr>
      <w:r>
        <w:rPr>
          <w:rFonts w:hint="eastAsia"/>
        </w:rPr>
        <w:t>客户姓名 → 用"客户A""客户B"替代</w:t>
      </w:r>
    </w:p>
    <w:p w14:paraId="02B375F2">
      <w:pPr>
        <w:numPr>
          <w:ilvl w:val="0"/>
          <w:numId w:val="229"/>
        </w:numPr>
        <w:rPr>
          <w:rFonts w:hint="eastAsia"/>
        </w:rPr>
      </w:pPr>
      <w:r>
        <w:rPr>
          <w:rFonts w:hint="eastAsia"/>
        </w:rPr>
        <w:t>手机号 → 用"138****1234"替代或整列删除</w:t>
      </w:r>
    </w:p>
    <w:p w14:paraId="39C06EE0">
      <w:pPr>
        <w:numPr>
          <w:ilvl w:val="0"/>
          <w:numId w:val="229"/>
        </w:numPr>
        <w:rPr>
          <w:rFonts w:hint="eastAsia"/>
        </w:rPr>
      </w:pPr>
      <w:r>
        <w:rPr>
          <w:rFonts w:hint="eastAsia"/>
        </w:rPr>
        <w:t>公司名称 → 用"甲公司""合作方A"替代</w:t>
      </w:r>
    </w:p>
    <w:p w14:paraId="266A566E">
      <w:pPr>
        <w:numPr>
          <w:ilvl w:val="0"/>
          <w:numId w:val="229"/>
        </w:numPr>
        <w:rPr>
          <w:rFonts w:hint="eastAsia"/>
        </w:rPr>
      </w:pPr>
      <w:r>
        <w:rPr>
          <w:rFonts w:hint="eastAsia"/>
        </w:rPr>
        <w:t>具体金额 → 如果不影响分析，可以按比例缩放或使用模拟数据</w:t>
      </w:r>
    </w:p>
    <w:p w14:paraId="58827647">
      <w:pPr>
        <w:rPr>
          <w:rFonts w:hint="eastAsia"/>
        </w:rPr>
      </w:pPr>
      <w:r>
        <w:rPr>
          <w:rFonts w:hint="eastAsia"/>
          <w:b/>
          <w:bCs/>
        </w:rPr>
        <w:t>【翻车现场】客户名单被泄露的风险</w:t>
      </w:r>
    </w:p>
    <w:p w14:paraId="2000641A">
      <w:pPr>
        <w:rPr>
          <w:rFonts w:hint="eastAsia"/>
        </w:rPr>
      </w:pPr>
      <w:r>
        <w:rPr>
          <w:rFonts w:hint="eastAsia"/>
        </w:rPr>
        <w:t>某商贸公司的一名实习生在做客户数据分析时，把一份包含200多位客户真实姓名、手机号和采购金额的Excel表格直接上传到了AI平台。虽然后来没有证据显示数据被泄露，但公司得知此事后非常重视——因为一旦这些信息被泄露或被不当使用，公司将面临客户信任丧失和法律追责的双重风险。</w:t>
      </w:r>
    </w:p>
    <w:p w14:paraId="4A0CF8E9">
      <w:pPr>
        <w:rPr>
          <w:rFonts w:hint="eastAsia"/>
        </w:rPr>
      </w:pPr>
      <w:r>
        <w:rPr>
          <w:rFonts w:hint="eastAsia"/>
        </w:rPr>
        <w:t>这名实习生最终被严肃批评教育，公司也因此制定了一份"AI工具使用规范"，明确规定任何含有客户个人信息的文件在上传AI平台前必须经过脱敏处理。</w:t>
      </w:r>
    </w:p>
    <w:p w14:paraId="6EB5D6B6">
      <w:pPr>
        <w:rPr>
          <w:rFonts w:hint="eastAsia"/>
        </w:rPr>
      </w:pPr>
      <w:r>
        <w:rPr>
          <w:rFonts w:hint="eastAsia"/>
        </w:rPr>
        <w:pict>
          <v:rect id="_x0000_i1471" o:spt="1" style="height:3pt;width:0pt;" fillcolor="#A0A0A0" filled="t" stroked="f" coordsize="21600,21600" o:hr="t" o:hrstd="t" o:hralign="center">
            <v:path/>
            <v:fill on="t" focussize="0,0"/>
            <v:stroke on="f"/>
            <v:imagedata o:title=""/>
            <o:lock v:ext="edit"/>
            <w10:wrap type="none"/>
            <w10:anchorlock/>
          </v:rect>
        </w:pict>
      </w:r>
    </w:p>
    <w:p w14:paraId="50FAFCAD">
      <w:pPr>
        <w:rPr>
          <w:rFonts w:hint="eastAsia"/>
          <w:b/>
          <w:bCs/>
        </w:rPr>
      </w:pPr>
      <w:r>
        <w:rPr>
          <w:rFonts w:hint="eastAsia"/>
          <w:b/>
          <w:bCs/>
        </w:rPr>
        <w:t>二、不用AI做违法违规的事情</w:t>
      </w:r>
    </w:p>
    <w:p w14:paraId="47BC5CBA">
      <w:pPr>
        <w:rPr>
          <w:rFonts w:hint="eastAsia"/>
        </w:rPr>
      </w:pPr>
      <w:r>
        <w:rPr>
          <w:rFonts w:hint="eastAsia"/>
        </w:rPr>
        <w:t>这条听起来像是废话——谁会用AI做违法的事呢？但实际上，有些"违法违规"并不是故意的，而是因为不知道某些行为的法律边界。</w:t>
      </w:r>
    </w:p>
    <w:p w14:paraId="203E2A48">
      <w:r>
        <w:rPr>
          <w:rFonts w:hint="eastAsia"/>
        </w:rPr>
        <w:t>使用AI时可能不经意触犯的法律风险见表12-6。</w:t>
      </w:r>
    </w:p>
    <w:p w14:paraId="6B8E98B9">
      <w:pPr>
        <w:jc w:val="center"/>
        <w:rPr>
          <w:rFonts w:hint="eastAsia"/>
        </w:rPr>
      </w:pPr>
      <w:r>
        <w:rPr>
          <w:rFonts w:hint="eastAsia"/>
        </w:rPr>
        <w:t>表12-6 使用AI时可能不经意触犯的法律风险</w:t>
      </w:r>
    </w:p>
    <w:tbl>
      <w:tblPr>
        <w:tblStyle w:val="17"/>
        <w:tblW w:w="7296" w:type="dxa"/>
        <w:tblInd w:w="0" w:type="dxa"/>
        <w:tblLayout w:type="autofit"/>
        <w:tblCellMar>
          <w:top w:w="15" w:type="dxa"/>
          <w:left w:w="15" w:type="dxa"/>
          <w:bottom w:w="15" w:type="dxa"/>
          <w:right w:w="15" w:type="dxa"/>
        </w:tblCellMar>
      </w:tblPr>
      <w:tblGrid>
        <w:gridCol w:w="2087"/>
        <w:gridCol w:w="2589"/>
        <w:gridCol w:w="2620"/>
      </w:tblGrid>
      <w:tr w14:paraId="5C94C77B">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BE8D66A">
            <w:pPr>
              <w:rPr>
                <w:rFonts w:hint="eastAsia"/>
                <w:b/>
                <w:bCs/>
              </w:rPr>
            </w:pPr>
            <w:r>
              <w:rPr>
                <w:b/>
                <w:bCs/>
              </w:rPr>
              <w:t>行为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765434">
            <w:pPr>
              <w:rPr>
                <w:b/>
                <w:bCs/>
              </w:rPr>
            </w:pPr>
            <w:r>
              <w:rPr>
                <w:b/>
                <w:bCs/>
              </w:rPr>
              <w:t>可能触犯的法律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895BD5">
            <w:pPr>
              <w:rPr>
                <w:b/>
                <w:bCs/>
              </w:rPr>
            </w:pPr>
            <w:r>
              <w:rPr>
                <w:b/>
                <w:bCs/>
              </w:rPr>
              <w:t>正确做法</w:t>
            </w:r>
          </w:p>
        </w:tc>
      </w:tr>
      <w:tr w14:paraId="136913B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2B59000">
            <w:r>
              <w:t>用AI生成包含虚假信息的广告文案并发布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62336F">
            <w:r>
              <w:t>《中华人民共和国广告法》中关于虚假广告的相关规定</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5BDE39">
            <w:r>
              <w:t>广告内容必须真实，AI生成的文案发布前须核实</w:t>
            </w:r>
          </w:p>
        </w:tc>
      </w:tr>
      <w:tr w14:paraId="1C7AE20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1251EC1">
            <w:r>
              <w:t>用AI生成包含他人肖像的营销图片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819A775">
            <w:r>
              <w:t>相关法律法规中关于肖像权的规定</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3A0913">
            <w:r>
              <w:t>不使用他人肖像，用AI生成的图片不包含真实人物面部</w:t>
            </w:r>
          </w:p>
        </w:tc>
      </w:tr>
      <w:tr w14:paraId="7EF209C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3D6B33">
            <w:r>
              <w:t>用AI编造虚假的产品测评或用户评价并发布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4662C4">
            <w:r>
              <w:t>相关法律法规中关于不正当竞争的规定</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47A782">
            <w:r>
              <w:t>产品评价必须基于真实的使用体验</w:t>
            </w:r>
          </w:p>
        </w:tc>
      </w:tr>
      <w:tr w14:paraId="223A918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66F0D0A">
            <w:r>
              <w:t>用AI批量生成虚假的网络信息并传播</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D53ED03">
            <w:r>
              <w:t>相关法律法规中关于网络信息安全的规定</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B83E4A">
            <w:r>
              <w:t>不传播虚假信息</w:t>
            </w:r>
          </w:p>
        </w:tc>
      </w:tr>
      <w:tr w14:paraId="6860D8D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EE7A95">
            <w:r>
              <w:t>用AI生成侵犯他人著作权的内容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E16DFC">
            <w:r>
              <w:t>相关法律法规中关于著作权保护的规定</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1453DCE">
            <w:r>
              <w:t>尊重他人知识产权</w:t>
            </w:r>
          </w:p>
        </w:tc>
      </w:tr>
    </w:tbl>
    <w:p w14:paraId="666B4AC7">
      <w:r>
        <w:rPr>
          <w:rFonts w:hint="eastAsia"/>
        </w:rPr>
        <w:t>核心原则就一条：</w:t>
      </w:r>
      <w:r>
        <w:rPr>
          <w:rFonts w:hint="eastAsia"/>
          <w:b/>
          <w:bCs/>
        </w:rPr>
        <w:t>在线下不能做的事情，用AI来做也一样不能做。</w:t>
      </w:r>
      <w:r>
        <w:rPr>
          <w:rFonts w:hint="eastAsia"/>
        </w:rPr>
        <w:t> AI只是工具，不是"免责声明"。你用AI做了什么，法律责任在你身上。</w:t>
      </w:r>
    </w:p>
    <w:p w14:paraId="3D20A79C">
      <w:pPr>
        <w:rPr>
          <w:rFonts w:hint="eastAsia"/>
        </w:rPr>
      </w:pPr>
      <w:r>
        <w:rPr>
          <w:rFonts w:hint="eastAsia"/>
        </w:rPr>
        <w:pict>
          <v:rect id="_x0000_i1472" o:spt="1" style="height:3pt;width:0pt;" fillcolor="#A0A0A0" filled="t" stroked="f" coordsize="21600,21600" o:hr="t" o:hrstd="t" o:hralign="center">
            <v:path/>
            <v:fill on="t" focussize="0,0"/>
            <v:stroke on="f"/>
            <v:imagedata o:title=""/>
            <o:lock v:ext="edit"/>
            <w10:wrap type="none"/>
            <w10:anchorlock/>
          </v:rect>
        </w:pict>
      </w:r>
    </w:p>
    <w:p w14:paraId="28CAD40E">
      <w:pPr>
        <w:rPr>
          <w:rFonts w:hint="eastAsia"/>
          <w:b/>
          <w:bCs/>
        </w:rPr>
      </w:pPr>
      <w:r>
        <w:rPr>
          <w:rFonts w:hint="eastAsia"/>
          <w:b/>
          <w:bCs/>
        </w:rPr>
        <w:t>三、AI生成内容的知识产权问题</w:t>
      </w:r>
    </w:p>
    <w:p w14:paraId="0835E266">
      <w:pPr>
        <w:rPr>
          <w:rFonts w:hint="eastAsia"/>
        </w:rPr>
      </w:pPr>
      <w:r>
        <w:rPr>
          <w:rFonts w:hint="eastAsia"/>
        </w:rPr>
        <w:t>AI生成内容的知识产权归属问题，是当前法律界和学术界正在研究和讨论的一个重要议题。随着AI技术的快速发展和广泛应用，这方面的法律规则和司法实践也在不断发展和完善之中。</w:t>
      </w:r>
    </w:p>
    <w:p w14:paraId="163B1735">
      <w:pPr>
        <w:rPr>
          <w:rFonts w:hint="eastAsia"/>
        </w:rPr>
      </w:pPr>
      <w:r>
        <w:rPr>
          <w:rFonts w:hint="eastAsia"/>
        </w:rPr>
        <w:t>作为AI工具的使用者，在知识产权方面需要注意以下几点实务建议：</w:t>
      </w:r>
    </w:p>
    <w:p w14:paraId="73F60FE9">
      <w:pPr>
        <w:rPr>
          <w:rFonts w:hint="eastAsia"/>
        </w:rPr>
      </w:pPr>
      <w:r>
        <w:rPr>
          <w:rFonts w:hint="eastAsia"/>
          <w:b/>
          <w:bCs/>
        </w:rPr>
        <w:t>第一，尊重他人的知识产权。</w:t>
      </w:r>
      <w:r>
        <w:rPr>
          <w:rFonts w:hint="eastAsia"/>
        </w:rPr>
        <w:t> 《生成式人工智能服务管理暂行办法》第四条第三项明确规定："尊重知识产权、商业道德，保守商业秘密，不得利用算法、数据、平台等优势，实施垄断和不正当竞争行为。"第七条第二项规定："涉及知识产权的，不得侵害他人依法享有的知识产权。"在使用AI生成内容时，应当确保不侵害他人依法享有的知识产权。</w:t>
      </w:r>
    </w:p>
    <w:p w14:paraId="41CD5EAC">
      <w:pPr>
        <w:rPr>
          <w:rFonts w:hint="eastAsia"/>
        </w:rPr>
      </w:pPr>
      <w:r>
        <w:rPr>
          <w:rFonts w:hint="eastAsia"/>
          <w:b/>
          <w:bCs/>
        </w:rPr>
        <w:t>第二，了解AI平台的用户协议。</w:t>
      </w:r>
      <w:r>
        <w:rPr>
          <w:rFonts w:hint="eastAsia"/>
        </w:rPr>
        <w:t> 不同AI平台对于用户使用AI生成内容的权利约定可能有所不同。在使用AI生成内容之前，建议仔细阅读所用平台的用户协议和使用条款中关于内容权利的相关规定。</w:t>
      </w:r>
    </w:p>
    <w:p w14:paraId="7EB5BE3A">
      <w:pPr>
        <w:rPr>
          <w:rFonts w:hint="eastAsia"/>
        </w:rPr>
      </w:pPr>
      <w:r>
        <w:rPr>
          <w:rFonts w:hint="eastAsia"/>
          <w:b/>
          <w:bCs/>
        </w:rPr>
        <w:t>第三，在正式的商业场景中谨慎使用。</w:t>
      </w:r>
      <w:r>
        <w:rPr>
          <w:rFonts w:hint="eastAsia"/>
        </w:rPr>
        <w:t> 如果AI生成的内容要用于正式的商业用途（如产品包装设计、正式出版物、商业广告投放等），建议事先咨询专业的法律人士，了解可能涉及的知识产权问题和风险。</w:t>
      </w:r>
    </w:p>
    <w:p w14:paraId="1D4FBDCB">
      <w:pPr>
        <w:rPr>
          <w:rFonts w:hint="eastAsia"/>
        </w:rPr>
      </w:pPr>
      <w:r>
        <w:rPr>
          <w:rFonts w:hint="eastAsia"/>
          <w:b/>
          <w:bCs/>
        </w:rPr>
        <w:t>第四，关注法律法规的最新动态。</w:t>
      </w:r>
      <w:r>
        <w:rPr>
          <w:rFonts w:hint="eastAsia"/>
        </w:rPr>
        <w:t> 这一领域的法律规则仍在发展和完善之中。建议持续关注相关法律法规和司法解释的最新进展，及时调整自己的使用方式以符合最新的规范要求。</w:t>
      </w:r>
    </w:p>
    <w:p w14:paraId="1730DF01">
      <w:pPr>
        <w:rPr>
          <w:rFonts w:hint="eastAsia"/>
        </w:rPr>
      </w:pPr>
      <w:r>
        <w:rPr>
          <w:rFonts w:hint="eastAsia"/>
          <w:b/>
          <w:bCs/>
        </w:rPr>
        <w:t>【知识卡片】使用AI生成内容时的实务建议</w:t>
      </w:r>
    </w:p>
    <w:p w14:paraId="48E7DD10">
      <w:pPr>
        <w:numPr>
          <w:ilvl w:val="0"/>
          <w:numId w:val="230"/>
        </w:numPr>
        <w:rPr>
          <w:rFonts w:hint="eastAsia"/>
        </w:rPr>
      </w:pPr>
      <w:r>
        <w:rPr>
          <w:rFonts w:hint="eastAsia"/>
        </w:rPr>
        <w:t>用于课程作业和内部工作文档：一般风险较低，但应注明使用了AI辅助</w:t>
      </w:r>
    </w:p>
    <w:p w14:paraId="02189565">
      <w:pPr>
        <w:numPr>
          <w:ilvl w:val="0"/>
          <w:numId w:val="230"/>
        </w:numPr>
        <w:rPr>
          <w:rFonts w:hint="eastAsia"/>
        </w:rPr>
      </w:pPr>
      <w:r>
        <w:rPr>
          <w:rFonts w:hint="eastAsia"/>
        </w:rPr>
        <w:t>用于面向公众发布的宣传内容：注意内容的真实性和合规性</w:t>
      </w:r>
    </w:p>
    <w:p w14:paraId="0427EA5C">
      <w:pPr>
        <w:numPr>
          <w:ilvl w:val="0"/>
          <w:numId w:val="230"/>
        </w:numPr>
        <w:rPr>
          <w:rFonts w:hint="eastAsia"/>
        </w:rPr>
      </w:pPr>
      <w:r>
        <w:rPr>
          <w:rFonts w:hint="eastAsia"/>
        </w:rPr>
        <w:t>用于正式的商业合同和法律文件：建议由法律专业人士审核</w:t>
      </w:r>
    </w:p>
    <w:p w14:paraId="0A56746A">
      <w:pPr>
        <w:numPr>
          <w:ilvl w:val="0"/>
          <w:numId w:val="230"/>
        </w:numPr>
        <w:rPr>
          <w:rFonts w:hint="eastAsia"/>
        </w:rPr>
      </w:pPr>
      <w:r>
        <w:rPr>
          <w:rFonts w:hint="eastAsia"/>
        </w:rPr>
        <w:t>用于出版物或有著作权要求的场景：建议咨询知识产权专业人士</w:t>
      </w:r>
    </w:p>
    <w:p w14:paraId="31BCB854">
      <w:pPr>
        <w:numPr>
          <w:ilvl w:val="0"/>
          <w:numId w:val="230"/>
        </w:numPr>
        <w:rPr>
          <w:rFonts w:hint="eastAsia"/>
        </w:rPr>
      </w:pPr>
      <w:r>
        <w:rPr>
          <w:rFonts w:hint="eastAsia"/>
        </w:rPr>
        <w:t>无论何种用途：不得侵害他人依法享有的知识产权</w:t>
      </w:r>
    </w:p>
    <w:p w14:paraId="2FF83115">
      <w:pPr>
        <w:rPr>
          <w:rFonts w:hint="eastAsia"/>
        </w:rPr>
      </w:pPr>
      <w:r>
        <w:rPr>
          <w:rFonts w:hint="eastAsia"/>
        </w:rPr>
        <w:pict>
          <v:rect id="_x0000_i1473" o:spt="1" style="height:3pt;width:0pt;" fillcolor="#A0A0A0" filled="t" stroked="f" coordsize="21600,21600" o:hr="t" o:hrstd="t" o:hralign="center">
            <v:path/>
            <v:fill on="t" focussize="0,0"/>
            <v:stroke on="f"/>
            <v:imagedata o:title=""/>
            <o:lock v:ext="edit"/>
            <w10:wrap type="none"/>
            <w10:anchorlock/>
          </v:rect>
        </w:pict>
      </w:r>
    </w:p>
    <w:p w14:paraId="5F7FB8E9">
      <w:pPr>
        <w:rPr>
          <w:rFonts w:hint="eastAsia"/>
          <w:b/>
          <w:bCs/>
        </w:rPr>
      </w:pPr>
      <w:r>
        <w:rPr>
          <w:rFonts w:hint="eastAsia"/>
          <w:b/>
          <w:bCs/>
        </w:rPr>
        <w:t>四、工作中使用AI的基本规范建议</w:t>
      </w:r>
    </w:p>
    <w:p w14:paraId="41E5AB05">
      <w:r>
        <w:rPr>
          <w:rFonts w:hint="eastAsia"/>
        </w:rPr>
        <w:t>随着AI工具在商贸领域的广泛应用，越来越多的企业开始制定员工使用AI的内部规范。以下是一份适用于大多数商贸企业的AI使用规范建议框架，见表12-7。</w:t>
      </w:r>
    </w:p>
    <w:p w14:paraId="0FE7DA6D">
      <w:pPr>
        <w:jc w:val="center"/>
        <w:rPr>
          <w:rFonts w:hint="eastAsia"/>
        </w:rPr>
      </w:pPr>
      <w:r>
        <w:rPr>
          <w:rFonts w:hint="eastAsia"/>
        </w:rPr>
        <w:t>表12-7 企业AI使用规范建议框架</w:t>
      </w:r>
    </w:p>
    <w:tbl>
      <w:tblPr>
        <w:tblStyle w:val="17"/>
        <w:tblW w:w="7296" w:type="dxa"/>
        <w:tblInd w:w="0" w:type="dxa"/>
        <w:tblLayout w:type="autofit"/>
        <w:tblCellMar>
          <w:top w:w="15" w:type="dxa"/>
          <w:left w:w="15" w:type="dxa"/>
          <w:bottom w:w="15" w:type="dxa"/>
          <w:right w:w="15" w:type="dxa"/>
        </w:tblCellMar>
      </w:tblPr>
      <w:tblGrid>
        <w:gridCol w:w="1029"/>
        <w:gridCol w:w="6267"/>
      </w:tblGrid>
      <w:tr w14:paraId="4BF2F15C">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DEB9A2">
            <w:pPr>
              <w:rPr>
                <w:rFonts w:hint="eastAsia"/>
                <w:b/>
                <w:bCs/>
              </w:rPr>
            </w:pPr>
            <w:r>
              <w:rPr>
                <w:b/>
                <w:bCs/>
              </w:rPr>
              <w:t>规范领域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5843505">
            <w:pPr>
              <w:rPr>
                <w:b/>
                <w:bCs/>
              </w:rPr>
            </w:pPr>
            <w:r>
              <w:rPr>
                <w:b/>
                <w:bCs/>
              </w:rPr>
              <w:t>具体要求</w:t>
            </w:r>
          </w:p>
        </w:tc>
      </w:tr>
      <w:tr w14:paraId="0C89AE5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222984">
            <w:r>
              <w:rPr>
                <w:b/>
                <w:bCs/>
              </w:rPr>
              <w:t>数据安全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9F97A7">
            <w:r>
              <w:t>上传数据前必须做脱敏处理；不得上传客户个人信息、商业秘密和未公开的内部资料</w:t>
            </w:r>
          </w:p>
        </w:tc>
      </w:tr>
      <w:tr w14:paraId="0F0A517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8F152AA">
            <w:r>
              <w:rPr>
                <w:b/>
                <w:bCs/>
              </w:rPr>
              <w:t>内容审核</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CFCF32F">
            <w:r>
              <w:t>AI生成的所有内容在使用前必须经过人工审核；涉及数字、法规、产品参数的信息必须核实</w:t>
            </w:r>
          </w:p>
        </w:tc>
      </w:tr>
      <w:tr w14:paraId="31E5DCC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E3A0E4">
            <w:r>
              <w:rPr>
                <w:b/>
                <w:bCs/>
              </w:rPr>
              <w:t>合规检查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A004D2">
            <w:r>
              <w:t>用于对外发布的内容（广告、通知、声明等）必须做合规性检查后才能发布</w:t>
            </w:r>
          </w:p>
        </w:tc>
      </w:tr>
      <w:tr w14:paraId="0FAD7F7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A52CA9A">
            <w:r>
              <w:rPr>
                <w:b/>
                <w:bCs/>
              </w:rPr>
              <w:t>责任归属</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53364C4">
            <w:r>
              <w:t>AI生成的内容一旦使用，责任由使用者承担，不能以"是AI写的"推卸责任</w:t>
            </w:r>
          </w:p>
        </w:tc>
      </w:tr>
      <w:tr w14:paraId="29DDE01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006814">
            <w:r>
              <w:rPr>
                <w:b/>
                <w:bCs/>
              </w:rPr>
              <w:t>使用记录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A58B4D">
            <w:r>
              <w:t>重要工作中使用AI辅助的，建议在工作档案中注明</w:t>
            </w:r>
          </w:p>
        </w:tc>
      </w:tr>
      <w:tr w14:paraId="3B69E25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FEB9BE4">
            <w:r>
              <w:rPr>
                <w:b/>
                <w:bCs/>
              </w:rPr>
              <w:t>技能保持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CC84E1F">
            <w:r>
              <w:t>不得完全依赖AI而放弃自身专业能力的持续学习和提升</w:t>
            </w:r>
          </w:p>
        </w:tc>
      </w:tr>
    </w:tbl>
    <w:p w14:paraId="681DE139">
      <w:r>
        <w:rPr>
          <w:rFonts w:hint="eastAsia"/>
        </w:rPr>
        <w:t>可以让AI帮你起草一份更详细的使用规范：</w:t>
      </w:r>
    </w:p>
    <w:p w14:paraId="5D5646EF">
      <w:r>
        <w:t>请帮我起草一份"企业员工使用AI工具的管理规范"，适用于一家</w:t>
      </w:r>
    </w:p>
    <w:p w14:paraId="51EC28FF">
      <w:r>
        <w:t>中小型商贸企业。</w:t>
      </w:r>
    </w:p>
    <w:p w14:paraId="6BEDA73C"/>
    <w:p w14:paraId="17359885">
      <w:r>
        <w:t>规范应包含以下方面：</w:t>
      </w:r>
    </w:p>
    <w:p w14:paraId="7E28D332">
      <w:r>
        <w:t>1. 适用范围（哪些岗位、哪些工作场景）</w:t>
      </w:r>
    </w:p>
    <w:p w14:paraId="7F3B1DCC">
      <w:r>
        <w:t>2. 允许使用的AI工具范围</w:t>
      </w:r>
    </w:p>
    <w:p w14:paraId="19F30609">
      <w:r>
        <w:t>3. 数据安全要求（什么能上传、什么不能上传）</w:t>
      </w:r>
    </w:p>
    <w:p w14:paraId="1B3B428A">
      <w:r>
        <w:t>4. 内容审核要求（AI生成的内容谁来审核、怎么审核）</w:t>
      </w:r>
    </w:p>
    <w:p w14:paraId="4B74759C">
      <w:r>
        <w:t>5. 合规性要求（特别是对外发布的内容）</w:t>
      </w:r>
    </w:p>
    <w:p w14:paraId="4DD0B478">
      <w:r>
        <w:t>6. 责任归属</w:t>
      </w:r>
    </w:p>
    <w:p w14:paraId="5AA82E6B">
      <w:r>
        <w:t>7. 禁止行为清单</w:t>
      </w:r>
    </w:p>
    <w:p w14:paraId="01099C03">
      <w:r>
        <w:t>8. 违规处理</w:t>
      </w:r>
    </w:p>
    <w:p w14:paraId="68B2CA19"/>
    <w:p w14:paraId="2E0004F7">
      <w:r>
        <w:t>1000字左右，格式正式规范。</w:t>
      </w:r>
    </w:p>
    <w:p w14:paraId="51CB3B8A">
      <w:pPr>
        <w:rPr>
          <w:rFonts w:hint="eastAsia"/>
        </w:rPr>
      </w:pPr>
      <w:r>
        <w:rPr>
          <w:rFonts w:hint="eastAsia"/>
        </w:rPr>
        <w:pict>
          <v:rect id="_x0000_i1474" o:spt="1" style="height:3pt;width:0pt;" fillcolor="#A0A0A0" filled="t" stroked="f" coordsize="21600,21600" o:hr="t" o:hrstd="t" o:hralign="center">
            <v:path/>
            <v:fill on="t" focussize="0,0"/>
            <v:stroke on="f"/>
            <v:imagedata o:title=""/>
            <o:lock v:ext="edit"/>
            <w10:wrap type="none"/>
            <w10:anchorlock/>
          </v:rect>
        </w:pict>
      </w:r>
    </w:p>
    <w:p w14:paraId="7CB805BB">
      <w:pPr>
        <w:rPr>
          <w:rFonts w:hint="eastAsia"/>
        </w:rPr>
      </w:pPr>
      <w:r>
        <w:rPr>
          <w:rFonts w:hint="eastAsia"/>
          <w:b/>
          <w:bCs/>
        </w:rPr>
        <w:t>【任务小结与自测】</w:t>
      </w:r>
    </w:p>
    <w:p w14:paraId="3AC0C6A7">
      <w:pPr>
        <w:rPr>
          <w:rFonts w:hint="eastAsia"/>
        </w:rPr>
      </w:pPr>
      <w:r>
        <w:rPr>
          <w:rFonts w:hint="eastAsia"/>
        </w:rPr>
        <w:t>完成任务二后，检查一下：</w:t>
      </w:r>
    </w:p>
    <w:p w14:paraId="1091C7EB">
      <w:pPr>
        <w:numPr>
          <w:ilvl w:val="0"/>
          <w:numId w:val="231"/>
        </w:numPr>
        <w:rPr>
          <w:rFonts w:hint="eastAsia"/>
        </w:rPr>
      </w:pPr>
      <w:r>
        <w:rPr>
          <w:rFonts w:hint="eastAsia"/>
        </w:rPr>
        <w:t>知道哪些信息绝对不能直接输入AI平台，以及怎么做脱敏处理</w:t>
      </w:r>
    </w:p>
    <w:p w14:paraId="43AF2E47">
      <w:pPr>
        <w:numPr>
          <w:ilvl w:val="0"/>
          <w:numId w:val="231"/>
        </w:numPr>
        <w:rPr>
          <w:rFonts w:hint="eastAsia"/>
        </w:rPr>
      </w:pPr>
      <w:r>
        <w:rPr>
          <w:rFonts w:hint="eastAsia"/>
        </w:rPr>
        <w:t>理解"在线下不能做的事情，用AI来做也一样不能做"的原则</w:t>
      </w:r>
    </w:p>
    <w:p w14:paraId="328F4491">
      <w:pPr>
        <w:numPr>
          <w:ilvl w:val="0"/>
          <w:numId w:val="231"/>
        </w:numPr>
        <w:rPr>
          <w:rFonts w:hint="eastAsia"/>
        </w:rPr>
      </w:pPr>
      <w:r>
        <w:rPr>
          <w:rFonts w:hint="eastAsia"/>
        </w:rPr>
        <w:t>了解AI生成内容在知识产权方面需要注意的实务要点</w:t>
      </w:r>
    </w:p>
    <w:p w14:paraId="3D46424C">
      <w:pPr>
        <w:numPr>
          <w:ilvl w:val="0"/>
          <w:numId w:val="231"/>
        </w:numPr>
        <w:rPr>
          <w:rFonts w:hint="eastAsia"/>
        </w:rPr>
      </w:pPr>
      <w:r>
        <w:rPr>
          <w:rFonts w:hint="eastAsia"/>
        </w:rPr>
        <w:t>知道工作中使用AI应该遵守的基本规范</w:t>
      </w:r>
    </w:p>
    <w:p w14:paraId="4B6A2C5C">
      <w:pPr>
        <w:rPr>
          <w:rFonts w:hint="eastAsia"/>
        </w:rPr>
      </w:pPr>
      <w:r>
        <w:rPr>
          <w:rFonts w:hint="eastAsia"/>
        </w:rPr>
        <w:pict>
          <v:rect id="_x0000_i1475" o:spt="1" style="height:3pt;width:0pt;" fillcolor="#A0A0A0" filled="t" stroked="f" coordsize="21600,21600" o:hr="t" o:hrstd="t" o:hralign="center">
            <v:path/>
            <v:fill on="t" focussize="0,0"/>
            <v:stroke on="f"/>
            <v:imagedata o:title=""/>
            <o:lock v:ext="edit"/>
            <w10:wrap type="none"/>
            <w10:anchorlock/>
          </v:rect>
        </w:pict>
      </w:r>
    </w:p>
    <w:p w14:paraId="43349B97">
      <w:pPr>
        <w:rPr>
          <w:rFonts w:hint="eastAsia"/>
          <w:b/>
          <w:bCs/>
        </w:rPr>
      </w:pPr>
      <w:r>
        <w:rPr>
          <w:rFonts w:hint="eastAsia"/>
          <w:b/>
          <w:bCs/>
        </w:rPr>
        <w:t>任务三 了解与AI相关的法律法规</w:t>
      </w:r>
    </w:p>
    <w:p w14:paraId="5441C559">
      <w:pPr>
        <w:rPr>
          <w:rFonts w:hint="eastAsia"/>
        </w:rPr>
      </w:pPr>
      <w:r>
        <w:rPr>
          <w:rFonts w:hint="eastAsia"/>
          <w:b/>
          <w:bCs/>
        </w:rPr>
        <w:t>【任务描述】</w:t>
      </w:r>
      <w:r>
        <w:rPr>
          <w:rFonts w:hint="eastAsia"/>
        </w:rPr>
        <w:t> 作为AI工具的使用者，不需要变成法律专家，但需要了解跟自己日常使用AI工具最相关的几部法律法规的基本内容。这个任务介绍目前与AI使用最直接相关的几部法规，重点摘录跟普通使用者最有关系的条款。</w:t>
      </w:r>
    </w:p>
    <w:p w14:paraId="7A3CCAD5">
      <w:pPr>
        <w:rPr>
          <w:rFonts w:hint="eastAsia"/>
        </w:rPr>
      </w:pPr>
      <w:r>
        <w:rPr>
          <w:rFonts w:hint="eastAsia"/>
        </w:rPr>
        <w:pict>
          <v:rect id="_x0000_i1476" o:spt="1" style="height:3pt;width:0pt;" fillcolor="#A0A0A0" filled="t" stroked="f" coordsize="21600,21600" o:hr="t" o:hrstd="t" o:hralign="center">
            <v:path/>
            <v:fill on="t" focussize="0,0"/>
            <v:stroke on="f"/>
            <v:imagedata o:title=""/>
            <o:lock v:ext="edit"/>
            <w10:wrap type="none"/>
            <w10:anchorlock/>
          </v:rect>
        </w:pict>
      </w:r>
    </w:p>
    <w:p w14:paraId="093E55FA">
      <w:pPr>
        <w:rPr>
          <w:rFonts w:hint="eastAsia"/>
          <w:b/>
          <w:bCs/>
        </w:rPr>
      </w:pPr>
      <w:r>
        <w:rPr>
          <w:rFonts w:hint="eastAsia"/>
          <w:b/>
          <w:bCs/>
        </w:rPr>
        <w:t>一、《生成式人工智能服务管理暂行办法》</w:t>
      </w:r>
    </w:p>
    <w:p w14:paraId="37751064">
      <w:pPr>
        <w:rPr>
          <w:rFonts w:hint="eastAsia"/>
        </w:rPr>
      </w:pPr>
      <w:r>
        <w:rPr>
          <w:rFonts w:hint="eastAsia"/>
        </w:rPr>
        <w:t>《生成式人工智能服务管理暂行办法》是目前中国专门针对生成式AI服务的核心规章，由国家互联网信息办公室等七部门联合发布，自2023年8月15日起施行。</w:t>
      </w:r>
    </w:p>
    <w:p w14:paraId="2102AB7D">
      <w:pPr>
        <w:rPr>
          <w:rFonts w:hint="eastAsia"/>
        </w:rPr>
      </w:pPr>
      <w:r>
        <w:rPr>
          <w:rFonts w:hint="eastAsia"/>
        </w:rPr>
        <w:t>该办法明确了生成式AI的基本定义。其第二十二条规定：</w:t>
      </w:r>
    </w:p>
    <w:p w14:paraId="7E79A81B">
      <w:pPr>
        <w:rPr>
          <w:rFonts w:hint="eastAsia"/>
        </w:rPr>
      </w:pPr>
      <w:r>
        <w:rPr>
          <w:rFonts w:hint="eastAsia"/>
        </w:rPr>
        <w:t>本办法下列用语的含义是：</w:t>
      </w:r>
    </w:p>
    <w:p w14:paraId="1C3321E0">
      <w:pPr>
        <w:rPr>
          <w:rFonts w:hint="eastAsia"/>
        </w:rPr>
      </w:pPr>
      <w:r>
        <w:rPr>
          <w:rFonts w:hint="eastAsia"/>
        </w:rPr>
        <w:t>（一）生成式人工智能技术，是指具有文本、图片、音频、视频等内容生成能力的模型及相关技术。</w:t>
      </w:r>
    </w:p>
    <w:p w14:paraId="70A750D5">
      <w:pPr>
        <w:rPr>
          <w:rFonts w:hint="eastAsia"/>
        </w:rPr>
      </w:pPr>
      <w:r>
        <w:rPr>
          <w:rFonts w:hint="eastAsia"/>
        </w:rPr>
        <w:t>（二）生成式人工智能服务提供者，是指利用生成式人工智能技术提供生成式人工智能服务（包括通过提供可编程接口等方式提供生成式人工智能服务）的组织、个人。</w:t>
      </w:r>
    </w:p>
    <w:p w14:paraId="5DD50000">
      <w:pPr>
        <w:rPr>
          <w:rFonts w:hint="eastAsia"/>
        </w:rPr>
      </w:pPr>
      <w:r>
        <w:rPr>
          <w:rFonts w:hint="eastAsia"/>
        </w:rPr>
        <w:t>（三）生成式人工智能服务使用者，是指使用生成式人工智能服务生成内容的组织、个人。</w:t>
      </w:r>
    </w:p>
    <w:p w14:paraId="4F6DED52">
      <w:pPr>
        <w:rPr>
          <w:rFonts w:hint="eastAsia"/>
        </w:rPr>
      </w:pPr>
      <w:r>
        <w:rPr>
          <w:rFonts w:hint="eastAsia"/>
        </w:rPr>
        <w:t>也就是说，日常使用DeepSeek、文心一言等AI平台的用户，在这部办法中被定义为"使用者"。</w:t>
      </w:r>
    </w:p>
    <w:p w14:paraId="47363D27">
      <w:pPr>
        <w:rPr>
          <w:rFonts w:hint="eastAsia"/>
        </w:rPr>
      </w:pPr>
      <w:r>
        <w:rPr>
          <w:rFonts w:hint="eastAsia"/>
        </w:rPr>
        <w:t>该办法对提供和使用生成式AI服务提出了基本要求。其第四条规定：</w:t>
      </w:r>
    </w:p>
    <w:p w14:paraId="06D4DD42">
      <w:pPr>
        <w:rPr>
          <w:rFonts w:hint="eastAsia"/>
        </w:rPr>
      </w:pPr>
      <w:r>
        <w:rPr>
          <w:rFonts w:hint="eastAsia"/>
        </w:rPr>
        <w:t>提供和使用生成式人工智能服务，应当遵守法律、行政法规，尊重社会公德和伦理道德，遵守以下规定：</w:t>
      </w:r>
    </w:p>
    <w:p w14:paraId="2F38E985">
      <w:pPr>
        <w:rPr>
          <w:rFonts w:hint="eastAsia"/>
        </w:rPr>
      </w:pPr>
      <w:r>
        <w:rPr>
          <w:rFonts w:hint="eastAsia"/>
        </w:rPr>
        <w:t>（一）坚持社会主义核心价值观，不得生成煽动颠覆国家政权、推翻社会主义制度，危害国家安全和利益、损害国家形象，煽动分裂国家、破坏国家统一和社会稳定，宣扬恐怖主义、极端主义，宣扬民族仇恨、民族歧视，暴力、淫秽色情，以及虚假有害信息等法律、行政法规禁止的内容；</w:t>
      </w:r>
    </w:p>
    <w:p w14:paraId="3563642A">
      <w:pPr>
        <w:rPr>
          <w:rFonts w:hint="eastAsia"/>
        </w:rPr>
      </w:pPr>
      <w:r>
        <w:rPr>
          <w:rFonts w:hint="eastAsia"/>
        </w:rPr>
        <w:t>（二）在算法设计、训练数据选择、模型生成和优化、提供服务等过程中，采取有效措施防止产生民族、信仰、国别、地域、性别、年龄、职业、健康等歧视；</w:t>
      </w:r>
    </w:p>
    <w:p w14:paraId="410678B9">
      <w:pPr>
        <w:rPr>
          <w:rFonts w:hint="eastAsia"/>
        </w:rPr>
      </w:pPr>
      <w:r>
        <w:rPr>
          <w:rFonts w:hint="eastAsia"/>
        </w:rPr>
        <w:t>（三）尊重知识产权、商业道德，保守商业秘密，不得利用算法、数据、平台等优势，实施垄断和不正当竞争行为；</w:t>
      </w:r>
    </w:p>
    <w:p w14:paraId="30522667">
      <w:pPr>
        <w:rPr>
          <w:rFonts w:hint="eastAsia"/>
        </w:rPr>
      </w:pPr>
      <w:r>
        <w:rPr>
          <w:rFonts w:hint="eastAsia"/>
        </w:rPr>
        <w:t>（四）尊重他人合法权益，不得危害他人身心健康，不得侵害他人肖像权、名誉权、荣誉权、隐私权和个人信息权益；</w:t>
      </w:r>
    </w:p>
    <w:p w14:paraId="5A98050C">
      <w:pPr>
        <w:rPr>
          <w:rFonts w:hint="eastAsia"/>
        </w:rPr>
      </w:pPr>
      <w:r>
        <w:rPr>
          <w:rFonts w:hint="eastAsia"/>
        </w:rPr>
        <w:t>（五）基于服务类型特点，采取有效措施，提升生成式人工智能服务的透明度，提高生成内容的准确性和可靠性。</w:t>
      </w:r>
    </w:p>
    <w:p w14:paraId="15069014">
      <w:pPr>
        <w:rPr>
          <w:rFonts w:hint="eastAsia"/>
        </w:rPr>
      </w:pPr>
      <w:r>
        <w:rPr>
          <w:rFonts w:hint="eastAsia"/>
        </w:rPr>
        <w:t>该办法同时强调了鼓励创新应用的态度。其第三条规定：</w:t>
      </w:r>
    </w:p>
    <w:p w14:paraId="37D20644">
      <w:pPr>
        <w:rPr>
          <w:rFonts w:hint="eastAsia"/>
        </w:rPr>
      </w:pPr>
      <w:r>
        <w:rPr>
          <w:rFonts w:hint="eastAsia"/>
        </w:rPr>
        <w:t>国家坚持发展和安全并重、促进创新和依法治理相结合的原则，采取有效措施鼓励生成式人工智能创新发展，对生成式人工智能服务实行包容审慎和分类分级监管。</w:t>
      </w:r>
    </w:p>
    <w:p w14:paraId="0F471E9F">
      <w:pPr>
        <w:rPr>
          <w:rFonts w:hint="eastAsia"/>
        </w:rPr>
      </w:pPr>
      <w:r>
        <w:rPr>
          <w:rFonts w:hint="eastAsia"/>
        </w:rPr>
        <w:t>第五条规定：</w:t>
      </w:r>
    </w:p>
    <w:p w14:paraId="366E6AEA">
      <w:pPr>
        <w:rPr>
          <w:rFonts w:hint="eastAsia"/>
        </w:rPr>
      </w:pPr>
      <w:r>
        <w:rPr>
          <w:rFonts w:hint="eastAsia"/>
        </w:rPr>
        <w:t>鼓励生成式人工智能技术在各行业、各领域的创新应用，生成积极健康、向上向善的优质内容，探索优化应用场景，构建应用生态体系。</w:t>
      </w:r>
    </w:p>
    <w:p w14:paraId="450872D7">
      <w:pPr>
        <w:rPr>
          <w:rFonts w:hint="eastAsia"/>
        </w:rPr>
      </w:pPr>
      <w:r>
        <w:rPr>
          <w:rFonts w:hint="eastAsia"/>
        </w:rPr>
        <w:t>关于服务提供者对使用者信息的保护义务，第十一条规定：</w:t>
      </w:r>
    </w:p>
    <w:p w14:paraId="702A8828">
      <w:pPr>
        <w:rPr>
          <w:rFonts w:hint="eastAsia"/>
        </w:rPr>
      </w:pPr>
      <w:r>
        <w:rPr>
          <w:rFonts w:hint="eastAsia"/>
        </w:rPr>
        <w:t>提供者对使用者的输入信息和使用记录应当依法履行保护义务，不得收集非必要个人信息，不得非法留存能够识别使用者身份的输入信息和使用记录，不得非法向他人提供使用者的输入信息和使用记录。</w:t>
      </w:r>
    </w:p>
    <w:p w14:paraId="2AB64F82">
      <w:pPr>
        <w:rPr>
          <w:rFonts w:hint="eastAsia"/>
        </w:rPr>
      </w:pPr>
      <w:r>
        <w:rPr>
          <w:rFonts w:hint="eastAsia"/>
          <w:b/>
          <w:bCs/>
        </w:rPr>
        <w:t>说明：</w:t>
      </w:r>
      <w:r>
        <w:rPr>
          <w:rFonts w:hint="eastAsia"/>
        </w:rPr>
        <w:t> 以上条款引用自《生成式人工智能服务管理暂行办法》原文。完整条文可在中国网信网（www.cac.gov.cn）查阅。建议有兴趣的同学阅读完整原文以获取更全面的了解。</w:t>
      </w:r>
    </w:p>
    <w:p w14:paraId="2F14F423">
      <w:pPr>
        <w:rPr>
          <w:rFonts w:hint="eastAsia"/>
        </w:rPr>
      </w:pPr>
      <w:r>
        <w:rPr>
          <w:rFonts w:hint="eastAsia"/>
        </w:rPr>
        <w:pict>
          <v:rect id="_x0000_i1477" o:spt="1" style="height:3pt;width:0pt;" fillcolor="#A0A0A0" filled="t" stroked="f" coordsize="21600,21600" o:hr="t" o:hrstd="t" o:hralign="center">
            <v:path/>
            <v:fill on="t" focussize="0,0"/>
            <v:stroke on="f"/>
            <v:imagedata o:title=""/>
            <o:lock v:ext="edit"/>
            <w10:wrap type="none"/>
            <w10:anchorlock/>
          </v:rect>
        </w:pict>
      </w:r>
    </w:p>
    <w:p w14:paraId="51E6A83F">
      <w:pPr>
        <w:rPr>
          <w:rFonts w:hint="eastAsia"/>
          <w:b/>
          <w:bCs/>
        </w:rPr>
      </w:pPr>
      <w:r>
        <w:rPr>
          <w:rFonts w:hint="eastAsia"/>
          <w:b/>
          <w:bCs/>
        </w:rPr>
        <w:t>二、数据安全与个人信息保护的基本常识</w:t>
      </w:r>
    </w:p>
    <w:p w14:paraId="18D1684F">
      <w:pPr>
        <w:rPr>
          <w:rFonts w:hint="eastAsia"/>
        </w:rPr>
      </w:pPr>
      <w:r>
        <w:rPr>
          <w:rFonts w:hint="eastAsia"/>
        </w:rPr>
        <w:t>除了专门针对AI的法规之外，还有几部跟数据和个人信息保护相关的法律，在使用AI处理商贸数据时需要了解其基本精神。</w:t>
      </w:r>
    </w:p>
    <w:p w14:paraId="349B55FF">
      <w:r>
        <w:rPr>
          <w:rFonts w:hint="eastAsia"/>
        </w:rPr>
        <w:t>这几部法律的基本定位见表12-8。</w:t>
      </w:r>
    </w:p>
    <w:p w14:paraId="56A7B66E">
      <w:pPr>
        <w:jc w:val="center"/>
        <w:rPr>
          <w:rFonts w:hint="eastAsia"/>
        </w:rPr>
      </w:pPr>
      <w:r>
        <w:rPr>
          <w:rFonts w:hint="eastAsia"/>
        </w:rPr>
        <w:t>表12-8 与AI使用相关的数据和信息保护法律概览</w:t>
      </w:r>
    </w:p>
    <w:tbl>
      <w:tblPr>
        <w:tblStyle w:val="17"/>
        <w:tblW w:w="7296" w:type="dxa"/>
        <w:tblInd w:w="0" w:type="dxa"/>
        <w:tblLayout w:type="autofit"/>
        <w:tblCellMar>
          <w:top w:w="15" w:type="dxa"/>
          <w:left w:w="15" w:type="dxa"/>
          <w:bottom w:w="15" w:type="dxa"/>
          <w:right w:w="15" w:type="dxa"/>
        </w:tblCellMar>
      </w:tblPr>
      <w:tblGrid>
        <w:gridCol w:w="2189"/>
        <w:gridCol w:w="2091"/>
        <w:gridCol w:w="3016"/>
      </w:tblGrid>
      <w:tr w14:paraId="775D6854">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3EF36C">
            <w:pPr>
              <w:rPr>
                <w:rFonts w:hint="eastAsia"/>
                <w:b/>
                <w:bCs/>
              </w:rPr>
            </w:pPr>
            <w:r>
              <w:rPr>
                <w:b/>
                <w:bCs/>
              </w:rPr>
              <w:t>法律名称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0D63A0">
            <w:pPr>
              <w:rPr>
                <w:b/>
                <w:bCs/>
              </w:rPr>
            </w:pPr>
            <w:r>
              <w:rPr>
                <w:b/>
                <w:bCs/>
              </w:rPr>
              <w:t>核心关注点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B3F8D2">
            <w:pPr>
              <w:rPr>
                <w:b/>
                <w:bCs/>
              </w:rPr>
            </w:pPr>
            <w:r>
              <w:rPr>
                <w:b/>
                <w:bCs/>
              </w:rPr>
              <w:t>与AI使用的关系</w:t>
            </w:r>
          </w:p>
        </w:tc>
      </w:tr>
      <w:tr w14:paraId="5363DD9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57848C3">
            <w:r>
              <w:t>《中华人民共和国网络安全法》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8C5090">
            <w:r>
              <w:t>保障网络安全，维护网络空间秩序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BFB511E">
            <w:r>
              <w:t>使用AI平台属于网络活动，需遵守网络安全相关规定</w:t>
            </w:r>
          </w:p>
        </w:tc>
      </w:tr>
      <w:tr w14:paraId="57C77E9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937E336">
            <w:r>
              <w:t>《中华人民共和国数据安全法》</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01458CC">
            <w:r>
              <w:t>规范数据处理活动，保障数据安全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79F5D35">
            <w:r>
              <w:t>向AI平台上传数据属于数据处理活动</w:t>
            </w:r>
          </w:p>
        </w:tc>
      </w:tr>
      <w:tr w14:paraId="77886B7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503382">
            <w:r>
              <w:t>《中华人民共和国个人信息保护法》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D4D518">
            <w:r>
              <w:t>保护个人信息权益</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FFF5DF">
            <w:r>
              <w:t>向AI上传含个人信息的数据时需遵守个人信息保护规定</w:t>
            </w:r>
          </w:p>
        </w:tc>
      </w:tr>
    </w:tbl>
    <w:p w14:paraId="478F8D05">
      <w:r>
        <w:rPr>
          <w:rFonts w:hint="eastAsia"/>
        </w:rPr>
        <w:t>对于商贸岗位的从业者来说，不需要背诵这些法律的具体条文，但需要记住几条核心原则：</w:t>
      </w:r>
    </w:p>
    <w:p w14:paraId="6921DC18">
      <w:pPr>
        <w:rPr>
          <w:rFonts w:hint="eastAsia"/>
        </w:rPr>
      </w:pPr>
      <w:r>
        <w:rPr>
          <w:rFonts w:hint="eastAsia"/>
          <w:b/>
          <w:bCs/>
        </w:rPr>
        <w:t>第一，处理个人信息需要合法、正当、必要。</w:t>
      </w:r>
      <w:r>
        <w:rPr>
          <w:rFonts w:hint="eastAsia"/>
        </w:rPr>
        <w:t> 不能为了"做分析方便"就随便收集和上传客户的个人信息。</w:t>
      </w:r>
    </w:p>
    <w:p w14:paraId="53057868">
      <w:pPr>
        <w:rPr>
          <w:rFonts w:hint="eastAsia"/>
        </w:rPr>
      </w:pPr>
      <w:r>
        <w:rPr>
          <w:rFonts w:hint="eastAsia"/>
          <w:b/>
          <w:bCs/>
        </w:rPr>
        <w:t>第二，收集个人信息应当告知并取得同意。</w:t>
      </w:r>
      <w:r>
        <w:rPr>
          <w:rFonts w:hint="eastAsia"/>
        </w:rPr>
        <w:t> 在收集客户信息时，应当明确告知收集的目的和使用方式，并取得客户的同意。</w:t>
      </w:r>
    </w:p>
    <w:p w14:paraId="13E91902">
      <w:pPr>
        <w:rPr>
          <w:rFonts w:hint="eastAsia"/>
        </w:rPr>
      </w:pPr>
      <w:r>
        <w:rPr>
          <w:rFonts w:hint="eastAsia"/>
          <w:b/>
          <w:bCs/>
        </w:rPr>
        <w:t>第三，不得过度收集个人信息。</w:t>
      </w:r>
      <w:r>
        <w:rPr>
          <w:rFonts w:hint="eastAsia"/>
        </w:rPr>
        <w:t> 只收集完成工作任务所必需的信息，不多收、不多留。</w:t>
      </w:r>
    </w:p>
    <w:p w14:paraId="7071126D">
      <w:pPr>
        <w:rPr>
          <w:rFonts w:hint="eastAsia"/>
        </w:rPr>
      </w:pPr>
      <w:r>
        <w:rPr>
          <w:rFonts w:hint="eastAsia"/>
          <w:b/>
          <w:bCs/>
        </w:rPr>
        <w:t>第四，对个人信息要采取安全保护措施。</w:t>
      </w:r>
      <w:r>
        <w:rPr>
          <w:rFonts w:hint="eastAsia"/>
        </w:rPr>
        <w:t> 存储和使用个人信息时要注意安全，防止泄露。</w:t>
      </w:r>
    </w:p>
    <w:p w14:paraId="3CDCE259">
      <w:pPr>
        <w:rPr>
          <w:rFonts w:hint="eastAsia"/>
        </w:rPr>
      </w:pPr>
      <w:r>
        <w:rPr>
          <w:rFonts w:hint="eastAsia"/>
        </w:rPr>
        <w:pict>
          <v:rect id="_x0000_i1478" o:spt="1" style="height:3pt;width:0pt;" fillcolor="#A0A0A0" filled="t" stroked="f" coordsize="21600,21600" o:hr="t" o:hrstd="t" o:hralign="center">
            <v:path/>
            <v:fill on="t" focussize="0,0"/>
            <v:stroke on="f"/>
            <v:imagedata o:title=""/>
            <o:lock v:ext="edit"/>
            <w10:wrap type="none"/>
            <w10:anchorlock/>
          </v:rect>
        </w:pict>
      </w:r>
    </w:p>
    <w:p w14:paraId="00E448D4">
      <w:pPr>
        <w:rPr>
          <w:rFonts w:hint="eastAsia"/>
          <w:b/>
          <w:bCs/>
        </w:rPr>
      </w:pPr>
      <w:r>
        <w:rPr>
          <w:rFonts w:hint="eastAsia"/>
          <w:b/>
          <w:bCs/>
        </w:rPr>
        <w:t>三、AI生成合成内容的标识要求</w:t>
      </w:r>
    </w:p>
    <w:p w14:paraId="50CA8DFC">
      <w:pPr>
        <w:rPr>
          <w:rFonts w:hint="eastAsia"/>
        </w:rPr>
      </w:pPr>
      <w:r>
        <w:rPr>
          <w:rFonts w:hint="eastAsia"/>
        </w:rPr>
        <w:t>2025年3月，国家互联网信息办公室等四部门印发了《人工智能生成合成内容标识办法》（自2025年9月1日起施行），对AI生成内容的标识做出了专门的规范。</w:t>
      </w:r>
    </w:p>
    <w:p w14:paraId="05B5D365">
      <w:pPr>
        <w:rPr>
          <w:rFonts w:hint="eastAsia"/>
        </w:rPr>
      </w:pPr>
      <w:r>
        <w:rPr>
          <w:rFonts w:hint="eastAsia"/>
        </w:rPr>
        <w:t>该办法对"人工智能生成合成内容"做出了明确定义。其第三条规定：</w:t>
      </w:r>
    </w:p>
    <w:p w14:paraId="2B7B7646">
      <w:pPr>
        <w:rPr>
          <w:rFonts w:hint="eastAsia"/>
        </w:rPr>
      </w:pPr>
      <w:r>
        <w:rPr>
          <w:rFonts w:hint="eastAsia"/>
        </w:rPr>
        <w:t>人工智能生成合成内容是指利用人工智能技术生成、合成的文本、图片、音频、视频、虚拟场景等信息。</w:t>
      </w:r>
    </w:p>
    <w:p w14:paraId="3A753831">
      <w:pPr>
        <w:rPr>
          <w:rFonts w:hint="eastAsia"/>
        </w:rPr>
      </w:pPr>
      <w:r>
        <w:rPr>
          <w:rFonts w:hint="eastAsia"/>
        </w:rPr>
        <w:t>人工智能生成合成内容标识包括显式标识和隐式标识。</w:t>
      </w:r>
    </w:p>
    <w:p w14:paraId="3DF984B2">
      <w:pPr>
        <w:rPr>
          <w:rFonts w:hint="eastAsia"/>
        </w:rPr>
      </w:pPr>
      <w:r>
        <w:rPr>
          <w:rFonts w:hint="eastAsia"/>
        </w:rPr>
        <w:t>显式标识是指在生成合成内容或者交互场景界面中添加的，以文字、声音、图形等方式呈现并可以被用户明显感知到的标识。</w:t>
      </w:r>
    </w:p>
    <w:p w14:paraId="286472CA">
      <w:pPr>
        <w:rPr>
          <w:rFonts w:hint="eastAsia"/>
        </w:rPr>
      </w:pPr>
      <w:r>
        <w:rPr>
          <w:rFonts w:hint="eastAsia"/>
        </w:rPr>
        <w:t>隐式标识是指采取技术措施在生成合成内容文件数据中添加的，不易被用户明显感知到的标识。</w:t>
      </w:r>
    </w:p>
    <w:p w14:paraId="309465DB">
      <w:pPr>
        <w:rPr>
          <w:rFonts w:hint="eastAsia"/>
        </w:rPr>
      </w:pPr>
      <w:r>
        <w:rPr>
          <w:rFonts w:hint="eastAsia"/>
        </w:rPr>
        <w:t>该办法对用户发布AI生成内容提出了要求。其第十条规定：</w:t>
      </w:r>
    </w:p>
    <w:p w14:paraId="48145E6C">
      <w:pPr>
        <w:rPr>
          <w:rFonts w:hint="eastAsia"/>
        </w:rPr>
      </w:pPr>
      <w:r>
        <w:rPr>
          <w:rFonts w:hint="eastAsia"/>
        </w:rPr>
        <w:t>用户使用网络信息内容传播服务发布生成合成内容的，应当主动声明并使用服务提供者提供的标识功能进行标识。</w:t>
      </w:r>
    </w:p>
    <w:p w14:paraId="5077233C">
      <w:pPr>
        <w:rPr>
          <w:rFonts w:hint="eastAsia"/>
        </w:rPr>
      </w:pPr>
      <w:r>
        <w:rPr>
          <w:rFonts w:hint="eastAsia"/>
        </w:rPr>
        <w:t>任何组织和个人不得恶意删除、篡改、伪造、隐匿本办法规定的生成合成内容标识，不得为他人实施上述恶意行为提供工具或者服务，不得通过不正当标识手段损害他人合法权益。</w:t>
      </w:r>
    </w:p>
    <w:p w14:paraId="058F9203">
      <w:pPr>
        <w:rPr>
          <w:rFonts w:hint="eastAsia"/>
        </w:rPr>
      </w:pPr>
      <w:r>
        <w:rPr>
          <w:rFonts w:hint="eastAsia"/>
        </w:rPr>
        <w:t>这意味着：</w:t>
      </w:r>
      <w:r>
        <w:rPr>
          <w:rFonts w:hint="eastAsia"/>
          <w:b/>
          <w:bCs/>
        </w:rPr>
        <w:t>在网络平台上发布AI生成的内容（文本、图片、视频等）时，应当按照平台的要求进行标识，主动声明内容属于AI生成。</w:t>
      </w:r>
    </w:p>
    <w:p w14:paraId="6FE12F10">
      <w:pPr>
        <w:rPr>
          <w:rFonts w:hint="eastAsia"/>
        </w:rPr>
      </w:pPr>
      <w:r>
        <w:rPr>
          <w:rFonts w:hint="eastAsia"/>
          <w:b/>
          <w:bCs/>
        </w:rPr>
        <w:t>说明：</w:t>
      </w:r>
      <w:r>
        <w:rPr>
          <w:rFonts w:hint="eastAsia"/>
        </w:rPr>
        <w:t> 以上条款引用自《人工智能生成合成内容标识办法》原文。完整条文可在中国网信网（www.cac.gov.cn）查阅。该办法自2025年9月1日起施行，建议读者关注施行后的具体实施细则和平台落实情况。</w:t>
      </w:r>
    </w:p>
    <w:p w14:paraId="2CD77EF0">
      <w:pPr>
        <w:rPr>
          <w:rFonts w:hint="eastAsia"/>
        </w:rPr>
      </w:pPr>
      <w:r>
        <w:rPr>
          <w:rFonts w:hint="eastAsia"/>
        </w:rPr>
        <w:pict>
          <v:rect id="_x0000_i1479" o:spt="1" style="height:3pt;width:0pt;" fillcolor="#A0A0A0" filled="t" stroked="f" coordsize="21600,21600" o:hr="t" o:hrstd="t" o:hralign="center">
            <v:path/>
            <v:fill on="t" focussize="0,0"/>
            <v:stroke on="f"/>
            <v:imagedata o:title=""/>
            <o:lock v:ext="edit"/>
            <w10:wrap type="none"/>
            <w10:anchorlock/>
          </v:rect>
        </w:pict>
      </w:r>
    </w:p>
    <w:p w14:paraId="622D760E">
      <w:pPr>
        <w:rPr>
          <w:rFonts w:hint="eastAsia"/>
          <w:b/>
          <w:bCs/>
        </w:rPr>
      </w:pPr>
      <w:r>
        <w:rPr>
          <w:rFonts w:hint="eastAsia"/>
          <w:b/>
          <w:bCs/>
        </w:rPr>
        <w:t>四、AI时代对从业者的新要求</w:t>
      </w:r>
    </w:p>
    <w:p w14:paraId="0516F21F">
      <w:pPr>
        <w:rPr>
          <w:rFonts w:hint="eastAsia"/>
        </w:rPr>
      </w:pPr>
      <w:r>
        <w:rPr>
          <w:rFonts w:hint="eastAsia"/>
        </w:rPr>
        <w:t>法律法规在不断完善，AI技术在不断发展——这两条线交叉的地方，就是对商贸从业者提出的新要求。AI时代对商贸从业者的新要求可以概括为以下几个方面，如图12-2所示。</w:t>
      </w:r>
    </w:p>
    <w:p w14:paraId="5C534C7A">
      <w:r>
        <w:drawing>
          <wp:inline distT="0" distB="0" distL="0" distR="0">
            <wp:extent cx="5274310" cy="849630"/>
            <wp:effectExtent l="0" t="0" r="2540" b="7620"/>
            <wp:docPr id="1844702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02914" name="图片 1"/>
                    <pic:cNvPicPr>
                      <a:picLocks noChangeAspect="1"/>
                    </pic:cNvPicPr>
                  </pic:nvPicPr>
                  <pic:blipFill>
                    <a:blip r:embed="rId55"/>
                    <a:stretch>
                      <a:fillRect/>
                    </a:stretch>
                  </pic:blipFill>
                  <pic:spPr>
                    <a:xfrm>
                      <a:off x="0" y="0"/>
                      <a:ext cx="5274310" cy="849630"/>
                    </a:xfrm>
                    <a:prstGeom prst="rect">
                      <a:avLst/>
                    </a:prstGeom>
                  </pic:spPr>
                </pic:pic>
              </a:graphicData>
            </a:graphic>
          </wp:inline>
        </w:drawing>
      </w:r>
    </w:p>
    <w:p w14:paraId="595D0623">
      <w:pPr>
        <w:jc w:val="center"/>
        <w:rPr>
          <w:rFonts w:hint="eastAsia"/>
        </w:rPr>
      </w:pPr>
      <w:r>
        <w:rPr>
          <w:rFonts w:hint="eastAsia"/>
        </w:rPr>
        <w:t>图12-2 AI时代对商贸从业者的新要求</w:t>
      </w:r>
    </w:p>
    <w:p w14:paraId="02A9CD86">
      <w:pPr>
        <w:rPr>
          <w:rFonts w:hint="eastAsia"/>
        </w:rPr>
      </w:pPr>
      <w:r>
        <w:rPr>
          <w:rFonts w:hint="eastAsia"/>
          <w:b/>
          <w:bCs/>
        </w:rPr>
        <w:t>【想一想】</w:t>
      </w:r>
    </w:p>
    <w:p w14:paraId="473E420E">
      <w:pPr>
        <w:rPr>
          <w:rFonts w:hint="eastAsia"/>
        </w:rPr>
      </w:pPr>
      <w:r>
        <w:rPr>
          <w:rFonts w:hint="eastAsia"/>
        </w:rPr>
        <w:t>回顾一下你在本书十二个项目的学习过程。你觉得自己在以上五个方面——技术素养、法律意识、信息安全意识、职业伦理、持续学习能力——各自处于什么水平？哪些方面做得还行？哪些方面还需要加强？</w:t>
      </w:r>
    </w:p>
    <w:p w14:paraId="3A78EBA7">
      <w:pPr>
        <w:rPr>
          <w:rFonts w:hint="eastAsia"/>
        </w:rPr>
      </w:pPr>
      <w:r>
        <w:rPr>
          <w:rFonts w:hint="eastAsia"/>
        </w:rPr>
        <w:pict>
          <v:rect id="_x0000_i1480" o:spt="1" style="height:3pt;width:0pt;" fillcolor="#A0A0A0" filled="t" stroked="f" coordsize="21600,21600" o:hr="t" o:hrstd="t" o:hralign="center">
            <v:path/>
            <v:fill on="t" focussize="0,0"/>
            <v:stroke on="f"/>
            <v:imagedata o:title=""/>
            <o:lock v:ext="edit"/>
            <w10:wrap type="none"/>
            <w10:anchorlock/>
          </v:rect>
        </w:pict>
      </w:r>
    </w:p>
    <w:p w14:paraId="4BF54AF8">
      <w:pPr>
        <w:rPr>
          <w:rFonts w:hint="eastAsia"/>
        </w:rPr>
      </w:pPr>
      <w:r>
        <w:rPr>
          <w:rFonts w:hint="eastAsia"/>
          <w:b/>
          <w:bCs/>
        </w:rPr>
        <w:t>【任务小结与自测】</w:t>
      </w:r>
    </w:p>
    <w:p w14:paraId="1C49FC1D">
      <w:pPr>
        <w:rPr>
          <w:rFonts w:hint="eastAsia"/>
        </w:rPr>
      </w:pPr>
      <w:r>
        <w:rPr>
          <w:rFonts w:hint="eastAsia"/>
        </w:rPr>
        <w:t>完成任务三后，检查一下：</w:t>
      </w:r>
    </w:p>
    <w:p w14:paraId="5D59AD37">
      <w:pPr>
        <w:numPr>
          <w:ilvl w:val="0"/>
          <w:numId w:val="232"/>
        </w:numPr>
        <w:rPr>
          <w:rFonts w:hint="eastAsia"/>
        </w:rPr>
      </w:pPr>
      <w:r>
        <w:rPr>
          <w:rFonts w:hint="eastAsia"/>
        </w:rPr>
        <w:t>了解《生成式人工智能服务管理暂行办法》的基本内容和对使用者的要求</w:t>
      </w:r>
    </w:p>
    <w:p w14:paraId="5456F829">
      <w:pPr>
        <w:numPr>
          <w:ilvl w:val="0"/>
          <w:numId w:val="232"/>
        </w:numPr>
        <w:rPr>
          <w:rFonts w:hint="eastAsia"/>
        </w:rPr>
      </w:pPr>
      <w:r>
        <w:rPr>
          <w:rFonts w:hint="eastAsia"/>
        </w:rPr>
        <w:t>知道数据安全和个人信息保护的基本法律原则</w:t>
      </w:r>
    </w:p>
    <w:p w14:paraId="277B2D4A">
      <w:pPr>
        <w:numPr>
          <w:ilvl w:val="0"/>
          <w:numId w:val="232"/>
        </w:numPr>
        <w:rPr>
          <w:rFonts w:hint="eastAsia"/>
        </w:rPr>
      </w:pPr>
      <w:r>
        <w:rPr>
          <w:rFonts w:hint="eastAsia"/>
        </w:rPr>
        <w:t>了解《人工智能生成合成内容标识办法》中关于AI生成内容标识的基本要求</w:t>
      </w:r>
    </w:p>
    <w:p w14:paraId="3B85350B">
      <w:pPr>
        <w:numPr>
          <w:ilvl w:val="0"/>
          <w:numId w:val="232"/>
        </w:numPr>
        <w:rPr>
          <w:rFonts w:hint="eastAsia"/>
        </w:rPr>
      </w:pPr>
      <w:r>
        <w:rPr>
          <w:rFonts w:hint="eastAsia"/>
        </w:rPr>
        <w:t>理解AI时代对商贸从业者提出的新的综合素质要求</w:t>
      </w:r>
    </w:p>
    <w:p w14:paraId="0050B394">
      <w:pPr>
        <w:rPr>
          <w:rFonts w:hint="eastAsia"/>
        </w:rPr>
      </w:pPr>
      <w:r>
        <w:rPr>
          <w:rFonts w:hint="eastAsia"/>
        </w:rPr>
        <w:pict>
          <v:rect id="_x0000_i1481" o:spt="1" style="height:3pt;width:0pt;" fillcolor="#A0A0A0" filled="t" stroked="f" coordsize="21600,21600" o:hr="t" o:hrstd="t" o:hralign="center">
            <v:path/>
            <v:fill on="t" focussize="0,0"/>
            <v:stroke on="f"/>
            <v:imagedata o:title=""/>
            <o:lock v:ext="edit"/>
            <w10:wrap type="none"/>
            <w10:anchorlock/>
          </v:rect>
        </w:pict>
      </w:r>
    </w:p>
    <w:p w14:paraId="034AE2B2">
      <w:pPr>
        <w:rPr>
          <w:rFonts w:hint="eastAsia"/>
          <w:b/>
          <w:bCs/>
        </w:rPr>
      </w:pPr>
      <w:r>
        <w:rPr>
          <w:rFonts w:hint="eastAsia"/>
          <w:b/>
          <w:bCs/>
        </w:rPr>
        <w:t>任务四 与AI共同成长</w:t>
      </w:r>
    </w:p>
    <w:p w14:paraId="6AE78108">
      <w:pPr>
        <w:rPr>
          <w:rFonts w:hint="eastAsia"/>
        </w:rPr>
      </w:pPr>
      <w:r>
        <w:rPr>
          <w:rFonts w:hint="eastAsia"/>
          <w:b/>
          <w:bCs/>
        </w:rPr>
        <w:t>【任务描述】</w:t>
      </w:r>
      <w:r>
        <w:rPr>
          <w:rFonts w:hint="eastAsia"/>
        </w:rPr>
        <w:t> 这是全书最后一个任务。前面的任务教的是"什么不能做"，这个任务要说的是"以后该怎么办"。AI工具在不断进化，商贸行业在不断变化——怎么在这个快速变化的环境中保持竞争力，是每一个即将走向职场的商贸从业者都需要思考的问题。</w:t>
      </w:r>
    </w:p>
    <w:p w14:paraId="4E4DFCDB">
      <w:pPr>
        <w:rPr>
          <w:rFonts w:hint="eastAsia"/>
        </w:rPr>
      </w:pPr>
      <w:r>
        <w:rPr>
          <w:rFonts w:hint="eastAsia"/>
        </w:rPr>
        <w:pict>
          <v:rect id="_x0000_i1482" o:spt="1" style="height:3pt;width:0pt;" fillcolor="#A0A0A0" filled="t" stroked="f" coordsize="21600,21600" o:hr="t" o:hrstd="t" o:hralign="center">
            <v:path/>
            <v:fill on="t" focussize="0,0"/>
            <v:stroke on="f"/>
            <v:imagedata o:title=""/>
            <o:lock v:ext="edit"/>
            <w10:wrap type="none"/>
            <w10:anchorlock/>
          </v:rect>
        </w:pict>
      </w:r>
    </w:p>
    <w:p w14:paraId="20EA2C29">
      <w:pPr>
        <w:rPr>
          <w:rFonts w:hint="eastAsia"/>
          <w:b/>
          <w:bCs/>
        </w:rPr>
      </w:pPr>
      <w:r>
        <w:rPr>
          <w:rFonts w:hint="eastAsia"/>
          <w:b/>
          <w:bCs/>
        </w:rPr>
        <w:t>一、AI工具在不断进化：学方法比记操作更重要</w:t>
      </w:r>
    </w:p>
    <w:p w14:paraId="52ACE920">
      <w:pPr>
        <w:rPr>
          <w:rFonts w:hint="eastAsia"/>
        </w:rPr>
      </w:pPr>
      <w:r>
        <w:rPr>
          <w:rFonts w:hint="eastAsia"/>
        </w:rPr>
        <w:t>这本书从第一个项目到第十一个项目，教了大量具体的操作方法——怎么写提示词、怎么写文案、怎么分析数据、怎么做调研……但有一个现实必须面对：</w:t>
      </w:r>
      <w:r>
        <w:rPr>
          <w:rFonts w:hint="eastAsia"/>
          <w:b/>
          <w:bCs/>
        </w:rPr>
        <w:t>你今天学到的这些具体操作，可能两三年后就过时了。</w:t>
      </w:r>
    </w:p>
    <w:p w14:paraId="4E784E5C">
      <w:pPr>
        <w:rPr>
          <w:rFonts w:hint="eastAsia"/>
        </w:rPr>
      </w:pPr>
      <w:r>
        <w:rPr>
          <w:rFonts w:hint="eastAsia"/>
        </w:rPr>
        <w:t>AI平台的界面可能改版、功能可能增减、新的平台可能出现、旧的平台可能被淘汰。你今天截图保存的操作步骤，半年后打开可能发现界面已经完全不一样了。</w:t>
      </w:r>
    </w:p>
    <w:p w14:paraId="7863022D">
      <w:pPr>
        <w:rPr>
          <w:rFonts w:hint="eastAsia"/>
        </w:rPr>
      </w:pPr>
      <w:r>
        <w:rPr>
          <w:rFonts w:hint="eastAsia"/>
        </w:rPr>
        <w:t>所以，比起记住"在DeepSeek的哪个位置点哪个按钮"，更有价值的是记住</w:t>
      </w:r>
      <w:r>
        <w:rPr>
          <w:rFonts w:hint="eastAsia"/>
          <w:b/>
          <w:bCs/>
        </w:rPr>
        <w:t>底层的方法论</w:t>
      </w:r>
      <w:r>
        <w:rPr>
          <w:rFonts w:hint="eastAsia"/>
        </w:rPr>
        <w:t>：</w:t>
      </w:r>
    </w:p>
    <w:tbl>
      <w:tblPr>
        <w:tblStyle w:val="17"/>
        <w:tblW w:w="7296" w:type="dxa"/>
        <w:tblInd w:w="0" w:type="dxa"/>
        <w:tblLayout w:type="autofit"/>
        <w:tblCellMar>
          <w:top w:w="15" w:type="dxa"/>
          <w:left w:w="15" w:type="dxa"/>
          <w:bottom w:w="15" w:type="dxa"/>
          <w:right w:w="15" w:type="dxa"/>
        </w:tblCellMar>
      </w:tblPr>
      <w:tblGrid>
        <w:gridCol w:w="3048"/>
        <w:gridCol w:w="4248"/>
      </w:tblGrid>
      <w:tr w14:paraId="218D99E9">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95761A0">
            <w:pPr>
              <w:rPr>
                <w:rFonts w:hint="eastAsia"/>
                <w:b/>
                <w:bCs/>
              </w:rPr>
            </w:pPr>
            <w:r>
              <w:rPr>
                <w:b/>
                <w:bCs/>
              </w:rPr>
              <w:t>会过时的（具体操作）</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48F28A">
            <w:pPr>
              <w:rPr>
                <w:b/>
                <w:bCs/>
              </w:rPr>
            </w:pPr>
            <w:r>
              <w:rPr>
                <w:b/>
                <w:bCs/>
              </w:rPr>
              <w:t>不会过时的（方法论）</w:t>
            </w:r>
          </w:p>
        </w:tc>
      </w:tr>
      <w:tr w14:paraId="7918F98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564A33">
            <w:r>
              <w:t>某个AI平台的注册步骤</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69561B">
            <w:r>
              <w:t>"用前先了解工具的能力和局限"</w:t>
            </w:r>
          </w:p>
        </w:tc>
      </w:tr>
      <w:tr w14:paraId="43CE8BE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E29F1A8">
            <w:r>
              <w:t>某个按钮的位置</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A28A1A8">
            <w:r>
              <w:t>"用角色+任务+要求的结构写提示词"</w:t>
            </w:r>
          </w:p>
        </w:tc>
      </w:tr>
      <w:tr w14:paraId="05EE8CA8">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D965D8">
            <w:r>
              <w:t>某个平台特有的功能</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24FC43">
            <w:r>
              <w:t>"AI出初稿，人做把关"</w:t>
            </w:r>
          </w:p>
        </w:tc>
      </w:tr>
      <w:tr w14:paraId="3EAA698D">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96B53E">
            <w:r>
              <w:t>某次软件更新后的新界面</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FB3C571">
            <w:r>
              <w:t>"关键信息必须交叉验证"</w:t>
            </w:r>
          </w:p>
        </w:tc>
      </w:tr>
      <w:tr w14:paraId="1DF4976F">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A01679">
            <w:r>
              <w:t>某个版本的图表生成效果</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8AE809">
            <w:r>
              <w:t>"内容是你的，格式是AI的"</w:t>
            </w:r>
          </w:p>
        </w:tc>
      </w:tr>
    </w:tbl>
    <w:p w14:paraId="4B6241F5">
      <w:r>
        <w:rPr>
          <w:rFonts w:hint="eastAsia"/>
        </w:rPr>
        <w:t>如果你把这本书中反复出现的这些方法论真正内化了，那么不管将来AI工具怎么变化，你都能快速上手新工具——因为底层逻辑是相通的。</w:t>
      </w:r>
    </w:p>
    <w:p w14:paraId="13893C88">
      <w:pPr>
        <w:rPr>
          <w:rFonts w:hint="eastAsia"/>
        </w:rPr>
      </w:pPr>
      <w:r>
        <w:rPr>
          <w:rFonts w:hint="eastAsia"/>
        </w:rPr>
        <w:pict>
          <v:rect id="_x0000_i1483" o:spt="1" style="height:3pt;width:0pt;" fillcolor="#A0A0A0" filled="t" stroked="f" coordsize="21600,21600" o:hr="t" o:hrstd="t" o:hralign="center">
            <v:path/>
            <v:fill on="t" focussize="0,0"/>
            <v:stroke on="f"/>
            <v:imagedata o:title=""/>
            <o:lock v:ext="edit"/>
            <w10:wrap type="none"/>
            <w10:anchorlock/>
          </v:rect>
        </w:pict>
      </w:r>
    </w:p>
    <w:p w14:paraId="12E3EFCC">
      <w:pPr>
        <w:rPr>
          <w:rFonts w:hint="eastAsia"/>
          <w:b/>
          <w:bCs/>
        </w:rPr>
      </w:pPr>
      <w:r>
        <w:rPr>
          <w:rFonts w:hint="eastAsia"/>
          <w:b/>
          <w:bCs/>
        </w:rPr>
        <w:t>二、保持好奇心和学习力：终身学习的心态</w:t>
      </w:r>
    </w:p>
    <w:p w14:paraId="4D731609">
      <w:pPr>
        <w:rPr>
          <w:rFonts w:hint="eastAsia"/>
        </w:rPr>
      </w:pPr>
      <w:r>
        <w:rPr>
          <w:rFonts w:hint="eastAsia"/>
        </w:rPr>
        <w:t>AI领域的发展速度快得惊人——2022年底ChatGPT刚出来时大家还在惊叹"AI能写文章了"，到了2025年AI已经能做推理、写代码、生成视频、搭建应用了。这个速度只会越来越快。</w:t>
      </w:r>
    </w:p>
    <w:p w14:paraId="5321488F">
      <w:pPr>
        <w:rPr>
          <w:rFonts w:hint="eastAsia"/>
        </w:rPr>
      </w:pPr>
      <w:r>
        <w:rPr>
          <w:rFonts w:hint="eastAsia"/>
        </w:rPr>
        <w:t>在这样的环境下，</w:t>
      </w:r>
      <w:r>
        <w:rPr>
          <w:rFonts w:hint="eastAsia"/>
          <w:b/>
          <w:bCs/>
        </w:rPr>
        <w:t>"学完就够了"的想法是最危险的。</w:t>
      </w:r>
      <w:r>
        <w:rPr>
          <w:rFonts w:hint="eastAsia"/>
        </w:rPr>
        <w:t> 你今天学到的AI技能是"入门票"，但职场上的竞争力取决于你能不能持续学习和更新。</w:t>
      </w:r>
    </w:p>
    <w:p w14:paraId="3EE9885D">
      <w:r>
        <w:rPr>
          <w:rFonts w:hint="eastAsia"/>
        </w:rPr>
        <w:t>保持学习力的几个实用习惯见表12-9。</w:t>
      </w:r>
    </w:p>
    <w:p w14:paraId="75F86565">
      <w:pPr>
        <w:jc w:val="center"/>
        <w:rPr>
          <w:rFonts w:hint="eastAsia"/>
        </w:rPr>
      </w:pPr>
      <w:r>
        <w:rPr>
          <w:rFonts w:hint="eastAsia"/>
        </w:rPr>
        <w:t>表12-9 保持AI学习力的实用习惯</w:t>
      </w:r>
    </w:p>
    <w:tbl>
      <w:tblPr>
        <w:tblStyle w:val="17"/>
        <w:tblW w:w="7296" w:type="dxa"/>
        <w:tblInd w:w="0" w:type="dxa"/>
        <w:tblLayout w:type="autofit"/>
        <w:tblCellMar>
          <w:top w:w="15" w:type="dxa"/>
          <w:left w:w="15" w:type="dxa"/>
          <w:bottom w:w="15" w:type="dxa"/>
          <w:right w:w="15" w:type="dxa"/>
        </w:tblCellMar>
      </w:tblPr>
      <w:tblGrid>
        <w:gridCol w:w="1481"/>
        <w:gridCol w:w="4510"/>
        <w:gridCol w:w="1305"/>
      </w:tblGrid>
      <w:tr w14:paraId="3536C9A5">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213FA3">
            <w:pPr>
              <w:rPr>
                <w:rFonts w:hint="eastAsia"/>
                <w:b/>
                <w:bCs/>
              </w:rPr>
            </w:pPr>
            <w:r>
              <w:rPr>
                <w:b/>
                <w:bCs/>
              </w:rPr>
              <w:t>习惯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93209D">
            <w:pPr>
              <w:rPr>
                <w:b/>
                <w:bCs/>
              </w:rPr>
            </w:pPr>
            <w:r>
              <w:rPr>
                <w:b/>
                <w:bCs/>
              </w:rPr>
              <w:t>具体做法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56FD0E">
            <w:pPr>
              <w:rPr>
                <w:b/>
                <w:bCs/>
              </w:rPr>
            </w:pPr>
            <w:r>
              <w:rPr>
                <w:b/>
                <w:bCs/>
              </w:rPr>
              <w:t>需要花的时间</w:t>
            </w:r>
          </w:p>
        </w:tc>
      </w:tr>
      <w:tr w14:paraId="7F6CF02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E28454">
            <w:r>
              <w:t>关注AI动态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FB45A2">
            <w:r>
              <w:t>关注2~3个AI相关的公众号或新闻源，每周浏览一次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AB3DC0">
            <w:r>
              <w:t>每周20分钟</w:t>
            </w:r>
          </w:p>
        </w:tc>
      </w:tr>
      <w:tr w14:paraId="1087BFE7">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45D652">
            <w:r>
              <w:t>尝试新工具</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F3BCCA6">
            <w:r>
              <w:t>每当有新的AI工具发布时，花半小时注册体验一下</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426D35E">
            <w:r>
              <w:t>每次30分钟</w:t>
            </w:r>
          </w:p>
        </w:tc>
      </w:tr>
      <w:tr w14:paraId="693E05E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D9B30C">
            <w:r>
              <w:t>记录好用的提示词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B69AB1">
            <w:r>
              <w:t>每次写出效果好的提示词就保存到一个文档里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C594F24">
            <w:r>
              <w:t>每次1分钟</w:t>
            </w:r>
          </w:p>
        </w:tc>
      </w:tr>
      <w:tr w14:paraId="1CDCFC1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B761384">
            <w:r>
              <w:t>分享和交流</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BD76E31">
            <w:r>
              <w:t>跟同事/同学交流AI使用心得，互相学习</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2AB3355">
            <w:r>
              <w:t>随时</w:t>
            </w:r>
          </w:p>
        </w:tc>
      </w:tr>
      <w:tr w14:paraId="5AB4DD3C">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BF4795">
            <w:r>
              <w:t>定期自我评估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2A0170">
            <w:r>
              <w:t>每季度问自己：我现在掌握的AI技能还够用吗？有什么新东西需要学？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B85E526">
            <w:r>
              <w:t>每季度15分钟</w:t>
            </w:r>
          </w:p>
        </w:tc>
      </w:tr>
      <w:tr w14:paraId="0ECF4A5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983F81">
            <w:r>
              <w:t>做中学</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6C9299A">
            <w:r>
              <w:t>遇到新任务时先想想"能不能用AI帮忙"，在实际工作中不断探索新用法</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E4DEECE">
            <w:r>
              <w:t>融入日常</w:t>
            </w:r>
          </w:p>
        </w:tc>
      </w:tr>
    </w:tbl>
    <w:p w14:paraId="416324CC">
      <w:r>
        <w:rPr>
          <w:rFonts w:hint="eastAsia"/>
          <w:b/>
          <w:bCs/>
        </w:rPr>
        <w:t>【实战案例】从"会用AI"到"教别人用AI"</w:t>
      </w:r>
    </w:p>
    <w:p w14:paraId="13878D5D">
      <w:pPr>
        <w:rPr>
          <w:rFonts w:hint="eastAsia"/>
        </w:rPr>
      </w:pPr>
      <w:r>
        <w:rPr>
          <w:rFonts w:hint="eastAsia"/>
        </w:rPr>
        <w:t>某邮政网点的实习生小吴在实习期间学会了用AI工具写文案、整理数据和生成话术。实习结束时，网点主任请他给全网点的同事做了一次半小时的"AI工具入门分享"——小吴演示了怎么用DeepSeek帮忙写通知、怎么用AI分析客户评价、怎么让AI帮忙准备会议材料。</w:t>
      </w:r>
    </w:p>
    <w:p w14:paraId="5246E7CD">
      <w:pPr>
        <w:rPr>
          <w:rFonts w:hint="eastAsia"/>
        </w:rPr>
      </w:pPr>
      <w:r>
        <w:rPr>
          <w:rFonts w:hint="eastAsia"/>
        </w:rPr>
        <w:t>分享结束后，好几位同事来跟他要提示词模板，有一位老员工还说："我干了十几年邮政，头一次觉得年轻人教我的东西真有用。"</w:t>
      </w:r>
    </w:p>
    <w:p w14:paraId="05377419">
      <w:pPr>
        <w:rPr>
          <w:rFonts w:hint="eastAsia"/>
        </w:rPr>
      </w:pPr>
      <w:r>
        <w:rPr>
          <w:rFonts w:hint="eastAsia"/>
        </w:rPr>
        <w:t>小吴因为这次分享获得了网点主任的推荐信，在后来的求职中成了加分项。</w:t>
      </w:r>
    </w:p>
    <w:p w14:paraId="3B6DA7A4">
      <w:pPr>
        <w:rPr>
          <w:rFonts w:hint="eastAsia"/>
        </w:rPr>
      </w:pPr>
      <w:r>
        <w:rPr>
          <w:rFonts w:hint="eastAsia"/>
        </w:rPr>
        <w:t>"教别人"是最好的学习方式——当你能把一个技能清楚地教给别人的时候，说明你自己已经真正掌握了。</w:t>
      </w:r>
    </w:p>
    <w:p w14:paraId="78C52022">
      <w:pPr>
        <w:rPr>
          <w:rFonts w:hint="eastAsia"/>
        </w:rPr>
      </w:pPr>
      <w:r>
        <w:rPr>
          <w:rFonts w:hint="eastAsia"/>
        </w:rPr>
        <w:pict>
          <v:rect id="_x0000_i1484" o:spt="1" style="height:3pt;width:0pt;" fillcolor="#A0A0A0" filled="t" stroked="f" coordsize="21600,21600" o:hr="t" o:hrstd="t" o:hralign="center">
            <v:path/>
            <v:fill on="t" focussize="0,0"/>
            <v:stroke on="f"/>
            <v:imagedata o:title=""/>
            <o:lock v:ext="edit"/>
            <w10:wrap type="none"/>
            <w10:anchorlock/>
          </v:rect>
        </w:pict>
      </w:r>
    </w:p>
    <w:p w14:paraId="3D6EA539">
      <w:pPr>
        <w:rPr>
          <w:rFonts w:hint="eastAsia"/>
          <w:b/>
          <w:bCs/>
        </w:rPr>
      </w:pPr>
      <w:r>
        <w:rPr>
          <w:rFonts w:hint="eastAsia"/>
          <w:b/>
          <w:bCs/>
        </w:rPr>
        <w:t>三、人机协作的正确姿态：做AI的驾驭者而非依赖者</w:t>
      </w:r>
    </w:p>
    <w:p w14:paraId="58C552B3">
      <w:pPr>
        <w:rPr>
          <w:rFonts w:hint="eastAsia"/>
        </w:rPr>
      </w:pPr>
      <w:r>
        <w:rPr>
          <w:rFonts w:hint="eastAsia"/>
        </w:rPr>
        <w:t>全书学到这里，最终要回到一个最根本的问题：</w:t>
      </w:r>
      <w:r>
        <w:rPr>
          <w:rFonts w:hint="eastAsia"/>
          <w:b/>
          <w:bCs/>
        </w:rPr>
        <w:t>你和AI到底是什么关系？</w:t>
      </w:r>
    </w:p>
    <w:p w14:paraId="25027273">
      <w:pPr>
        <w:rPr>
          <w:rFonts w:hint="eastAsia"/>
        </w:rPr>
      </w:pPr>
      <w:r>
        <w:rPr>
          <w:rFonts w:hint="eastAsia"/>
        </w:rPr>
        <w:t>正确的人机关系如图12-3所示。</w:t>
      </w:r>
    </w:p>
    <w:p w14:paraId="69ED5BF3">
      <w:r>
        <w:drawing>
          <wp:inline distT="0" distB="0" distL="0" distR="0">
            <wp:extent cx="5274310" cy="1297305"/>
            <wp:effectExtent l="0" t="0" r="2540" b="0"/>
            <wp:docPr id="1288401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01314" name="图片 1"/>
                    <pic:cNvPicPr>
                      <a:picLocks noChangeAspect="1"/>
                    </pic:cNvPicPr>
                  </pic:nvPicPr>
                  <pic:blipFill>
                    <a:blip r:embed="rId56"/>
                    <a:stretch>
                      <a:fillRect/>
                    </a:stretch>
                  </pic:blipFill>
                  <pic:spPr>
                    <a:xfrm>
                      <a:off x="0" y="0"/>
                      <a:ext cx="5274310" cy="1297305"/>
                    </a:xfrm>
                    <a:prstGeom prst="rect">
                      <a:avLst/>
                    </a:prstGeom>
                  </pic:spPr>
                </pic:pic>
              </a:graphicData>
            </a:graphic>
          </wp:inline>
        </w:drawing>
      </w:r>
    </w:p>
    <w:p w14:paraId="3804629F">
      <w:pPr>
        <w:jc w:val="center"/>
        <w:rPr>
          <w:rFonts w:hint="eastAsia"/>
        </w:rPr>
      </w:pPr>
      <w:r>
        <w:rPr>
          <w:rFonts w:hint="eastAsia"/>
        </w:rPr>
        <w:t>图12-3 正确的人机关系与危险的人机关系对比</w:t>
      </w:r>
    </w:p>
    <w:p w14:paraId="51ED5FA1">
      <w:pPr>
        <w:rPr>
          <w:rFonts w:hint="eastAsia"/>
        </w:rPr>
      </w:pPr>
      <w:r>
        <w:rPr>
          <w:rFonts w:hint="eastAsia"/>
        </w:rPr>
        <w:t>记住这句话：</w:t>
      </w:r>
      <w:r>
        <w:rPr>
          <w:rFonts w:hint="eastAsia"/>
          <w:b/>
          <w:bCs/>
        </w:rPr>
        <w:t>AI让优秀的人更优秀，让偷懒的人更平庸。</w:t>
      </w:r>
    </w:p>
    <w:p w14:paraId="1A7A81FA">
      <w:pPr>
        <w:rPr>
          <w:rFonts w:hint="eastAsia"/>
        </w:rPr>
      </w:pPr>
      <w:r>
        <w:rPr>
          <w:rFonts w:hint="eastAsia"/>
        </w:rPr>
        <w:t>如果你本身有独立思考的能力、有判断力、有专业积累——AI会放大你的能力，让你做事又快又好。</w:t>
      </w:r>
    </w:p>
    <w:p w14:paraId="68D9092B">
      <w:pPr>
        <w:rPr>
          <w:rFonts w:hint="eastAsia"/>
        </w:rPr>
      </w:pPr>
      <w:r>
        <w:rPr>
          <w:rFonts w:hint="eastAsia"/>
        </w:rPr>
        <w:t>如果你把AI当成"不用动脑的偷懒工具"——你的独立思考能力会逐渐萎缩，最终变成一个只会复制粘贴AI输出的"人形中转站"。</w:t>
      </w:r>
    </w:p>
    <w:p w14:paraId="69419D0C">
      <w:pPr>
        <w:rPr>
          <w:rFonts w:hint="eastAsia"/>
        </w:rPr>
      </w:pPr>
      <w:r>
        <w:rPr>
          <w:rFonts w:hint="eastAsia"/>
        </w:rPr>
        <w:pict>
          <v:rect id="_x0000_i1485" o:spt="1" style="height:3pt;width:0pt;" fillcolor="#A0A0A0" filled="t" stroked="f" coordsize="21600,21600" o:hr="t" o:hrstd="t" o:hralign="center">
            <v:path/>
            <v:fill on="t" focussize="0,0"/>
            <v:stroke on="f"/>
            <v:imagedata o:title=""/>
            <o:lock v:ext="edit"/>
            <w10:wrap type="none"/>
            <w10:anchorlock/>
          </v:rect>
        </w:pict>
      </w:r>
    </w:p>
    <w:p w14:paraId="1532BAD1">
      <w:pPr>
        <w:rPr>
          <w:rFonts w:hint="eastAsia"/>
          <w:b/>
          <w:bCs/>
        </w:rPr>
      </w:pPr>
      <w:r>
        <w:rPr>
          <w:rFonts w:hint="eastAsia"/>
          <w:b/>
          <w:bCs/>
        </w:rPr>
        <w:t>四、AI时代商贸人才的能力模型与职业展望</w:t>
      </w:r>
    </w:p>
    <w:p w14:paraId="56359527">
      <w:pPr>
        <w:rPr>
          <w:rFonts w:hint="eastAsia"/>
        </w:rPr>
      </w:pPr>
      <w:r>
        <w:rPr>
          <w:rFonts w:hint="eastAsia"/>
        </w:rPr>
        <w:t>站在全书结尾的位置回头看，AI时代的商贸从业者需要什么样的能力？可以总结为一个"T型能力模型"，如图12-4所示。</w:t>
      </w:r>
    </w:p>
    <w:p w14:paraId="60A7DFF8">
      <w:r>
        <w:drawing>
          <wp:inline distT="0" distB="0" distL="0" distR="0">
            <wp:extent cx="5274310" cy="680720"/>
            <wp:effectExtent l="0" t="0" r="2540" b="5080"/>
            <wp:docPr id="1217179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79683" name="图片 1"/>
                    <pic:cNvPicPr>
                      <a:picLocks noChangeAspect="1"/>
                    </pic:cNvPicPr>
                  </pic:nvPicPr>
                  <pic:blipFill>
                    <a:blip r:embed="rId57"/>
                    <a:stretch>
                      <a:fillRect/>
                    </a:stretch>
                  </pic:blipFill>
                  <pic:spPr>
                    <a:xfrm>
                      <a:off x="0" y="0"/>
                      <a:ext cx="5274310" cy="680720"/>
                    </a:xfrm>
                    <a:prstGeom prst="rect">
                      <a:avLst/>
                    </a:prstGeom>
                  </pic:spPr>
                </pic:pic>
              </a:graphicData>
            </a:graphic>
          </wp:inline>
        </w:drawing>
      </w:r>
    </w:p>
    <w:p w14:paraId="0BDF5081">
      <w:pPr>
        <w:jc w:val="center"/>
        <w:rPr>
          <w:rFonts w:hint="eastAsia"/>
        </w:rPr>
      </w:pPr>
      <w:r>
        <w:rPr>
          <w:rFonts w:hint="eastAsia"/>
        </w:rPr>
        <w:t>图12-4 AI时代商贸人才的T型能力模型</w:t>
      </w:r>
    </w:p>
    <w:p w14:paraId="23480F07">
      <w:pPr>
        <w:rPr>
          <w:rFonts w:hint="eastAsia"/>
        </w:rPr>
      </w:pPr>
      <w:r>
        <w:rPr>
          <w:rFonts w:hint="eastAsia"/>
        </w:rPr>
        <w:t>"T型"的横杠是</w:t>
      </w:r>
      <w:r>
        <w:rPr>
          <w:rFonts w:hint="eastAsia"/>
          <w:b/>
          <w:bCs/>
        </w:rPr>
        <w:t>AI素养</w:t>
      </w:r>
      <w:r>
        <w:rPr>
          <w:rFonts w:hint="eastAsia"/>
        </w:rPr>
        <w:t>——这是每个商贸从业者都应该具备的基础能力，不分专业方向。"T型"的竖杠是</w:t>
      </w:r>
      <w:r>
        <w:rPr>
          <w:rFonts w:hint="eastAsia"/>
          <w:b/>
          <w:bCs/>
        </w:rPr>
        <w:t>专业深度</w:t>
      </w:r>
      <w:r>
        <w:rPr>
          <w:rFonts w:hint="eastAsia"/>
        </w:rPr>
        <w:t>——这是你区别于其他人的核心竞争力。</w:t>
      </w:r>
    </w:p>
    <w:p w14:paraId="1E754288">
      <w:pPr>
        <w:rPr>
          <w:rFonts w:hint="eastAsia"/>
        </w:rPr>
      </w:pPr>
      <w:r>
        <w:rPr>
          <w:rFonts w:hint="eastAsia"/>
          <w:b/>
          <w:bCs/>
        </w:rPr>
        <w:t>AI素养解决的是"效率"问题——让你做事更快。专业深度解决的是"价值"问题——让你做的事不可替代。</w:t>
      </w:r>
      <w:r>
        <w:rPr>
          <w:rFonts w:hint="eastAsia"/>
        </w:rPr>
        <w:t> 两者结合，才是AI时代最有竞争力的商贸人才。</w:t>
      </w:r>
    </w:p>
    <w:p w14:paraId="13861DB9">
      <w:pPr>
        <w:rPr>
          <w:rFonts w:hint="eastAsia"/>
        </w:rPr>
      </w:pPr>
      <w:r>
        <w:rPr>
          <w:rFonts w:hint="eastAsia"/>
          <w:b/>
          <w:bCs/>
        </w:rPr>
        <w:t>【拓展视野】AI时代的中国商贸</w:t>
      </w:r>
    </w:p>
    <w:p w14:paraId="1B2EEC2B">
      <w:pPr>
        <w:rPr>
          <w:rFonts w:hint="eastAsia"/>
        </w:rPr>
      </w:pPr>
      <w:r>
        <w:rPr>
          <w:rFonts w:hint="eastAsia"/>
        </w:rPr>
        <w:t>中国是全球数字经济发展最快的国家之一。电子商务、移动支付、智慧物流、数字营销——这些领域中国不仅没有落后，在很多方面还走在了世界前列。</w:t>
      </w:r>
    </w:p>
    <w:p w14:paraId="7226FCAB">
      <w:pPr>
        <w:rPr>
          <w:rFonts w:hint="eastAsia"/>
        </w:rPr>
      </w:pPr>
      <w:r>
        <w:rPr>
          <w:rFonts w:hint="eastAsia"/>
        </w:rPr>
        <w:t>AI大模型的崛起为中国商贸行业带来了新的机遇。从DeepSeek到文心一言，中国自主研发的AI大模型已经具备了世界一流的能力。这意味着中国的商贸从业者有机会</w:t>
      </w:r>
      <w:r>
        <w:rPr>
          <w:rFonts w:hint="eastAsia"/>
          <w:b/>
          <w:bCs/>
        </w:rPr>
        <w:t>率先用最先进的AI工具来提升行业效率</w:t>
      </w:r>
      <w:r>
        <w:rPr>
          <w:rFonts w:hint="eastAsia"/>
        </w:rPr>
        <w:t>——而你正在学习的这些技能，就是未来竞争力的起点。</w:t>
      </w:r>
    </w:p>
    <w:p w14:paraId="5CB81E29">
      <w:pPr>
        <w:rPr>
          <w:rFonts w:hint="eastAsia"/>
        </w:rPr>
      </w:pPr>
      <w:r>
        <w:rPr>
          <w:rFonts w:hint="eastAsia"/>
        </w:rPr>
        <w:t>作为即将走向工作岗位的商贸专业学生，你赶上了一个好时代：AI工具免费可用、技术持续进步、国家政策鼓励创新应用。抓住这个机会，把AI用好、用对、用出价值——这不仅是个人的职业发展策略，也是参与推动中国商贸行业数字化转型的一份贡献。</w:t>
      </w:r>
    </w:p>
    <w:p w14:paraId="1E69F66B">
      <w:pPr>
        <w:rPr>
          <w:rFonts w:hint="eastAsia"/>
        </w:rPr>
      </w:pPr>
      <w:r>
        <w:rPr>
          <w:rFonts w:hint="eastAsia"/>
        </w:rPr>
        <w:pict>
          <v:rect id="_x0000_i1486" o:spt="1" style="height:3pt;width:0pt;" fillcolor="#A0A0A0" filled="t" stroked="f" coordsize="21600,21600" o:hr="t" o:hrstd="t" o:hralign="center">
            <v:path/>
            <v:fill on="t" focussize="0,0"/>
            <v:stroke on="f"/>
            <v:imagedata o:title=""/>
            <o:lock v:ext="edit"/>
            <w10:wrap type="none"/>
            <w10:anchorlock/>
          </v:rect>
        </w:pict>
      </w:r>
    </w:p>
    <w:p w14:paraId="621F3372">
      <w:pPr>
        <w:rPr>
          <w:rFonts w:hint="eastAsia"/>
        </w:rPr>
      </w:pPr>
      <w:r>
        <w:rPr>
          <w:rFonts w:hint="eastAsia"/>
          <w:b/>
          <w:bCs/>
        </w:rPr>
        <w:t>【任务小结与自测】</w:t>
      </w:r>
    </w:p>
    <w:p w14:paraId="62058EAE">
      <w:pPr>
        <w:rPr>
          <w:rFonts w:hint="eastAsia"/>
        </w:rPr>
      </w:pPr>
      <w:r>
        <w:rPr>
          <w:rFonts w:hint="eastAsia"/>
        </w:rPr>
        <w:t>完成任务四后，检查一下：</w:t>
      </w:r>
    </w:p>
    <w:p w14:paraId="0A3F8321">
      <w:pPr>
        <w:numPr>
          <w:ilvl w:val="0"/>
          <w:numId w:val="233"/>
        </w:numPr>
        <w:rPr>
          <w:rFonts w:hint="eastAsia"/>
        </w:rPr>
      </w:pPr>
      <w:r>
        <w:rPr>
          <w:rFonts w:hint="eastAsia"/>
        </w:rPr>
        <w:t>理解了"学方法比记操作更重要"——底层方法论不会过时</w:t>
      </w:r>
    </w:p>
    <w:p w14:paraId="41963B44">
      <w:pPr>
        <w:numPr>
          <w:ilvl w:val="0"/>
          <w:numId w:val="233"/>
        </w:numPr>
        <w:rPr>
          <w:rFonts w:hint="eastAsia"/>
        </w:rPr>
      </w:pPr>
      <w:r>
        <w:rPr>
          <w:rFonts w:hint="eastAsia"/>
        </w:rPr>
        <w:t>建立了终身学习的意识，知道几个保持学习力的实用习惯</w:t>
      </w:r>
    </w:p>
    <w:p w14:paraId="3B6C74F9">
      <w:pPr>
        <w:numPr>
          <w:ilvl w:val="0"/>
          <w:numId w:val="233"/>
        </w:numPr>
        <w:rPr>
          <w:rFonts w:hint="eastAsia"/>
        </w:rPr>
      </w:pPr>
      <w:r>
        <w:rPr>
          <w:rFonts w:hint="eastAsia"/>
        </w:rPr>
        <w:t>清楚了正确的人机关系——做AI的驾驭者而非依赖者</w:t>
      </w:r>
    </w:p>
    <w:p w14:paraId="4AD0430E">
      <w:pPr>
        <w:numPr>
          <w:ilvl w:val="0"/>
          <w:numId w:val="233"/>
        </w:numPr>
        <w:rPr>
          <w:rFonts w:hint="eastAsia"/>
        </w:rPr>
      </w:pPr>
      <w:r>
        <w:rPr>
          <w:rFonts w:hint="eastAsia"/>
        </w:rPr>
        <w:t>理解了AI时代商贸人才的T型能力模型</w:t>
      </w:r>
    </w:p>
    <w:p w14:paraId="32A95EAE">
      <w:pPr>
        <w:rPr>
          <w:rFonts w:hint="eastAsia"/>
        </w:rPr>
      </w:pPr>
      <w:r>
        <w:rPr>
          <w:rFonts w:hint="eastAsia"/>
        </w:rPr>
        <w:pict>
          <v:rect id="_x0000_i1487" o:spt="1" style="height:3pt;width:0pt;" fillcolor="#A0A0A0" filled="t" stroked="f" coordsize="21600,21600" o:hr="t" o:hrstd="t" o:hralign="center">
            <v:path/>
            <v:fill on="t" focussize="0,0"/>
            <v:stroke on="f"/>
            <v:imagedata o:title=""/>
            <o:lock v:ext="edit"/>
            <w10:wrap type="none"/>
            <w10:anchorlock/>
          </v:rect>
        </w:pict>
      </w:r>
    </w:p>
    <w:p w14:paraId="26A216F3">
      <w:pPr>
        <w:rPr>
          <w:rFonts w:hint="eastAsia"/>
          <w:b/>
          <w:bCs/>
        </w:rPr>
      </w:pPr>
      <w:r>
        <w:rPr>
          <w:rFonts w:hint="eastAsia"/>
          <w:b/>
          <w:bCs/>
        </w:rPr>
        <w:t>综合实训 AI商贸应用综合项目：从接到任务到交付成果的全流程模拟</w:t>
      </w:r>
    </w:p>
    <w:p w14:paraId="335724AC">
      <w:pPr>
        <w:rPr>
          <w:rFonts w:hint="eastAsia"/>
        </w:rPr>
      </w:pPr>
      <w:r>
        <w:rPr>
          <w:rFonts w:hint="eastAsia"/>
          <w:b/>
          <w:bCs/>
        </w:rPr>
        <w:t>【实训目标】</w:t>
      </w:r>
    </w:p>
    <w:tbl>
      <w:tblPr>
        <w:tblStyle w:val="17"/>
        <w:tblW w:w="6792" w:type="dxa"/>
        <w:tblInd w:w="0" w:type="dxa"/>
        <w:tblLayout w:type="autofit"/>
        <w:tblCellMar>
          <w:top w:w="15" w:type="dxa"/>
          <w:left w:w="15" w:type="dxa"/>
          <w:bottom w:w="15" w:type="dxa"/>
          <w:right w:w="15" w:type="dxa"/>
        </w:tblCellMar>
      </w:tblPr>
      <w:tblGrid>
        <w:gridCol w:w="1099"/>
        <w:gridCol w:w="5693"/>
      </w:tblGrid>
      <w:tr w14:paraId="591BD67F">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269D66">
            <w:pPr>
              <w:rPr>
                <w:rFonts w:hint="eastAsia"/>
                <w:b/>
                <w:bCs/>
              </w:rPr>
            </w:pPr>
            <w:r>
              <w:rPr>
                <w:b/>
                <w:bCs/>
              </w:rPr>
              <w:t>维度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710D66">
            <w:pPr>
              <w:rPr>
                <w:b/>
                <w:bCs/>
              </w:rPr>
            </w:pPr>
            <w:r>
              <w:rPr>
                <w:b/>
                <w:bCs/>
              </w:rPr>
              <w:t>要求</w:t>
            </w:r>
          </w:p>
        </w:tc>
      </w:tr>
      <w:tr w14:paraId="63CBE07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00BB2D">
            <w:r>
              <w:t>知识目标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197C8C">
            <w:r>
              <w:t>综合运用全书十二个项目中学到的AI工具使用方法和注意事项</w:t>
            </w:r>
          </w:p>
        </w:tc>
      </w:tr>
      <w:tr w14:paraId="1E58867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F6F6517">
            <w:r>
              <w:t>能力目标</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85E2C0">
            <w:r>
              <w:t>能够独立完成一个包含多个工作任务的综合性商贸工作项目</w:t>
            </w:r>
          </w:p>
        </w:tc>
      </w:tr>
      <w:tr w14:paraId="010E294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2C3FBA">
            <w:r>
              <w:t>素质目标</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D95A600">
            <w:r>
              <w:t>在完成项目的全过程中自觉遵守安全、规范和负责任使用AI的各项原则</w:t>
            </w:r>
          </w:p>
        </w:tc>
      </w:tr>
    </w:tbl>
    <w:p w14:paraId="1751D253">
      <w:r>
        <w:rPr>
          <w:rFonts w:hint="eastAsia"/>
        </w:rPr>
        <w:pict>
          <v:rect id="_x0000_i1488" o:spt="1" style="height:3pt;width:0pt;" fillcolor="#A0A0A0" filled="t" stroked="f" coordsize="21600,21600" o:hr="t" o:hrstd="t" o:hralign="center">
            <v:path/>
            <v:fill on="t" focussize="0,0"/>
            <v:stroke on="f"/>
            <v:imagedata o:title=""/>
            <o:lock v:ext="edit"/>
            <w10:wrap type="none"/>
            <w10:anchorlock/>
          </v:rect>
        </w:pict>
      </w:r>
    </w:p>
    <w:p w14:paraId="38FE6B9B">
      <w:pPr>
        <w:rPr>
          <w:rFonts w:hint="eastAsia"/>
          <w:b/>
          <w:bCs/>
        </w:rPr>
      </w:pPr>
      <w:r>
        <w:rPr>
          <w:rFonts w:hint="eastAsia"/>
          <w:b/>
          <w:bCs/>
        </w:rPr>
        <w:t>实训背景</w:t>
      </w:r>
    </w:p>
    <w:p w14:paraId="1372FA28">
      <w:pPr>
        <w:rPr>
          <w:rFonts w:hint="eastAsia"/>
        </w:rPr>
      </w:pPr>
      <w:r>
        <w:rPr>
          <w:rFonts w:hint="eastAsia"/>
        </w:rPr>
        <w:t>假设你在某连锁零食店担任运营助理，店长交给你一个综合任务："下个月是我们品牌成立三周年，公司让各门店自行策划一场周年庆活动。你负责把整个方案做出来——包括活动策划、宣传文案、客户通知、销售数据分析和活动总结预案，下周一开会时跟大家过一遍。"</w:t>
      </w:r>
    </w:p>
    <w:p w14:paraId="3CF38E6C">
      <w:pPr>
        <w:rPr>
          <w:rFonts w:hint="eastAsia"/>
        </w:rPr>
      </w:pPr>
      <w:r>
        <w:rPr>
          <w:rFonts w:hint="eastAsia"/>
        </w:rPr>
        <w:t>这个任务涵盖了本书中学到的多种技能，需要你综合运用AI工具来完成。</w:t>
      </w:r>
    </w:p>
    <w:p w14:paraId="66ABA06C">
      <w:pPr>
        <w:rPr>
          <w:rFonts w:hint="eastAsia"/>
        </w:rPr>
      </w:pPr>
      <w:r>
        <w:rPr>
          <w:rFonts w:hint="eastAsia"/>
          <w:b/>
          <w:bCs/>
        </w:rPr>
        <w:t>门店基本信息（模拟数据）：</w:t>
      </w:r>
    </w:p>
    <w:tbl>
      <w:tblPr>
        <w:tblStyle w:val="17"/>
        <w:tblW w:w="7296" w:type="dxa"/>
        <w:tblInd w:w="0" w:type="dxa"/>
        <w:tblLayout w:type="autofit"/>
        <w:tblCellMar>
          <w:top w:w="15" w:type="dxa"/>
          <w:left w:w="15" w:type="dxa"/>
          <w:bottom w:w="15" w:type="dxa"/>
          <w:right w:w="15" w:type="dxa"/>
        </w:tblCellMar>
      </w:tblPr>
      <w:tblGrid>
        <w:gridCol w:w="1292"/>
        <w:gridCol w:w="6004"/>
      </w:tblGrid>
      <w:tr w14:paraId="27D4D29F">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1362B3F">
            <w:pPr>
              <w:rPr>
                <w:rFonts w:hint="eastAsia"/>
                <w:b/>
                <w:bCs/>
              </w:rPr>
            </w:pPr>
            <w:r>
              <w:rPr>
                <w:b/>
                <w:bCs/>
              </w:rPr>
              <w:t>信息项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25EBD2">
            <w:pPr>
              <w:rPr>
                <w:b/>
                <w:bCs/>
              </w:rPr>
            </w:pPr>
            <w:r>
              <w:rPr>
                <w:b/>
                <w:bCs/>
              </w:rPr>
              <w:t>内容</w:t>
            </w:r>
          </w:p>
        </w:tc>
      </w:tr>
      <w:tr w14:paraId="70B657A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A0F701">
            <w:r>
              <w:t>门店名称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30A1A6">
            <w:r>
              <w:t>某连锁零食店第18号门店（虚拟名称）</w:t>
            </w:r>
          </w:p>
        </w:tc>
      </w:tr>
      <w:tr w14:paraId="19F97916">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4DE010">
            <w:r>
              <w:t>经营品类</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C998E6B">
            <w:r>
              <w:t>坚果、果干、糖果、饼干、肉脯、饮品</w:t>
            </w:r>
          </w:p>
        </w:tc>
      </w:tr>
      <w:tr w14:paraId="54DA582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A70F25">
            <w:r>
              <w:t>目标客群</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FCC33A">
            <w:r>
              <w:t>周边社区居民和附近办公楼白领</w:t>
            </w:r>
          </w:p>
        </w:tc>
      </w:tr>
      <w:tr w14:paraId="0D3972C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7754A21">
            <w:r>
              <w:t>会员人数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9A9AC07">
            <w:r>
              <w:t>约1200人</w:t>
            </w:r>
          </w:p>
        </w:tc>
      </w:tr>
      <w:tr w14:paraId="6E3753E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F59EF3">
            <w:r>
              <w:t>活动预算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CDFBBE0">
            <w:r>
              <w:t>5000元</w:t>
            </w:r>
          </w:p>
        </w:tc>
      </w:tr>
      <w:tr w14:paraId="160D6563">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B9B4C84">
            <w:r>
              <w:t>可用渠道</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FD33E64">
            <w:r>
              <w:t>门店店面、会员微信群（2个群共约600人）、门店公众号</w:t>
            </w:r>
          </w:p>
        </w:tc>
      </w:tr>
    </w:tbl>
    <w:p w14:paraId="1AF73F8A">
      <w:r>
        <w:rPr>
          <w:rFonts w:hint="eastAsia"/>
        </w:rPr>
        <w:pict>
          <v:rect id="_x0000_i1489" o:spt="1" style="height:3pt;width:0pt;" fillcolor="#A0A0A0" filled="t" stroked="f" coordsize="21600,21600" o:hr="t" o:hrstd="t" o:hralign="center">
            <v:path/>
            <v:fill on="t" focussize="0,0"/>
            <v:stroke on="f"/>
            <v:imagedata o:title=""/>
            <o:lock v:ext="edit"/>
            <w10:wrap type="none"/>
            <w10:anchorlock/>
          </v:rect>
        </w:pict>
      </w:r>
    </w:p>
    <w:p w14:paraId="1A4D49EE">
      <w:pPr>
        <w:rPr>
          <w:rFonts w:hint="eastAsia"/>
          <w:b/>
          <w:bCs/>
        </w:rPr>
      </w:pPr>
      <w:r>
        <w:rPr>
          <w:rFonts w:hint="eastAsia"/>
          <w:b/>
          <w:bCs/>
        </w:rPr>
        <w:t>实训步骤</w:t>
      </w:r>
    </w:p>
    <w:p w14:paraId="2219FD2A">
      <w:pPr>
        <w:rPr>
          <w:rFonts w:hint="eastAsia"/>
        </w:rPr>
      </w:pPr>
      <w:r>
        <w:rPr>
          <w:rFonts w:hint="eastAsia"/>
        </w:rPr>
        <w:t>以下每一步都需要使用AI工具辅助完成，同时注意遵守安全和规范要求。</w:t>
      </w:r>
    </w:p>
    <w:p w14:paraId="5A11F598">
      <w:pPr>
        <w:rPr>
          <w:rFonts w:hint="eastAsia"/>
        </w:rPr>
      </w:pPr>
      <w:r>
        <w:rPr>
          <w:rFonts w:hint="eastAsia"/>
          <w:b/>
          <w:bCs/>
        </w:rPr>
        <w:t>第一步：数据分析——了解门店现状（约15分钟）</w:t>
      </w:r>
    </w:p>
    <w:p w14:paraId="7E07B10A">
      <w:pPr>
        <w:rPr>
          <w:rFonts w:hint="eastAsia"/>
        </w:rPr>
      </w:pPr>
      <w:r>
        <w:rPr>
          <w:rFonts w:hint="eastAsia"/>
        </w:rPr>
        <w:t>让AI分析以下模拟销售数据（或使用配套资源中提供的数据文件），了解门店的经营状况：</w:t>
      </w:r>
    </w:p>
    <w:tbl>
      <w:tblPr>
        <w:tblStyle w:val="17"/>
        <w:tblW w:w="7296" w:type="dxa"/>
        <w:tblInd w:w="0" w:type="dxa"/>
        <w:tblLayout w:type="autofit"/>
        <w:tblCellMar>
          <w:top w:w="15" w:type="dxa"/>
          <w:left w:w="15" w:type="dxa"/>
          <w:bottom w:w="15" w:type="dxa"/>
          <w:right w:w="15" w:type="dxa"/>
        </w:tblCellMar>
      </w:tblPr>
      <w:tblGrid>
        <w:gridCol w:w="956"/>
        <w:gridCol w:w="2196"/>
        <w:gridCol w:w="2196"/>
        <w:gridCol w:w="1948"/>
      </w:tblGrid>
      <w:tr w14:paraId="311EE696">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1FD142">
            <w:pPr>
              <w:rPr>
                <w:rFonts w:hint="eastAsia"/>
                <w:b/>
                <w:bCs/>
              </w:rPr>
            </w:pPr>
            <w:r>
              <w:rPr>
                <w:b/>
                <w:bCs/>
              </w:rPr>
              <w:t>月份</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AB97EF">
            <w:pPr>
              <w:rPr>
                <w:b/>
                <w:bCs/>
              </w:rPr>
            </w:pPr>
            <w:r>
              <w:rPr>
                <w:b/>
                <w:bCs/>
              </w:rPr>
              <w:t>销售额（万元）</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F08631">
            <w:pPr>
              <w:rPr>
                <w:b/>
                <w:bCs/>
              </w:rPr>
            </w:pPr>
            <w:r>
              <w:rPr>
                <w:b/>
                <w:bCs/>
              </w:rPr>
              <w:t>客流量（人次）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258BB86">
            <w:pPr>
              <w:rPr>
                <w:b/>
                <w:bCs/>
              </w:rPr>
            </w:pPr>
            <w:r>
              <w:rPr>
                <w:b/>
                <w:bCs/>
              </w:rPr>
              <w:t>客单价（元）</w:t>
            </w:r>
          </w:p>
        </w:tc>
      </w:tr>
      <w:tr w14:paraId="0F5854D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980D958">
            <w:r>
              <w:t>1月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1EB812">
            <w:r>
              <w:t>8.2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885FBB">
            <w:r>
              <w:t>2100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CD76EE">
            <w:r>
              <w:t>39</w:t>
            </w:r>
          </w:p>
        </w:tc>
      </w:tr>
      <w:tr w14:paraId="6FCE7734">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ABA8CEC">
            <w:r>
              <w:t>2月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1BD2002">
            <w:r>
              <w:t>9.5</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81EA9A">
            <w:r>
              <w:t>2400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6121C25">
            <w:r>
              <w:t>40</w:t>
            </w:r>
          </w:p>
        </w:tc>
      </w:tr>
      <w:tr w14:paraId="34CF01A0">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EBFF5D5">
            <w:r>
              <w:t>3月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46D49C">
            <w:r>
              <w:t>7.8</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9570B30">
            <w:r>
              <w:t>2000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B54F1D9">
            <w:r>
              <w:t>39</w:t>
            </w:r>
          </w:p>
        </w:tc>
      </w:tr>
      <w:tr w14:paraId="6DF3E6B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47E3145">
            <w:r>
              <w:t>4月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834C4E2">
            <w:r>
              <w:t>8.0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72015F">
            <w:r>
              <w:t>2050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AB694F">
            <w:r>
              <w:t>39</w:t>
            </w:r>
          </w:p>
        </w:tc>
      </w:tr>
      <w:tr w14:paraId="2D7C278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E62330">
            <w:r>
              <w:t>5月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E0D143">
            <w:r>
              <w:t>8.8</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C8D599">
            <w:r>
              <w:t>2200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B73BC1">
            <w:r>
              <w:t>40</w:t>
            </w:r>
          </w:p>
        </w:tc>
      </w:tr>
      <w:tr w14:paraId="029362A5">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05BD77">
            <w:r>
              <w:t>6月</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A423A05">
            <w:r>
              <w:t>7.5</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9B8D013">
            <w:r>
              <w:t>1900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2131EDB">
            <w:r>
              <w:t>39</w:t>
            </w:r>
          </w:p>
        </w:tc>
      </w:tr>
    </w:tbl>
    <w:p w14:paraId="6B3C186C">
      <w:r>
        <w:rPr>
          <w:rFonts w:hint="eastAsia"/>
        </w:rPr>
        <w:t>让AI做环比分析、趋势判断和异常发现，作为活动策划的参考依据。</w:t>
      </w:r>
    </w:p>
    <w:p w14:paraId="7B81E82F">
      <w:pPr>
        <w:rPr>
          <w:rFonts w:hint="eastAsia"/>
        </w:rPr>
      </w:pPr>
      <w:r>
        <w:rPr>
          <w:rFonts w:hint="eastAsia"/>
          <w:b/>
          <w:bCs/>
        </w:rPr>
        <w:t>第二步：活动策划方案（约20分钟）</w:t>
      </w:r>
    </w:p>
    <w:p w14:paraId="41B55B12">
      <w:pPr>
        <w:rPr>
          <w:rFonts w:hint="eastAsia"/>
        </w:rPr>
      </w:pPr>
      <w:r>
        <w:rPr>
          <w:rFonts w:hint="eastAsia"/>
        </w:rPr>
        <w:t>基于数据分析的结论和门店实际情况，让AI帮你策划周年庆活动方案，包括活动主题、时间安排、促销规则、预算分配、宣传计划。</w:t>
      </w:r>
    </w:p>
    <w:p w14:paraId="65738F16">
      <w:pPr>
        <w:rPr>
          <w:rFonts w:hint="eastAsia"/>
        </w:rPr>
      </w:pPr>
      <w:r>
        <w:rPr>
          <w:rFonts w:hint="eastAsia"/>
        </w:rPr>
        <w:t>注意：方案中所有的品牌名称和商品名称请使用虚拟名称。</w:t>
      </w:r>
    </w:p>
    <w:p w14:paraId="1D453F1F">
      <w:pPr>
        <w:rPr>
          <w:rFonts w:hint="eastAsia"/>
        </w:rPr>
      </w:pPr>
      <w:r>
        <w:rPr>
          <w:rFonts w:hint="eastAsia"/>
          <w:b/>
          <w:bCs/>
        </w:rPr>
        <w:t>第三步：撰写宣传文案（约20分钟）</w:t>
      </w:r>
    </w:p>
    <w:p w14:paraId="049352F8">
      <w:pPr>
        <w:rPr>
          <w:rFonts w:hint="eastAsia"/>
        </w:rPr>
      </w:pPr>
      <w:r>
        <w:rPr>
          <w:rFonts w:hint="eastAsia"/>
        </w:rPr>
        <w:t>让AI生成以下几种宣传文案：</w:t>
      </w:r>
    </w:p>
    <w:p w14:paraId="22E2AB3E">
      <w:pPr>
        <w:numPr>
          <w:ilvl w:val="0"/>
          <w:numId w:val="234"/>
        </w:numPr>
        <w:rPr>
          <w:rFonts w:hint="eastAsia"/>
        </w:rPr>
      </w:pPr>
      <w:r>
        <w:rPr>
          <w:rFonts w:hint="eastAsia"/>
        </w:rPr>
        <w:t>一条会员微信群的活动通知（100字以内）</w:t>
      </w:r>
    </w:p>
    <w:p w14:paraId="6CD0375F">
      <w:pPr>
        <w:numPr>
          <w:ilvl w:val="0"/>
          <w:numId w:val="234"/>
        </w:numPr>
        <w:rPr>
          <w:rFonts w:hint="eastAsia"/>
        </w:rPr>
      </w:pPr>
      <w:r>
        <w:rPr>
          <w:rFonts w:hint="eastAsia"/>
        </w:rPr>
        <w:t>一篇门店公众号的活动推文（500字左右）</w:t>
      </w:r>
    </w:p>
    <w:p w14:paraId="0AE92D27">
      <w:pPr>
        <w:numPr>
          <w:ilvl w:val="0"/>
          <w:numId w:val="234"/>
        </w:numPr>
        <w:rPr>
          <w:rFonts w:hint="eastAsia"/>
        </w:rPr>
      </w:pPr>
      <w:r>
        <w:rPr>
          <w:rFonts w:hint="eastAsia"/>
        </w:rPr>
        <w:t>一条适合发朋友圈的宣传文案（80字以内）</w:t>
      </w:r>
    </w:p>
    <w:p w14:paraId="2E75EB8A">
      <w:pPr>
        <w:numPr>
          <w:ilvl w:val="0"/>
          <w:numId w:val="234"/>
        </w:numPr>
        <w:rPr>
          <w:rFonts w:hint="eastAsia"/>
        </w:rPr>
      </w:pPr>
      <w:r>
        <w:rPr>
          <w:rFonts w:hint="eastAsia"/>
        </w:rPr>
        <w:t>一条给VIP客户的专属邀请微信话术（100字以内）</w:t>
      </w:r>
    </w:p>
    <w:p w14:paraId="7CD9D3B6">
      <w:pPr>
        <w:rPr>
          <w:rFonts w:hint="eastAsia"/>
        </w:rPr>
      </w:pPr>
      <w:r>
        <w:rPr>
          <w:rFonts w:hint="eastAsia"/>
        </w:rPr>
        <w:t>注意：宣传文案需做合规检查——有没有绝对化用语、有没有虚假承诺。</w:t>
      </w:r>
    </w:p>
    <w:p w14:paraId="4B9BF15E">
      <w:pPr>
        <w:rPr>
          <w:rFonts w:hint="eastAsia"/>
        </w:rPr>
      </w:pPr>
      <w:r>
        <w:rPr>
          <w:rFonts w:hint="eastAsia"/>
          <w:b/>
          <w:bCs/>
        </w:rPr>
        <w:t>第四步：准备客服话术（约15分钟）</w:t>
      </w:r>
    </w:p>
    <w:p w14:paraId="38876D8E">
      <w:pPr>
        <w:rPr>
          <w:rFonts w:hint="eastAsia"/>
        </w:rPr>
      </w:pPr>
      <w:r>
        <w:rPr>
          <w:rFonts w:hint="eastAsia"/>
        </w:rPr>
        <w:t>让AI生成周年庆活动期间客服可能遇到的常见问题和标准回复（至少10个Q&amp;A）。</w:t>
      </w:r>
    </w:p>
    <w:p w14:paraId="3E82A239">
      <w:pPr>
        <w:rPr>
          <w:rFonts w:hint="eastAsia"/>
        </w:rPr>
      </w:pPr>
      <w:r>
        <w:rPr>
          <w:rFonts w:hint="eastAsia"/>
          <w:b/>
          <w:bCs/>
        </w:rPr>
        <w:t>第五步：撰写活动方案汇报材料（约20分钟）</w:t>
      </w:r>
    </w:p>
    <w:p w14:paraId="3496430B">
      <w:pPr>
        <w:rPr>
          <w:rFonts w:hint="eastAsia"/>
        </w:rPr>
      </w:pPr>
      <w:r>
        <w:rPr>
          <w:rFonts w:hint="eastAsia"/>
        </w:rPr>
        <w:t>让AI帮你把以上所有内容整合成一份可以在会议上汇报的方案文档，包含：</w:t>
      </w:r>
    </w:p>
    <w:p w14:paraId="0396CAC7">
      <w:pPr>
        <w:numPr>
          <w:ilvl w:val="0"/>
          <w:numId w:val="235"/>
        </w:numPr>
        <w:rPr>
          <w:rFonts w:hint="eastAsia"/>
        </w:rPr>
      </w:pPr>
      <w:r>
        <w:rPr>
          <w:rFonts w:hint="eastAsia"/>
        </w:rPr>
        <w:t>门店经营现状分析（基于第一步的数据分析）</w:t>
      </w:r>
    </w:p>
    <w:p w14:paraId="4AEDD63C">
      <w:pPr>
        <w:numPr>
          <w:ilvl w:val="0"/>
          <w:numId w:val="235"/>
        </w:numPr>
        <w:rPr>
          <w:rFonts w:hint="eastAsia"/>
        </w:rPr>
      </w:pPr>
      <w:r>
        <w:rPr>
          <w:rFonts w:hint="eastAsia"/>
        </w:rPr>
        <w:t>活动策划方案</w:t>
      </w:r>
    </w:p>
    <w:p w14:paraId="2140A081">
      <w:pPr>
        <w:numPr>
          <w:ilvl w:val="0"/>
          <w:numId w:val="235"/>
        </w:numPr>
        <w:rPr>
          <w:rFonts w:hint="eastAsia"/>
        </w:rPr>
      </w:pPr>
      <w:r>
        <w:rPr>
          <w:rFonts w:hint="eastAsia"/>
        </w:rPr>
        <w:t>宣传计划和文案样例</w:t>
      </w:r>
    </w:p>
    <w:p w14:paraId="475A2D22">
      <w:pPr>
        <w:numPr>
          <w:ilvl w:val="0"/>
          <w:numId w:val="235"/>
        </w:numPr>
        <w:rPr>
          <w:rFonts w:hint="eastAsia"/>
        </w:rPr>
      </w:pPr>
      <w:r>
        <w:rPr>
          <w:rFonts w:hint="eastAsia"/>
        </w:rPr>
        <w:t>客服FAQ手册</w:t>
      </w:r>
    </w:p>
    <w:p w14:paraId="69825B00">
      <w:pPr>
        <w:numPr>
          <w:ilvl w:val="0"/>
          <w:numId w:val="235"/>
        </w:numPr>
        <w:rPr>
          <w:rFonts w:hint="eastAsia"/>
        </w:rPr>
      </w:pPr>
      <w:r>
        <w:rPr>
          <w:rFonts w:hint="eastAsia"/>
        </w:rPr>
        <w:t>预算明细</w:t>
      </w:r>
    </w:p>
    <w:p w14:paraId="48E9ED2F">
      <w:pPr>
        <w:numPr>
          <w:ilvl w:val="0"/>
          <w:numId w:val="235"/>
        </w:numPr>
        <w:rPr>
          <w:rFonts w:hint="eastAsia"/>
        </w:rPr>
      </w:pPr>
      <w:r>
        <w:rPr>
          <w:rFonts w:hint="eastAsia"/>
        </w:rPr>
        <w:t>预期效果和风险提示</w:t>
      </w:r>
    </w:p>
    <w:p w14:paraId="513D0A47">
      <w:pPr>
        <w:rPr>
          <w:rFonts w:hint="eastAsia"/>
        </w:rPr>
      </w:pPr>
      <w:r>
        <w:rPr>
          <w:rFonts w:hint="eastAsia"/>
          <w:b/>
          <w:bCs/>
        </w:rPr>
        <w:t>第六步：安全和合规自查（约10分钟）</w:t>
      </w:r>
    </w:p>
    <w:p w14:paraId="2DC01658">
      <w:pPr>
        <w:rPr>
          <w:rFonts w:hint="eastAsia"/>
        </w:rPr>
      </w:pPr>
      <w:r>
        <w:rPr>
          <w:rFonts w:hint="eastAsia"/>
        </w:rPr>
        <w:t>完成所有内容后做一次全面的自查：</w:t>
      </w:r>
    </w:p>
    <w:p w14:paraId="3D25EB8F">
      <w:pPr>
        <w:numPr>
          <w:ilvl w:val="0"/>
          <w:numId w:val="236"/>
        </w:numPr>
        <w:rPr>
          <w:rFonts w:hint="eastAsia"/>
        </w:rPr>
      </w:pPr>
      <w:r>
        <w:rPr>
          <w:rFonts w:hint="eastAsia"/>
        </w:rPr>
        <w:t>方案中有没有使用真实的品牌名称或商标？（如果有，替换为虚拟名称）</w:t>
      </w:r>
    </w:p>
    <w:p w14:paraId="72CAB2A0">
      <w:pPr>
        <w:numPr>
          <w:ilvl w:val="0"/>
          <w:numId w:val="236"/>
        </w:numPr>
        <w:rPr>
          <w:rFonts w:hint="eastAsia"/>
        </w:rPr>
      </w:pPr>
      <w:r>
        <w:rPr>
          <w:rFonts w:hint="eastAsia"/>
        </w:rPr>
        <w:t>宣传文案中有没有绝对化用语或虚假承诺？</w:t>
      </w:r>
    </w:p>
    <w:p w14:paraId="6533909F">
      <w:pPr>
        <w:numPr>
          <w:ilvl w:val="0"/>
          <w:numId w:val="236"/>
        </w:numPr>
        <w:rPr>
          <w:rFonts w:hint="eastAsia"/>
        </w:rPr>
      </w:pPr>
      <w:r>
        <w:rPr>
          <w:rFonts w:hint="eastAsia"/>
        </w:rPr>
        <w:t>有没有在上传给AI的信息中包含真实的客户个人信息？</w:t>
      </w:r>
    </w:p>
    <w:p w14:paraId="063FFE34">
      <w:pPr>
        <w:numPr>
          <w:ilvl w:val="0"/>
          <w:numId w:val="236"/>
        </w:numPr>
        <w:rPr>
          <w:rFonts w:hint="eastAsia"/>
        </w:rPr>
      </w:pPr>
      <w:r>
        <w:rPr>
          <w:rFonts w:hint="eastAsia"/>
        </w:rPr>
        <w:t>AI给出的所有数字是否都跟原始数据核对过？</w:t>
      </w:r>
    </w:p>
    <w:p w14:paraId="6007CD95">
      <w:pPr>
        <w:numPr>
          <w:ilvl w:val="0"/>
          <w:numId w:val="236"/>
        </w:numPr>
        <w:rPr>
          <w:rFonts w:hint="eastAsia"/>
        </w:rPr>
      </w:pPr>
      <w:r>
        <w:rPr>
          <w:rFonts w:hint="eastAsia"/>
        </w:rPr>
        <w:t>有没有AI自行添加的你没有提供的虚假信息？</w:t>
      </w:r>
    </w:p>
    <w:p w14:paraId="2666ABEA">
      <w:pPr>
        <w:rPr>
          <w:rFonts w:hint="eastAsia"/>
        </w:rPr>
      </w:pPr>
      <w:r>
        <w:rPr>
          <w:rFonts w:hint="eastAsia"/>
        </w:rPr>
        <w:pict>
          <v:rect id="_x0000_i1490" o:spt="1" style="height:3pt;width:0pt;" fillcolor="#A0A0A0" filled="t" stroked="f" coordsize="21600,21600" o:hr="t" o:hrstd="t" o:hralign="center">
            <v:path/>
            <v:fill on="t" focussize="0,0"/>
            <v:stroke on="f"/>
            <v:imagedata o:title=""/>
            <o:lock v:ext="edit"/>
            <w10:wrap type="none"/>
            <w10:anchorlock/>
          </v:rect>
        </w:pict>
      </w:r>
    </w:p>
    <w:p w14:paraId="4BDE013B">
      <w:pPr>
        <w:rPr>
          <w:rFonts w:hint="eastAsia"/>
          <w:b/>
          <w:bCs/>
        </w:rPr>
      </w:pPr>
      <w:r>
        <w:rPr>
          <w:rFonts w:hint="eastAsia"/>
          <w:b/>
          <w:bCs/>
        </w:rPr>
        <w:t>实训成果提交</w:t>
      </w:r>
    </w:p>
    <w:p w14:paraId="1EE20A61">
      <w:pPr>
        <w:rPr>
          <w:rFonts w:hint="eastAsia"/>
        </w:rPr>
      </w:pPr>
      <w:r>
        <w:rPr>
          <w:rFonts w:hint="eastAsia"/>
        </w:rPr>
        <w:t>请提交以下材料：</w:t>
      </w:r>
    </w:p>
    <w:p w14:paraId="60B4EBD3">
      <w:pPr>
        <w:numPr>
          <w:ilvl w:val="0"/>
          <w:numId w:val="237"/>
        </w:numPr>
        <w:rPr>
          <w:rFonts w:hint="eastAsia"/>
        </w:rPr>
      </w:pPr>
      <w:r>
        <w:rPr>
          <w:rFonts w:hint="eastAsia"/>
        </w:rPr>
        <w:t>完整的活动方案汇报文档定稿（Word格式，经过人工修改和合规自查）</w:t>
      </w:r>
    </w:p>
    <w:p w14:paraId="17C7ED86">
      <w:pPr>
        <w:numPr>
          <w:ilvl w:val="0"/>
          <w:numId w:val="237"/>
        </w:numPr>
        <w:rPr>
          <w:rFonts w:hint="eastAsia"/>
        </w:rPr>
      </w:pPr>
      <w:r>
        <w:rPr>
          <w:rFonts w:hint="eastAsia"/>
        </w:rPr>
        <w:t>数据分析部分的AI对话截图（含你的验算记录）</w:t>
      </w:r>
    </w:p>
    <w:p w14:paraId="6BEFE86C">
      <w:pPr>
        <w:numPr>
          <w:ilvl w:val="0"/>
          <w:numId w:val="237"/>
        </w:numPr>
        <w:rPr>
          <w:rFonts w:hint="eastAsia"/>
        </w:rPr>
      </w:pPr>
      <w:r>
        <w:rPr>
          <w:rFonts w:hint="eastAsia"/>
        </w:rPr>
        <w:t>合规自查清单（逐条打勾确认）</w:t>
      </w:r>
    </w:p>
    <w:p w14:paraId="6DB460A8">
      <w:pPr>
        <w:numPr>
          <w:ilvl w:val="0"/>
          <w:numId w:val="237"/>
        </w:numPr>
        <w:rPr>
          <w:rFonts w:hint="eastAsia"/>
        </w:rPr>
      </w:pPr>
      <w:r>
        <w:rPr>
          <w:rFonts w:hint="eastAsia"/>
        </w:rPr>
        <w:t>一段150字左右的综合反思，回答以下三个问题：</w:t>
      </w:r>
    </w:p>
    <w:p w14:paraId="3BECFCC0">
      <w:pPr>
        <w:numPr>
          <w:ilvl w:val="1"/>
          <w:numId w:val="237"/>
        </w:numPr>
        <w:rPr>
          <w:rFonts w:hint="eastAsia"/>
        </w:rPr>
      </w:pPr>
      <w:r>
        <w:rPr>
          <w:rFonts w:hint="eastAsia"/>
        </w:rPr>
        <w:t>在这个综合项目中，你用到了本书哪几个项目中学到的技能？</w:t>
      </w:r>
    </w:p>
    <w:p w14:paraId="0DA92500">
      <w:pPr>
        <w:numPr>
          <w:ilvl w:val="1"/>
          <w:numId w:val="237"/>
        </w:numPr>
        <w:rPr>
          <w:rFonts w:hint="eastAsia"/>
        </w:rPr>
      </w:pPr>
      <w:r>
        <w:rPr>
          <w:rFonts w:hint="eastAsia"/>
        </w:rPr>
        <w:t>全过程中有没有遇到AI出错或需要你人工修正的情况？</w:t>
      </w:r>
    </w:p>
    <w:p w14:paraId="2CFD1CE9">
      <w:pPr>
        <w:numPr>
          <w:ilvl w:val="1"/>
          <w:numId w:val="237"/>
        </w:numPr>
        <w:rPr>
          <w:rFonts w:hint="eastAsia"/>
        </w:rPr>
      </w:pPr>
      <w:r>
        <w:rPr>
          <w:rFonts w:hint="eastAsia"/>
        </w:rPr>
        <w:t>经过一学期的学习，你对"人和AI应该是什么关系"有了什么新的理解？</w:t>
      </w:r>
    </w:p>
    <w:p w14:paraId="054ADB0F">
      <w:pPr>
        <w:rPr>
          <w:rFonts w:hint="eastAsia"/>
        </w:rPr>
      </w:pPr>
      <w:r>
        <w:rPr>
          <w:rFonts w:hint="eastAsia"/>
        </w:rPr>
        <w:pict>
          <v:rect id="_x0000_i1491" o:spt="1" style="height:3pt;width:0pt;" fillcolor="#A0A0A0" filled="t" stroked="f" coordsize="21600,21600" o:hr="t" o:hrstd="t" o:hralign="center">
            <v:path/>
            <v:fill on="t" focussize="0,0"/>
            <v:stroke on="f"/>
            <v:imagedata o:title=""/>
            <o:lock v:ext="edit"/>
            <w10:wrap type="none"/>
            <w10:anchorlock/>
          </v:rect>
        </w:pict>
      </w:r>
    </w:p>
    <w:p w14:paraId="23C27BB5">
      <w:pPr>
        <w:rPr>
          <w:rFonts w:hint="eastAsia"/>
          <w:b/>
          <w:bCs/>
        </w:rPr>
      </w:pPr>
      <w:r>
        <w:rPr>
          <w:rFonts w:hint="eastAsia"/>
          <w:b/>
          <w:bCs/>
        </w:rPr>
        <w:t>评价标准</w:t>
      </w:r>
    </w:p>
    <w:p w14:paraId="77109D80">
      <w:r>
        <w:rPr>
          <w:rFonts w:hint="eastAsia"/>
        </w:rPr>
        <w:t>评价标准见表12-10。</w:t>
      </w:r>
    </w:p>
    <w:p w14:paraId="51658182">
      <w:pPr>
        <w:jc w:val="center"/>
        <w:rPr>
          <w:rFonts w:hint="eastAsia"/>
        </w:rPr>
      </w:pPr>
      <w:r>
        <w:rPr>
          <w:rFonts w:hint="eastAsia"/>
        </w:rPr>
        <w:t>表12-10 综合实训评价标准</w:t>
      </w:r>
    </w:p>
    <w:tbl>
      <w:tblPr>
        <w:tblStyle w:val="17"/>
        <w:tblW w:w="7296" w:type="dxa"/>
        <w:tblInd w:w="0" w:type="dxa"/>
        <w:tblLayout w:type="autofit"/>
        <w:tblCellMar>
          <w:top w:w="15" w:type="dxa"/>
          <w:left w:w="15" w:type="dxa"/>
          <w:bottom w:w="15" w:type="dxa"/>
          <w:right w:w="15" w:type="dxa"/>
        </w:tblCellMar>
      </w:tblPr>
      <w:tblGrid>
        <w:gridCol w:w="779"/>
        <w:gridCol w:w="2226"/>
        <w:gridCol w:w="1542"/>
        <w:gridCol w:w="1542"/>
        <w:gridCol w:w="1207"/>
      </w:tblGrid>
      <w:tr w14:paraId="71A996F7">
        <w:tblPrEx>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773408">
            <w:pPr>
              <w:rPr>
                <w:rFonts w:hint="eastAsia"/>
                <w:b/>
                <w:bCs/>
              </w:rPr>
            </w:pPr>
            <w:r>
              <w:rPr>
                <w:b/>
                <w:bCs/>
              </w:rPr>
              <w:t>评价项目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13EC8D">
            <w:pPr>
              <w:rPr>
                <w:b/>
                <w:bCs/>
              </w:rPr>
            </w:pPr>
            <w:r>
              <w:rPr>
                <w:b/>
                <w:bCs/>
              </w:rPr>
              <w:t>优秀（90~100）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66A84D">
            <w:pPr>
              <w:rPr>
                <w:b/>
                <w:bCs/>
              </w:rPr>
            </w:pPr>
            <w:r>
              <w:rPr>
                <w:b/>
                <w:bCs/>
              </w:rPr>
              <w:t>良好（75~89）</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536BF6">
            <w:pPr>
              <w:rPr>
                <w:b/>
                <w:bCs/>
              </w:rPr>
            </w:pPr>
            <w:r>
              <w:rPr>
                <w:b/>
                <w:bCs/>
              </w:rPr>
              <w:t>合格（60~74）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E619BFA">
            <w:pPr>
              <w:rPr>
                <w:b/>
                <w:bCs/>
              </w:rPr>
            </w:pPr>
            <w:r>
              <w:rPr>
                <w:b/>
                <w:bCs/>
              </w:rPr>
              <w:t>不合格（60以下）</w:t>
            </w:r>
          </w:p>
        </w:tc>
      </w:tr>
      <w:tr w14:paraId="7DC48C91">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117712">
            <w:r>
              <w:t>数据分析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311B266">
            <w:r>
              <w:t>分析准确有深度，有验算记录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F5CA20">
            <w:r>
              <w:t>基本正确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57E3A6">
            <w:r>
              <w:t>有计算错误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C52FB8">
            <w:r>
              <w:t>未完成</w:t>
            </w:r>
          </w:p>
        </w:tc>
      </w:tr>
      <w:tr w14:paraId="1675139B">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8519800">
            <w:r>
              <w:t>活动策划</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D41259E">
            <w:r>
              <w:t>方案务实可执行，有创意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4D14B5">
            <w:r>
              <w:t>基本合理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3205CC3">
            <w:r>
              <w:t>脱离实际</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B938C2A">
            <w:r>
              <w:t>未完成</w:t>
            </w:r>
          </w:p>
        </w:tc>
      </w:tr>
      <w:tr w14:paraId="3DF35FB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7DEDF6">
            <w:r>
              <w:t>宣传文案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1EC93E">
            <w:r>
              <w:t>风格多样，合规无问题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1AFEF4">
            <w:r>
              <w:t>基本可用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B3AFA7">
            <w:r>
              <w:t>存在合规隐患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6691C8">
            <w:r>
              <w:t>未完成</w:t>
            </w:r>
          </w:p>
        </w:tc>
      </w:tr>
      <w:tr w14:paraId="26CE6A29">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CAC33A5">
            <w:r>
              <w:t>客服话术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54608F3">
            <w:r>
              <w:t>覆盖全面，语气得体</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AD21B1B">
            <w:r>
              <w:t>基本可用</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966C9ED">
            <w:r>
              <w:t>政策信息有误</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75D7140">
            <w:r>
              <w:t>未完成</w:t>
            </w:r>
          </w:p>
        </w:tc>
      </w:tr>
      <w:tr w14:paraId="2ED63F5A">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CB6C6D">
            <w:r>
              <w:t>汇报文档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0B8104">
            <w:r>
              <w:t>结构完整，各部分衔接好</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61541C">
            <w:r>
              <w:t>基本完整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E4B852">
            <w:r>
              <w:t>缺少重要板块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800F42">
            <w:r>
              <w:t>未完成</w:t>
            </w:r>
          </w:p>
        </w:tc>
      </w:tr>
      <w:tr w14:paraId="78028AD2">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C493A82">
            <w:r>
              <w:t>合规自查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0566CC2">
            <w:r>
              <w:t>逐条检查，无遗漏</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973F19">
            <w:r>
              <w:t>基本完成</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5C55C9">
            <w:r>
              <w:t>遗漏较多</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053C03C">
            <w:r>
              <w:t>未完成</w:t>
            </w:r>
          </w:p>
        </w:tc>
      </w:tr>
      <w:tr w14:paraId="7ABBC41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949001">
            <w:r>
              <w:t>人工修改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6537A1">
            <w:r>
              <w:t>有明显的判断和修改痕迹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13D6FC">
            <w:r>
              <w:t>做了一些修改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2B3D91">
            <w:r>
              <w:t>基本照搬AI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9E5AA1B">
            <w:r>
              <w:t>未修改</w:t>
            </w:r>
          </w:p>
        </w:tc>
      </w:tr>
      <w:tr w14:paraId="036F9C6E">
        <w:tblPrEx>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05FABE9">
            <w:r>
              <w:t>综合反思</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152CA9C">
            <w:r>
              <w:t>反思深入，体现了成熟的人机关系认知</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03388A8">
            <w:r>
              <w:t>反思合理</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40E6188">
            <w:r>
              <w:t>敷衍</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6C089B4">
            <w:r>
              <w:t>未提交</w:t>
            </w:r>
          </w:p>
        </w:tc>
      </w:tr>
    </w:tbl>
    <w:p w14:paraId="6BD0D9DC">
      <w:r>
        <w:rPr>
          <w:rFonts w:hint="eastAsia"/>
        </w:rPr>
        <w:pict>
          <v:rect id="_x0000_i1492" o:spt="1" style="height:3pt;width:0pt;" fillcolor="#A0A0A0" filled="t" stroked="f" coordsize="21600,21600" o:hr="t" o:hrstd="t" o:hralign="center">
            <v:path/>
            <v:fill on="t" focussize="0,0"/>
            <v:stroke on="f"/>
            <v:imagedata o:title=""/>
            <o:lock v:ext="edit"/>
            <w10:wrap type="none"/>
            <w10:anchorlock/>
          </v:rect>
        </w:pict>
      </w:r>
    </w:p>
    <w:p w14:paraId="4642CC13">
      <w:pPr>
        <w:rPr>
          <w:rFonts w:hint="eastAsia"/>
        </w:rPr>
      </w:pPr>
      <w:r>
        <w:rPr>
          <w:rFonts w:hint="eastAsia"/>
          <w:b/>
          <w:bCs/>
        </w:rPr>
        <w:t>【配套资源】</w:t>
      </w:r>
    </w:p>
    <w:p w14:paraId="0B9BD830">
      <w:pPr>
        <w:rPr>
          <w:rFonts w:hint="eastAsia"/>
        </w:rPr>
      </w:pPr>
      <w:r>
        <w:rPr>
          <w:rFonts w:hint="eastAsia"/>
        </w:rPr>
        <w:t>本项目配套资源请扫描教材封底二维码获取：</w:t>
      </w:r>
    </w:p>
    <w:p w14:paraId="74C15066">
      <w:pPr>
        <w:numPr>
          <w:ilvl w:val="0"/>
          <w:numId w:val="238"/>
        </w:numPr>
        <w:rPr>
          <w:rFonts w:hint="eastAsia"/>
        </w:rPr>
      </w:pPr>
      <w:r>
        <w:rPr>
          <w:rFonts w:ascii="Segoe UI Emoji" w:hAnsi="Segoe UI Emoji" w:cs="Segoe UI Emoji"/>
        </w:rPr>
        <w:t>📂</w:t>
      </w:r>
      <w:r>
        <w:rPr>
          <w:rFonts w:hint="eastAsia"/>
        </w:rPr>
        <w:t xml:space="preserve"> 实训数据文件：模拟门店销售数据（Excel格式）</w:t>
      </w:r>
    </w:p>
    <w:p w14:paraId="37364447">
      <w:pPr>
        <w:numPr>
          <w:ilvl w:val="0"/>
          <w:numId w:val="238"/>
        </w:numPr>
        <w:rPr>
          <w:rFonts w:hint="eastAsia"/>
        </w:rPr>
      </w:pPr>
      <w:r>
        <w:rPr>
          <w:rFonts w:ascii="Segoe UI Emoji" w:hAnsi="Segoe UI Emoji" w:cs="Segoe UI Emoji"/>
        </w:rPr>
        <w:t>📋</w:t>
      </w:r>
      <w:r>
        <w:rPr>
          <w:rFonts w:hint="eastAsia"/>
        </w:rPr>
        <w:t xml:space="preserve"> 提示词模板集：项目十二各场景提示词参考模板（PDF）</w:t>
      </w:r>
    </w:p>
    <w:p w14:paraId="37E62EEF">
      <w:pPr>
        <w:numPr>
          <w:ilvl w:val="0"/>
          <w:numId w:val="238"/>
        </w:numPr>
        <w:rPr>
          <w:rFonts w:hint="eastAsia"/>
        </w:rPr>
      </w:pPr>
      <w:r>
        <w:rPr>
          <w:rFonts w:ascii="Segoe UI Emoji" w:hAnsi="Segoe UI Emoji" w:cs="Segoe UI Emoji"/>
        </w:rPr>
        <w:t>📋</w:t>
      </w:r>
      <w:r>
        <w:rPr>
          <w:rFonts w:hint="eastAsia"/>
        </w:rPr>
        <w:t xml:space="preserve"> 合规自查清单模板（可打印）</w:t>
      </w:r>
    </w:p>
    <w:p w14:paraId="14A36A2F">
      <w:pPr>
        <w:numPr>
          <w:ilvl w:val="0"/>
          <w:numId w:val="238"/>
        </w:numPr>
        <w:rPr>
          <w:rFonts w:hint="eastAsia"/>
        </w:rPr>
      </w:pPr>
      <w:r>
        <w:rPr>
          <w:rFonts w:ascii="Segoe UI Emoji" w:hAnsi="Segoe UI Emoji" w:cs="Segoe UI Emoji"/>
        </w:rPr>
        <w:t>🎬</w:t>
      </w:r>
      <w:r>
        <w:rPr>
          <w:rFonts w:hint="eastAsia"/>
        </w:rPr>
        <w:t xml:space="preserve"> 操作演示视频：综合项目全流程实操录屏（约10分钟）</w:t>
      </w:r>
    </w:p>
    <w:p w14:paraId="5C2D3B01">
      <w:pPr>
        <w:numPr>
          <w:ilvl w:val="0"/>
          <w:numId w:val="238"/>
        </w:numPr>
        <w:rPr>
          <w:rFonts w:hint="eastAsia"/>
        </w:rPr>
      </w:pPr>
      <w:r>
        <w:rPr>
          <w:rFonts w:ascii="Segoe UI Emoji" w:hAnsi="Segoe UI Emoji" w:cs="Segoe UI Emoji"/>
        </w:rPr>
        <w:t>📝</w:t>
      </w:r>
      <w:r>
        <w:rPr>
          <w:rFonts w:hint="eastAsia"/>
        </w:rPr>
        <w:t xml:space="preserve"> 活页实训任务单：项目十二综合实训任务书（可打印）</w:t>
      </w:r>
    </w:p>
    <w:p w14:paraId="4E3D7C77">
      <w:pPr>
        <w:rPr>
          <w:rFonts w:hint="eastAsia"/>
        </w:rPr>
      </w:pPr>
      <w:r>
        <w:rPr>
          <w:rFonts w:hint="eastAsia"/>
        </w:rPr>
        <w:pict>
          <v:rect id="_x0000_i1493" o:spt="1" style="height:3pt;width:0pt;" fillcolor="#A0A0A0" filled="t" stroked="f" coordsize="21600,21600" o:hr="t" o:hrstd="t" o:hralign="center">
            <v:path/>
            <v:fill on="t" focussize="0,0"/>
            <v:stroke on="f"/>
            <v:imagedata o:title=""/>
            <o:lock v:ext="edit"/>
            <w10:wrap type="none"/>
            <w10:anchorlock/>
          </v:rect>
        </w:pict>
      </w:r>
    </w:p>
    <w:p w14:paraId="27DCB8AC">
      <w:pPr>
        <w:rPr>
          <w:rFonts w:hint="eastAsia"/>
          <w:b/>
          <w:bCs/>
        </w:rPr>
      </w:pPr>
      <w:r>
        <w:rPr>
          <w:rFonts w:hint="eastAsia"/>
          <w:b/>
          <w:bCs/>
        </w:rPr>
        <w:t>项目总结</w:t>
      </w:r>
    </w:p>
    <w:p w14:paraId="59A57759">
      <w:pPr>
        <w:rPr>
          <w:rFonts w:hint="eastAsia"/>
        </w:rPr>
      </w:pPr>
      <w:r>
        <w:rPr>
          <w:rFonts w:hint="eastAsia"/>
        </w:rPr>
        <w:t>这是全书的最后一个项目总结，也是对整本书的收束。</w:t>
      </w:r>
    </w:p>
    <w:p w14:paraId="3BE07B82">
      <w:pPr>
        <w:rPr>
          <w:rFonts w:hint="eastAsia"/>
        </w:rPr>
      </w:pPr>
      <w:r>
        <w:rPr>
          <w:rFonts w:hint="eastAsia"/>
          <w:b/>
          <w:bCs/>
        </w:rPr>
        <w:t>第一，认清AI的局限是用好AI的前提。</w:t>
      </w:r>
      <w:r>
        <w:rPr>
          <w:rFonts w:hint="eastAsia"/>
        </w:rPr>
        <w:t> 幻觉、时效性、偏见——这三个问题在AI大模型中长期存在，短期内不会完全解决。知道了这些局限，才能在使用AI时保持清醒的判断力，不被AI的"自信"所迷惑。应对策略只有一个：</w:t>
      </w:r>
      <w:r>
        <w:rPr>
          <w:rFonts w:hint="eastAsia"/>
          <w:b/>
          <w:bCs/>
        </w:rPr>
        <w:t>关键信息必须人工核实。</w:t>
      </w:r>
    </w:p>
    <w:p w14:paraId="2DEEEC77">
      <w:pPr>
        <w:rPr>
          <w:rFonts w:hint="eastAsia"/>
        </w:rPr>
      </w:pPr>
      <w:r>
        <w:rPr>
          <w:rFonts w:hint="eastAsia"/>
          <w:b/>
          <w:bCs/>
        </w:rPr>
        <w:t>第二，安全红线不可逾越。</w:t>
      </w:r>
      <w:r>
        <w:rPr>
          <w:rFonts w:hint="eastAsia"/>
        </w:rPr>
        <w:t> 不上传真实的客户隐私和商业秘密、不用AI做违法违规的事情、注意AI生成内容在知识产权方面的问题——这些不是可选的"最佳实践"，而是必须遵守的底线。违反这些底线的后果可能包括法律责任、职业信誉损失和企业处罚。</w:t>
      </w:r>
    </w:p>
    <w:p w14:paraId="41F25A96">
      <w:pPr>
        <w:rPr>
          <w:rFonts w:hint="eastAsia"/>
        </w:rPr>
      </w:pPr>
      <w:r>
        <w:rPr>
          <w:rFonts w:hint="eastAsia"/>
          <w:b/>
          <w:bCs/>
        </w:rPr>
        <w:t>第三，法律法规是使用AI的边界。</w:t>
      </w:r>
      <w:r>
        <w:rPr>
          <w:rFonts w:hint="eastAsia"/>
        </w:rPr>
        <w:t> 《生成式人工智能服务管理暂行办法》明确了提供和使用AI服务应当遵守的基本规则；《人工智能生成合成内容标识办法》规范了AI生成内容的标识要求；《个人信息保护法》《数据安全法》等法律为数据处理活动划定了底线。这些法规还在不断完善中，作为从业者需要持续关注最新动态。</w:t>
      </w:r>
    </w:p>
    <w:p w14:paraId="0989FFAB">
      <w:pPr>
        <w:rPr>
          <w:rFonts w:hint="eastAsia"/>
        </w:rPr>
      </w:pPr>
      <w:r>
        <w:rPr>
          <w:rFonts w:hint="eastAsia"/>
          <w:b/>
          <w:bCs/>
        </w:rPr>
        <w:t>第四，学方法比记操作更重要。</w:t>
      </w:r>
      <w:r>
        <w:rPr>
          <w:rFonts w:hint="eastAsia"/>
        </w:rPr>
        <w:t> AI工具会不断更新换代，具体的操作步骤可能很快过时。但底层的方法论——怎么写提示词、怎么核实信息、怎么分步完成复杂任务、怎么在AI初稿的基础上做人工优化——这些思维方式不会过时。</w:t>
      </w:r>
    </w:p>
    <w:p w14:paraId="0E21E810">
      <w:pPr>
        <w:rPr>
          <w:rFonts w:hint="eastAsia"/>
        </w:rPr>
      </w:pPr>
      <w:r>
        <w:rPr>
          <w:rFonts w:hint="eastAsia"/>
          <w:b/>
          <w:bCs/>
        </w:rPr>
        <w:t>第五，做AI的驾驭者而非依赖者。</w:t>
      </w:r>
      <w:r>
        <w:rPr>
          <w:rFonts w:hint="eastAsia"/>
        </w:rPr>
        <w:t> AI让优秀的人更优秀，让偷懒的人更平庸。正确的人机关系是：你做判断，AI来执行；你负责思考，AI负责效率；你持续成长，AI放大你的能力。如果反过来——你停止思考、停止成长、把一切都交给AI——你就不是在"用"AI，而是在被AI"用"。</w:t>
      </w:r>
    </w:p>
    <w:p w14:paraId="45D07658">
      <w:pPr>
        <w:rPr>
          <w:rFonts w:hint="eastAsia"/>
        </w:rPr>
      </w:pPr>
      <w:r>
        <w:rPr>
          <w:rFonts w:hint="eastAsia"/>
          <w:b/>
          <w:bCs/>
        </w:rPr>
        <w:t>最后，送给每一位读者一句话：</w:t>
      </w:r>
    </w:p>
    <w:p w14:paraId="6958E136">
      <w:pPr>
        <w:rPr>
          <w:rFonts w:hint="eastAsia"/>
        </w:rPr>
      </w:pPr>
      <w:r>
        <w:rPr>
          <w:rFonts w:hint="eastAsia"/>
          <w:b/>
          <w:bCs/>
        </w:rPr>
        <w:t>AI是你职业生涯中最强大的工具，但永远不是你最大的依靠。你最大的依靠，是你自己持续成长的专业能力、永不停歇的学习热情，和始终坚守的诚信品格。</w:t>
      </w:r>
    </w:p>
    <w:p w14:paraId="11C4CD41">
      <w:pPr>
        <w:rPr>
          <w:rFonts w:hint="eastAsia"/>
        </w:rPr>
      </w:pPr>
      <w:r>
        <w:rPr>
          <w:rFonts w:hint="eastAsia"/>
        </w:rPr>
        <w:pict>
          <v:rect id="_x0000_i1494" o:spt="1" style="height:3pt;width:0pt;" fillcolor="#A0A0A0" filled="t" stroked="f" coordsize="21600,21600" o:hr="t" o:hrstd="t" o:hralign="center">
            <v:path/>
            <v:fill on="t" focussize="0,0"/>
            <v:stroke on="f"/>
            <v:imagedata o:title=""/>
            <o:lock v:ext="edit"/>
            <w10:wrap type="none"/>
            <w10:anchorlock/>
          </v:rect>
        </w:pict>
      </w:r>
    </w:p>
    <w:p w14:paraId="4602FB06">
      <w:pPr>
        <w:rPr>
          <w:rFonts w:hint="eastAsia"/>
        </w:rPr>
      </w:pPr>
      <w:r>
        <w:rPr>
          <w:rFonts w:hint="eastAsia"/>
        </w:rPr>
        <w:t>本项目的知识关联总结如图12-5所示。</w:t>
      </w:r>
    </w:p>
    <w:p w14:paraId="7B64E8CC">
      <w:r>
        <w:drawing>
          <wp:inline distT="0" distB="0" distL="0" distR="0">
            <wp:extent cx="5274310" cy="2444115"/>
            <wp:effectExtent l="0" t="0" r="2540" b="0"/>
            <wp:docPr id="1083119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19704" name="图片 1"/>
                    <pic:cNvPicPr>
                      <a:picLocks noChangeAspect="1"/>
                    </pic:cNvPicPr>
                  </pic:nvPicPr>
                  <pic:blipFill>
                    <a:blip r:embed="rId58"/>
                    <a:stretch>
                      <a:fillRect/>
                    </a:stretch>
                  </pic:blipFill>
                  <pic:spPr>
                    <a:xfrm>
                      <a:off x="0" y="0"/>
                      <a:ext cx="5274310" cy="2444115"/>
                    </a:xfrm>
                    <a:prstGeom prst="rect">
                      <a:avLst/>
                    </a:prstGeom>
                  </pic:spPr>
                </pic:pic>
              </a:graphicData>
            </a:graphic>
          </wp:inline>
        </w:drawing>
      </w:r>
    </w:p>
    <w:p w14:paraId="1ECBA9C5">
      <w:pPr>
        <w:jc w:val="center"/>
        <w:rPr>
          <w:rFonts w:hint="eastAsia"/>
        </w:rPr>
      </w:pPr>
      <w:r>
        <w:rPr>
          <w:rFonts w:hint="eastAsia"/>
        </w:rPr>
        <w:t>图12-5 项目十二知识关联图</w:t>
      </w:r>
    </w:p>
    <w:p w14:paraId="6943CF38">
      <w:pPr>
        <w:rPr>
          <w:rFonts w:hint="eastAsia"/>
        </w:rPr>
      </w:pPr>
      <w:r>
        <w:rPr>
          <w:rFonts w:hint="eastAsia"/>
        </w:rPr>
        <w:pict>
          <v:rect id="_x0000_i1495" o:spt="1" style="height:3pt;width:0pt;" fillcolor="#A0A0A0" filled="t" stroked="f" coordsize="21600,21600" o:hr="t" o:hrstd="t" o:hralign="center">
            <v:path/>
            <v:fill on="t" focussize="0,0"/>
            <v:stroke on="f"/>
            <v:imagedata o:title=""/>
            <o:lock v:ext="edit"/>
            <w10:wrap type="none"/>
            <w10:anchorlock/>
          </v:rect>
        </w:pict>
      </w:r>
    </w:p>
    <w:p w14:paraId="697193F3">
      <w:pPr>
        <w:rPr>
          <w:rFonts w:hint="eastAsia"/>
          <w:b/>
          <w:bCs/>
        </w:rPr>
      </w:pPr>
      <w:r>
        <w:rPr>
          <w:rFonts w:hint="eastAsia"/>
          <w:b/>
          <w:bCs/>
        </w:rPr>
        <w:t>项目考核</w:t>
      </w:r>
    </w:p>
    <w:p w14:paraId="4545ADBD">
      <w:pPr>
        <w:rPr>
          <w:rFonts w:hint="eastAsia"/>
        </w:rPr>
      </w:pPr>
      <w:r>
        <w:rPr>
          <w:rFonts w:hint="eastAsia"/>
          <w:b/>
          <w:bCs/>
        </w:rPr>
        <w:t>一、判断题（对的打√，错的打×）</w:t>
      </w:r>
    </w:p>
    <w:p w14:paraId="1D270B0C">
      <w:pPr>
        <w:numPr>
          <w:ilvl w:val="0"/>
          <w:numId w:val="239"/>
        </w:numPr>
        <w:rPr>
          <w:rFonts w:hint="eastAsia"/>
        </w:rPr>
      </w:pPr>
      <w:r>
        <w:rPr>
          <w:rFonts w:hint="eastAsia"/>
        </w:rPr>
        <w:t>AI大模型的"幻觉"问题只在极少数情况下才会出现。（　）</w:t>
      </w:r>
    </w:p>
    <w:p w14:paraId="7DDF8799">
      <w:pPr>
        <w:numPr>
          <w:ilvl w:val="0"/>
          <w:numId w:val="239"/>
        </w:numPr>
        <w:rPr>
          <w:rFonts w:hint="eastAsia"/>
        </w:rPr>
      </w:pPr>
      <w:r>
        <w:rPr>
          <w:rFonts w:hint="eastAsia"/>
        </w:rPr>
        <w:t>把包含客户真实手机号的数据上传给AI平台之前，应该先做脱敏处理。（　）</w:t>
      </w:r>
    </w:p>
    <w:p w14:paraId="0361FA49">
      <w:pPr>
        <w:numPr>
          <w:ilvl w:val="0"/>
          <w:numId w:val="239"/>
        </w:numPr>
        <w:rPr>
          <w:rFonts w:hint="eastAsia"/>
        </w:rPr>
      </w:pPr>
      <w:r>
        <w:rPr>
          <w:rFonts w:hint="eastAsia"/>
        </w:rPr>
        <w:t>如果出了问题，可以用"这是AI写的，不是我写的"来推卸责任。（　）</w:t>
      </w:r>
    </w:p>
    <w:p w14:paraId="60CB862E">
      <w:pPr>
        <w:numPr>
          <w:ilvl w:val="0"/>
          <w:numId w:val="239"/>
        </w:numPr>
        <w:rPr>
          <w:rFonts w:hint="eastAsia"/>
        </w:rPr>
      </w:pPr>
      <w:r>
        <w:rPr>
          <w:rFonts w:hint="eastAsia"/>
        </w:rPr>
        <w:t>《生成式人工智能服务管理暂行办法》鼓励生成式人工智能技术在各行业、各领域的创新应用。（　）</w:t>
      </w:r>
    </w:p>
    <w:p w14:paraId="7AE76D5F">
      <w:pPr>
        <w:numPr>
          <w:ilvl w:val="0"/>
          <w:numId w:val="239"/>
        </w:numPr>
        <w:rPr>
          <w:rFonts w:hint="eastAsia"/>
        </w:rPr>
      </w:pPr>
      <w:r>
        <w:rPr>
          <w:rFonts w:hint="eastAsia"/>
        </w:rPr>
        <w:t>在网络平台上发布AI生成的内容时，不需要做任何标识。（　）</w:t>
      </w:r>
    </w:p>
    <w:p w14:paraId="1B5BCD79">
      <w:pPr>
        <w:numPr>
          <w:ilvl w:val="0"/>
          <w:numId w:val="239"/>
        </w:numPr>
        <w:rPr>
          <w:rFonts w:hint="eastAsia"/>
        </w:rPr>
      </w:pPr>
      <w:r>
        <w:rPr>
          <w:rFonts w:hint="eastAsia"/>
        </w:rPr>
        <w:t>AI大模型的训练数据有截止日期，所以它可能不知道最新发生的事情。（　）</w:t>
      </w:r>
    </w:p>
    <w:p w14:paraId="2BE66D74">
      <w:pPr>
        <w:numPr>
          <w:ilvl w:val="0"/>
          <w:numId w:val="239"/>
        </w:numPr>
        <w:rPr>
          <w:rFonts w:hint="eastAsia"/>
        </w:rPr>
      </w:pPr>
      <w:r>
        <w:rPr>
          <w:rFonts w:hint="eastAsia"/>
        </w:rPr>
        <w:t>只要会使用AI工具就够了，不需要再保持自身专业能力的成长。（　）</w:t>
      </w:r>
    </w:p>
    <w:p w14:paraId="4201D475">
      <w:pPr>
        <w:numPr>
          <w:ilvl w:val="0"/>
          <w:numId w:val="239"/>
        </w:numPr>
        <w:rPr>
          <w:rFonts w:hint="eastAsia"/>
        </w:rPr>
      </w:pPr>
      <w:r>
        <w:rPr>
          <w:rFonts w:hint="eastAsia"/>
        </w:rPr>
        <w:t>使用AI时，关键信息（数字、法规条款、产品参数等）必须人工核实。（　）</w:t>
      </w:r>
    </w:p>
    <w:p w14:paraId="5B4053C2">
      <w:pPr>
        <w:rPr>
          <w:rFonts w:hint="eastAsia"/>
        </w:rPr>
      </w:pPr>
      <w:r>
        <w:rPr>
          <w:rFonts w:hint="eastAsia"/>
          <w:b/>
          <w:bCs/>
        </w:rPr>
        <w:t>二、选择题</w:t>
      </w:r>
    </w:p>
    <w:p w14:paraId="4DDA2FB6">
      <w:pPr>
        <w:numPr>
          <w:ilvl w:val="0"/>
          <w:numId w:val="240"/>
        </w:numPr>
        <w:rPr>
          <w:rFonts w:hint="eastAsia"/>
        </w:rPr>
      </w:pPr>
      <w:r>
        <w:rPr>
          <w:rFonts w:hint="eastAsia"/>
        </w:rPr>
        <w:t>以下哪项信息</w:t>
      </w:r>
      <w:r>
        <w:rPr>
          <w:rFonts w:hint="eastAsia"/>
          <w:b/>
          <w:bCs/>
        </w:rPr>
        <w:t>可以</w:t>
      </w:r>
      <w:r>
        <w:rPr>
          <w:rFonts w:hint="eastAsia"/>
        </w:rPr>
        <w:t>直接上传给AI平台？（　）</w:t>
      </w:r>
    </w:p>
    <w:p w14:paraId="46654B15">
      <w:pPr>
        <w:rPr>
          <w:rFonts w:hint="eastAsia"/>
        </w:rPr>
      </w:pPr>
      <w:r>
        <w:rPr>
          <w:rFonts w:hint="eastAsia"/>
        </w:rPr>
        <w:t>A. 包含客户真实姓名和手机号的订单表</w:t>
      </w:r>
    </w:p>
    <w:p w14:paraId="36FE4909">
      <w:pPr>
        <w:rPr>
          <w:rFonts w:hint="eastAsia"/>
        </w:rPr>
      </w:pPr>
      <w:r>
        <w:rPr>
          <w:rFonts w:hint="eastAsia"/>
        </w:rPr>
        <w:t>B. 公司尚未公开的新产品研发计划</w:t>
      </w:r>
    </w:p>
    <w:p w14:paraId="5444A108">
      <w:pPr>
        <w:rPr>
          <w:rFonts w:hint="eastAsia"/>
        </w:rPr>
      </w:pPr>
      <w:r>
        <w:rPr>
          <w:rFonts w:hint="eastAsia"/>
        </w:rPr>
        <w:t>C. 已经脱敏处理后的销售统计数据</w:t>
      </w:r>
    </w:p>
    <w:p w14:paraId="67E283AD">
      <w:pPr>
        <w:rPr>
          <w:rFonts w:hint="eastAsia"/>
        </w:rPr>
      </w:pPr>
      <w:r>
        <w:rPr>
          <w:rFonts w:hint="eastAsia"/>
        </w:rPr>
        <w:t>D. 供应商给的独家报价文件</w:t>
      </w:r>
    </w:p>
    <w:p w14:paraId="77E26088">
      <w:pPr>
        <w:numPr>
          <w:ilvl w:val="0"/>
          <w:numId w:val="240"/>
        </w:numPr>
        <w:rPr>
          <w:rFonts w:hint="eastAsia"/>
        </w:rPr>
      </w:pPr>
      <w:r>
        <w:rPr>
          <w:rFonts w:hint="eastAsia"/>
        </w:rPr>
        <w:t>AI大模型的"幻觉"问题是指（　）。</w:t>
      </w:r>
    </w:p>
    <w:p w14:paraId="429E35B2">
      <w:pPr>
        <w:rPr>
          <w:rFonts w:hint="eastAsia"/>
        </w:rPr>
      </w:pPr>
      <w:r>
        <w:rPr>
          <w:rFonts w:hint="eastAsia"/>
        </w:rPr>
        <w:t>A. AI产生了自我意识</w:t>
      </w:r>
    </w:p>
    <w:p w14:paraId="4A7EC3E8">
      <w:pPr>
        <w:rPr>
          <w:rFonts w:hint="eastAsia"/>
        </w:rPr>
      </w:pPr>
      <w:r>
        <w:rPr>
          <w:rFonts w:hint="eastAsia"/>
        </w:rPr>
        <w:t>B. AI非常自信地说出了实际上错误或不存在的信息</w:t>
      </w:r>
    </w:p>
    <w:p w14:paraId="7C2E77BD">
      <w:pPr>
        <w:rPr>
          <w:rFonts w:hint="eastAsia"/>
        </w:rPr>
      </w:pPr>
      <w:r>
        <w:rPr>
          <w:rFonts w:hint="eastAsia"/>
        </w:rPr>
        <w:t>C. AI的运行速度太慢</w:t>
      </w:r>
    </w:p>
    <w:p w14:paraId="1DB49369">
      <w:pPr>
        <w:rPr>
          <w:rFonts w:hint="eastAsia"/>
        </w:rPr>
      </w:pPr>
      <w:r>
        <w:rPr>
          <w:rFonts w:hint="eastAsia"/>
        </w:rPr>
        <w:t>D. AI只能生成图片不能生成文字</w:t>
      </w:r>
    </w:p>
    <w:p w14:paraId="3387DF77">
      <w:pPr>
        <w:numPr>
          <w:ilvl w:val="0"/>
          <w:numId w:val="240"/>
        </w:numPr>
        <w:rPr>
          <w:rFonts w:hint="eastAsia"/>
        </w:rPr>
      </w:pPr>
      <w:r>
        <w:rPr>
          <w:rFonts w:hint="eastAsia"/>
        </w:rPr>
        <w:t>以下哪种做法</w:t>
      </w:r>
      <w:r>
        <w:rPr>
          <w:rFonts w:hint="eastAsia"/>
          <w:b/>
          <w:bCs/>
        </w:rPr>
        <w:t>最符合</w:t>
      </w:r>
      <w:r>
        <w:rPr>
          <w:rFonts w:hint="eastAsia"/>
        </w:rPr>
        <w:t>负责任使用AI的原则？（　）</w:t>
      </w:r>
    </w:p>
    <w:p w14:paraId="7E94942B">
      <w:pPr>
        <w:rPr>
          <w:rFonts w:hint="eastAsia"/>
        </w:rPr>
      </w:pPr>
      <w:r>
        <w:rPr>
          <w:rFonts w:hint="eastAsia"/>
        </w:rPr>
        <w:t>A. AI生成什么就用什么，不做任何修改</w:t>
      </w:r>
    </w:p>
    <w:p w14:paraId="250541D0">
      <w:pPr>
        <w:rPr>
          <w:rFonts w:hint="eastAsia"/>
        </w:rPr>
      </w:pPr>
      <w:r>
        <w:rPr>
          <w:rFonts w:hint="eastAsia"/>
        </w:rPr>
        <w:t>B. 在AI生成内容的基础上，人工核实关键信息、做出判断、修改完善后再使用</w:t>
      </w:r>
    </w:p>
    <w:p w14:paraId="55BA9CB5">
      <w:pPr>
        <w:rPr>
          <w:rFonts w:hint="eastAsia"/>
        </w:rPr>
      </w:pPr>
      <w:r>
        <w:rPr>
          <w:rFonts w:hint="eastAsia"/>
        </w:rPr>
        <w:t>C. 完全不使用AI，所有工作都手动完成</w:t>
      </w:r>
    </w:p>
    <w:p w14:paraId="731AA4EA">
      <w:pPr>
        <w:rPr>
          <w:rFonts w:hint="eastAsia"/>
        </w:rPr>
      </w:pPr>
      <w:r>
        <w:rPr>
          <w:rFonts w:hint="eastAsia"/>
        </w:rPr>
        <w:t>D. 只在没有人监督的时候使用AI</w:t>
      </w:r>
    </w:p>
    <w:p w14:paraId="6035AB0E">
      <w:pPr>
        <w:numPr>
          <w:ilvl w:val="0"/>
          <w:numId w:val="240"/>
        </w:numPr>
        <w:rPr>
          <w:rFonts w:hint="eastAsia"/>
        </w:rPr>
      </w:pPr>
      <w:r>
        <w:rPr>
          <w:rFonts w:hint="eastAsia"/>
        </w:rPr>
        <w:t>根据《生成式人工智能服务管理暂行办法》，提供和使用生成式AI服务应当遵守的规定</w:t>
      </w:r>
      <w:r>
        <w:rPr>
          <w:rFonts w:hint="eastAsia"/>
          <w:b/>
          <w:bCs/>
        </w:rPr>
        <w:t>不包括</w:t>
      </w:r>
      <w:r>
        <w:rPr>
          <w:rFonts w:hint="eastAsia"/>
        </w:rPr>
        <w:t>以下哪项？（　）</w:t>
      </w:r>
    </w:p>
    <w:p w14:paraId="05F01048">
      <w:pPr>
        <w:rPr>
          <w:rFonts w:hint="eastAsia"/>
        </w:rPr>
      </w:pPr>
      <w:r>
        <w:rPr>
          <w:rFonts w:hint="eastAsia"/>
        </w:rPr>
        <w:t>A. 坚持社会主义核心价值观</w:t>
      </w:r>
    </w:p>
    <w:p w14:paraId="65AD459D">
      <w:pPr>
        <w:rPr>
          <w:rFonts w:hint="eastAsia"/>
        </w:rPr>
      </w:pPr>
      <w:r>
        <w:rPr>
          <w:rFonts w:hint="eastAsia"/>
        </w:rPr>
        <w:t>B. 尊重知识产权、商业道德</w:t>
      </w:r>
    </w:p>
    <w:p w14:paraId="43547F5D">
      <w:pPr>
        <w:rPr>
          <w:rFonts w:hint="eastAsia"/>
        </w:rPr>
      </w:pPr>
      <w:r>
        <w:rPr>
          <w:rFonts w:hint="eastAsia"/>
        </w:rPr>
        <w:t>C. 可以利用AI生成虚假有害信息</w:t>
      </w:r>
    </w:p>
    <w:p w14:paraId="1BA6D8C5">
      <w:pPr>
        <w:rPr>
          <w:rFonts w:hint="eastAsia"/>
        </w:rPr>
      </w:pPr>
      <w:r>
        <w:rPr>
          <w:rFonts w:hint="eastAsia"/>
        </w:rPr>
        <w:t>D. 尊重他人合法权益</w:t>
      </w:r>
    </w:p>
    <w:p w14:paraId="6AD6CA11">
      <w:pPr>
        <w:numPr>
          <w:ilvl w:val="0"/>
          <w:numId w:val="240"/>
        </w:numPr>
        <w:rPr>
          <w:rFonts w:hint="eastAsia"/>
        </w:rPr>
      </w:pPr>
      <w:r>
        <w:rPr>
          <w:rFonts w:hint="eastAsia"/>
        </w:rPr>
        <w:t>关于AI时代商贸人才的能力要求，以下说法</w:t>
      </w:r>
      <w:r>
        <w:rPr>
          <w:rFonts w:hint="eastAsia"/>
          <w:b/>
          <w:bCs/>
        </w:rPr>
        <w:t>最准确</w:t>
      </w:r>
      <w:r>
        <w:rPr>
          <w:rFonts w:hint="eastAsia"/>
        </w:rPr>
        <w:t>的是（　）。</w:t>
      </w:r>
    </w:p>
    <w:p w14:paraId="4D12D979">
      <w:pPr>
        <w:rPr>
          <w:rFonts w:hint="eastAsia"/>
        </w:rPr>
      </w:pPr>
      <w:r>
        <w:rPr>
          <w:rFonts w:hint="eastAsia"/>
        </w:rPr>
        <w:t>A. 只要专业能力强就行，不需要学AI</w:t>
      </w:r>
    </w:p>
    <w:p w14:paraId="672DD4FD">
      <w:pPr>
        <w:rPr>
          <w:rFonts w:hint="eastAsia"/>
        </w:rPr>
      </w:pPr>
      <w:r>
        <w:rPr>
          <w:rFonts w:hint="eastAsia"/>
        </w:rPr>
        <w:t>B. 只要会用AI就行，不需要专业深度</w:t>
      </w:r>
    </w:p>
    <w:p w14:paraId="6450EC89">
      <w:pPr>
        <w:rPr>
          <w:rFonts w:hint="eastAsia"/>
        </w:rPr>
      </w:pPr>
      <w:r>
        <w:rPr>
          <w:rFonts w:hint="eastAsia"/>
        </w:rPr>
        <w:t>C. 既需要通用的AI素养，也需要专业方向的深度——两者结合才有竞争力</w:t>
      </w:r>
    </w:p>
    <w:p w14:paraId="0F8F42ED">
      <w:pPr>
        <w:rPr>
          <w:rFonts w:hint="eastAsia"/>
        </w:rPr>
      </w:pPr>
      <w:r>
        <w:rPr>
          <w:rFonts w:hint="eastAsia"/>
        </w:rPr>
        <w:t>D. AI会替代所有人，学什么都没用</w:t>
      </w:r>
    </w:p>
    <w:p w14:paraId="06073AF1">
      <w:pPr>
        <w:rPr>
          <w:rFonts w:hint="eastAsia"/>
        </w:rPr>
      </w:pPr>
      <w:r>
        <w:rPr>
          <w:rFonts w:hint="eastAsia"/>
          <w:b/>
          <w:bCs/>
        </w:rPr>
        <w:t>三、操作题</w:t>
      </w:r>
    </w:p>
    <w:p w14:paraId="5E6CF5E8">
      <w:pPr>
        <w:numPr>
          <w:ilvl w:val="0"/>
          <w:numId w:val="241"/>
        </w:numPr>
        <w:rPr>
          <w:rFonts w:hint="eastAsia"/>
        </w:rPr>
      </w:pPr>
      <w:r>
        <w:rPr>
          <w:rFonts w:hint="eastAsia"/>
        </w:rPr>
        <w:t>请制定一份你个人的"AI使用规范"（5~8条），涵盖数据安全、内容审核、合规检查和能力保持等方面。发给AI让它帮你优化措辞后定稿，截图保存。</w:t>
      </w:r>
    </w:p>
    <w:p w14:paraId="1522B4A1">
      <w:pPr>
        <w:numPr>
          <w:ilvl w:val="0"/>
          <w:numId w:val="241"/>
        </w:numPr>
        <w:rPr>
          <w:rFonts w:hint="eastAsia"/>
        </w:rPr>
      </w:pPr>
      <w:r>
        <w:rPr>
          <w:rFonts w:hint="eastAsia"/>
        </w:rPr>
        <w:t>回顾你在本学期学习本书过程中遇到的一次"AI翻车"经历（AI给出了错误的信息、算错了数字、编造了不存在的内容等），用100字描述这次经历：AI错在哪里？你是怎么发现的？如果你当时没发现会导致什么后果？</w:t>
      </w:r>
    </w:p>
    <w:p w14:paraId="6F7834D1">
      <w:pPr>
        <w:numPr>
          <w:ilvl w:val="0"/>
          <w:numId w:val="241"/>
        </w:numPr>
        <w:rPr>
          <w:rFonts w:hint="eastAsia"/>
        </w:rPr>
      </w:pPr>
      <w:r>
        <w:rPr>
          <w:rFonts w:hint="eastAsia"/>
        </w:rPr>
        <w:t>让AI帮你制定一份"毕业后持续提升AI素养的半年学习计划"，包括关注什么资源、尝试什么新工具、怎么评估自己的进步。截图保存。</w:t>
      </w:r>
    </w:p>
    <w:p w14:paraId="718F15D5">
      <w:pPr>
        <w:rPr>
          <w:rFonts w:hint="eastAsia"/>
        </w:rPr>
      </w:pPr>
      <w:r>
        <w:rPr>
          <w:rFonts w:hint="eastAsia"/>
          <w:b/>
          <w:bCs/>
        </w:rPr>
        <w:t>四、思考题</w:t>
      </w:r>
    </w:p>
    <w:p w14:paraId="19457967">
      <w:pPr>
        <w:numPr>
          <w:ilvl w:val="0"/>
          <w:numId w:val="242"/>
        </w:numPr>
        <w:rPr>
          <w:rFonts w:hint="eastAsia"/>
        </w:rPr>
      </w:pPr>
      <w:r>
        <w:rPr>
          <w:rFonts w:hint="eastAsia"/>
        </w:rPr>
        <w:t>本书从项目一到项目十二，反复出现一句话："AI的输出必须人工核实。"经过一学期的学习和大量的实操体验，你对这句话的理解跟刚开始学的时候有什么不同？请结合你自己的一次真实体验来谈。</w:t>
      </w:r>
    </w:p>
    <w:p w14:paraId="194F22FC">
      <w:pPr>
        <w:numPr>
          <w:ilvl w:val="0"/>
          <w:numId w:val="242"/>
        </w:numPr>
        <w:rPr>
          <w:rFonts w:hint="eastAsia"/>
        </w:rPr>
      </w:pPr>
      <w:r>
        <w:rPr>
          <w:rFonts w:hint="eastAsia"/>
        </w:rPr>
        <w:t>全书的最后一句话是："你最大的依靠，是你自己持续成长的专业能力、永不停歇的学习热情，和始终坚守的诚信品格。"请用你自己的话解释一下，为什么在AI时代，"诚信品格"反而变得更重要了而不是更不重要了？</w:t>
      </w:r>
    </w:p>
    <w:p w14:paraId="0BFDEABA">
      <w:pPr>
        <w:rPr>
          <w:rFonts w:hint="eastAsia"/>
        </w:rPr>
      </w:pPr>
      <w:r>
        <w:rPr>
          <w:rFonts w:hint="eastAsia"/>
        </w:rPr>
        <w:pict>
          <v:rect id="_x0000_i1496" o:spt="1" style="height:3pt;width:0pt;" fillcolor="#A0A0A0" filled="t" stroked="f" coordsize="21600,21600" o:hr="t" o:hrstd="t" o:hralign="center">
            <v:path/>
            <v:fill on="t" focussize="0,0"/>
            <v:stroke on="f"/>
            <v:imagedata o:title=""/>
            <o:lock v:ext="edit"/>
            <w10:wrap type="none"/>
            <w10:anchorlock/>
          </v:rect>
        </w:pict>
      </w:r>
    </w:p>
    <w:p w14:paraId="2722987F">
      <w:pPr>
        <w:rPr>
          <w:rFonts w:hint="eastAsia"/>
        </w:rPr>
      </w:pPr>
      <w:r>
        <w:rPr>
          <w:rFonts w:hint="eastAsia"/>
          <w:b/>
          <w:bCs/>
        </w:rPr>
        <w:t>参考答案提示</w:t>
      </w:r>
    </w:p>
    <w:p w14:paraId="7540F914">
      <w:pPr>
        <w:rPr>
          <w:rFonts w:hint="eastAsia"/>
        </w:rPr>
      </w:pPr>
      <w:r>
        <w:rPr>
          <w:rFonts w:hint="eastAsia"/>
        </w:rPr>
        <w:t>判断题：1.× 2.√ 3.× 4.√ 5.× 6.√ 7.× 8.√</w:t>
      </w:r>
    </w:p>
    <w:p w14:paraId="58A07644">
      <w:pPr>
        <w:rPr>
          <w:rFonts w:hint="eastAsia"/>
        </w:rPr>
      </w:pPr>
      <w:r>
        <w:rPr>
          <w:rFonts w:hint="eastAsia"/>
        </w:rPr>
        <w:t>选择题：1.C 2.B 3.B 4.C 5.C</w:t>
      </w:r>
    </w:p>
    <w:p w14:paraId="1EE5EE3D">
      <w:pPr>
        <w:rPr>
          <w:rFonts w:hint="eastAsia"/>
        </w:rPr>
      </w:pPr>
      <w:r>
        <w:rPr>
          <w:rFonts w:hint="eastAsia"/>
        </w:rPr>
        <w:pict>
          <v:rect id="_x0000_i1497" o:spt="1" style="height:3pt;width:0pt;" fillcolor="#A0A0A0" filled="t" stroked="f" coordsize="21600,21600" o:hr="t" o:hrstd="t" o:hralign="center">
            <v:path/>
            <v:fill on="t" focussize="0,0"/>
            <v:stroke on="f"/>
            <v:imagedata o:title=""/>
            <o:lock v:ext="edit"/>
            <w10:wrap type="none"/>
            <w10:anchorlock/>
          </v:rect>
        </w:pict>
      </w:r>
    </w:p>
    <w:p w14:paraId="75F16456">
      <w:pPr>
        <w:rPr>
          <w:rFonts w:hint="eastAsia"/>
        </w:rPr>
      </w:pPr>
      <w:r>
        <w:rPr>
          <w:rFonts w:hint="eastAsia"/>
          <w:b/>
          <w:bCs/>
        </w:rPr>
        <w:t>【课后拓展】</w:t>
      </w:r>
    </w:p>
    <w:p w14:paraId="48A330B3">
      <w:pPr>
        <w:numPr>
          <w:ilvl w:val="0"/>
          <w:numId w:val="243"/>
        </w:numPr>
        <w:rPr>
          <w:rFonts w:hint="eastAsia"/>
        </w:rPr>
      </w:pPr>
      <w:r>
        <w:rPr>
          <w:rFonts w:hint="eastAsia"/>
        </w:rPr>
        <w:t>访问中国网信网（www.cac.gov.cn），查找并阅读《生成式人工智能服务管理暂行办法》和《人工智能生成合成内容标识办法》的完整原文。重点关注其中跟"使用者"相关的条款——这些是直接约束你使用AI行为的规定。</w:t>
      </w:r>
    </w:p>
    <w:p w14:paraId="37902DCD">
      <w:pPr>
        <w:numPr>
          <w:ilvl w:val="0"/>
          <w:numId w:val="243"/>
        </w:numPr>
        <w:rPr>
          <w:rFonts w:hint="eastAsia"/>
        </w:rPr>
      </w:pPr>
      <w:r>
        <w:rPr>
          <w:rFonts w:hint="eastAsia"/>
        </w:rPr>
        <w:t>做一个"无AI工作日"实验——选一天完全不使用任何AI工具来完成你的学习或工作任务。体验完之后写一段100字的反思：没有AI的时候你最大的困难是什么？这个困难说明了什么——是AI帮你提了效率，还是你已经过于依赖AI了？</w:t>
      </w:r>
    </w:p>
    <w:p w14:paraId="3139E518">
      <w:pPr>
        <w:numPr>
          <w:ilvl w:val="0"/>
          <w:numId w:val="243"/>
        </w:numPr>
        <w:rPr>
          <w:rFonts w:hint="eastAsia"/>
        </w:rPr>
      </w:pPr>
      <w:r>
        <w:rPr>
          <w:rFonts w:hint="eastAsia"/>
        </w:rPr>
        <w:t>给你未来的自己写一封信（可以用AI辅助但主体内容必须是你自己想说的话），主题是"我在AI时代的第一课学到了什么"。写完后保存好。一年之后再打开看看，那时候你会有新的感悟。</w:t>
      </w:r>
    </w:p>
    <w:p w14:paraId="15169879">
      <w:pPr>
        <w:rPr>
          <w:rFonts w:hint="eastAsia"/>
        </w:rPr>
      </w:pPr>
      <w:r>
        <w:rPr>
          <w:rFonts w:hint="eastAsia"/>
        </w:rPr>
        <w:pict>
          <v:rect id="_x0000_i1498" o:spt="1" style="height:3pt;width:0pt;" fillcolor="#A0A0A0" filled="t" stroked="f" coordsize="21600,21600" o:hr="t" o:hrstd="t" o:hralign="center">
            <v:path/>
            <v:fill on="t" focussize="0,0"/>
            <v:stroke on="f"/>
            <v:imagedata o:title=""/>
            <o:lock v:ext="edit"/>
            <w10:wrap type="none"/>
            <w10:anchorlock/>
          </v:rect>
        </w:pict>
      </w:r>
    </w:p>
    <w:p w14:paraId="1EE409C3">
      <w:pPr>
        <w:rPr>
          <w:rFonts w:hint="eastAsia"/>
        </w:rPr>
      </w:pPr>
      <w:r>
        <w:rPr>
          <w:rFonts w:hint="eastAsia"/>
          <w:i/>
          <w:iCs/>
        </w:rPr>
        <w:t>（项目十二 完）</w:t>
      </w:r>
    </w:p>
    <w:p w14:paraId="2D575356">
      <w:pPr>
        <w:rPr>
          <w:rFonts w:hint="eastAsia"/>
        </w:rPr>
      </w:pPr>
      <w:r>
        <w:rPr>
          <w:rFonts w:hint="eastAsia"/>
          <w:i/>
          <w:iCs/>
        </w:rPr>
        <w:t>（全书 完）</w:t>
      </w:r>
    </w:p>
    <w:p w14:paraId="5FA52599">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Segoe UI Emoji">
    <w:panose1 w:val="020B0502040204020203"/>
    <w:charset w:val="00"/>
    <w:family w:val="swiss"/>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12CB9"/>
    <w:multiLevelType w:val="multilevel"/>
    <w:tmpl w:val="01512CB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1781721"/>
    <w:multiLevelType w:val="multilevel"/>
    <w:tmpl w:val="017817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3D0B7F"/>
    <w:multiLevelType w:val="multilevel"/>
    <w:tmpl w:val="023D0B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2B32F55"/>
    <w:multiLevelType w:val="multilevel"/>
    <w:tmpl w:val="02B32F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2BB5DE4"/>
    <w:multiLevelType w:val="multilevel"/>
    <w:tmpl w:val="02BB5D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3033C46"/>
    <w:multiLevelType w:val="multilevel"/>
    <w:tmpl w:val="03033C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339473B"/>
    <w:multiLevelType w:val="multilevel"/>
    <w:tmpl w:val="033947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3BB4A2B"/>
    <w:multiLevelType w:val="multilevel"/>
    <w:tmpl w:val="03BB4A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3DC3036"/>
    <w:multiLevelType w:val="multilevel"/>
    <w:tmpl w:val="03DC303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48041BA"/>
    <w:multiLevelType w:val="multilevel"/>
    <w:tmpl w:val="048041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4C516EF"/>
    <w:multiLevelType w:val="multilevel"/>
    <w:tmpl w:val="04C516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5CE68F2"/>
    <w:multiLevelType w:val="multilevel"/>
    <w:tmpl w:val="05CE68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5F82D29"/>
    <w:multiLevelType w:val="multilevel"/>
    <w:tmpl w:val="05F82D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8A565F0"/>
    <w:multiLevelType w:val="multilevel"/>
    <w:tmpl w:val="08A565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9775D46"/>
    <w:multiLevelType w:val="multilevel"/>
    <w:tmpl w:val="09775D4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09885B1A"/>
    <w:multiLevelType w:val="multilevel"/>
    <w:tmpl w:val="09885B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09E4340B"/>
    <w:multiLevelType w:val="multilevel"/>
    <w:tmpl w:val="09E4340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0A3D0773"/>
    <w:multiLevelType w:val="multilevel"/>
    <w:tmpl w:val="0A3D07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0A550C76"/>
    <w:multiLevelType w:val="multilevel"/>
    <w:tmpl w:val="0A550C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B4B6B7A"/>
    <w:multiLevelType w:val="multilevel"/>
    <w:tmpl w:val="0B4B6B7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0BE92A28"/>
    <w:multiLevelType w:val="multilevel"/>
    <w:tmpl w:val="0BE92A2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0BFF5E88"/>
    <w:multiLevelType w:val="multilevel"/>
    <w:tmpl w:val="0BFF5E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0C106283"/>
    <w:multiLevelType w:val="multilevel"/>
    <w:tmpl w:val="0C10628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0C4F744E"/>
    <w:multiLevelType w:val="multilevel"/>
    <w:tmpl w:val="0C4F74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0CA12AF4"/>
    <w:multiLevelType w:val="multilevel"/>
    <w:tmpl w:val="0CA12A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0D4F49A8"/>
    <w:multiLevelType w:val="multilevel"/>
    <w:tmpl w:val="0D4F49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0E370E86"/>
    <w:multiLevelType w:val="multilevel"/>
    <w:tmpl w:val="0E370E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0E741AED"/>
    <w:multiLevelType w:val="multilevel"/>
    <w:tmpl w:val="0E741AE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0F8F1C0F"/>
    <w:multiLevelType w:val="multilevel"/>
    <w:tmpl w:val="0F8F1C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10386CAE"/>
    <w:multiLevelType w:val="multilevel"/>
    <w:tmpl w:val="10386C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11D67055"/>
    <w:multiLevelType w:val="multilevel"/>
    <w:tmpl w:val="11D670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123C292E"/>
    <w:multiLevelType w:val="multilevel"/>
    <w:tmpl w:val="123C292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12AB4BF5"/>
    <w:multiLevelType w:val="multilevel"/>
    <w:tmpl w:val="12AB4B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143854AA"/>
    <w:multiLevelType w:val="multilevel"/>
    <w:tmpl w:val="143854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143A196C"/>
    <w:multiLevelType w:val="multilevel"/>
    <w:tmpl w:val="143A19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15632FE5"/>
    <w:multiLevelType w:val="multilevel"/>
    <w:tmpl w:val="15632F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15650050"/>
    <w:multiLevelType w:val="multilevel"/>
    <w:tmpl w:val="156500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15686A58"/>
    <w:multiLevelType w:val="multilevel"/>
    <w:tmpl w:val="15686A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15BC7165"/>
    <w:multiLevelType w:val="multilevel"/>
    <w:tmpl w:val="15BC71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16A60053"/>
    <w:multiLevelType w:val="multilevel"/>
    <w:tmpl w:val="16A600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18094728"/>
    <w:multiLevelType w:val="multilevel"/>
    <w:tmpl w:val="180947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182620A6"/>
    <w:multiLevelType w:val="multilevel"/>
    <w:tmpl w:val="182620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185A6ACE"/>
    <w:multiLevelType w:val="multilevel"/>
    <w:tmpl w:val="185A6A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18A079E2"/>
    <w:multiLevelType w:val="multilevel"/>
    <w:tmpl w:val="18A079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19516A69"/>
    <w:multiLevelType w:val="multilevel"/>
    <w:tmpl w:val="19516A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19A167EB"/>
    <w:multiLevelType w:val="multilevel"/>
    <w:tmpl w:val="19A167E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1A100E92"/>
    <w:multiLevelType w:val="multilevel"/>
    <w:tmpl w:val="1A100E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1A2B2090"/>
    <w:multiLevelType w:val="multilevel"/>
    <w:tmpl w:val="1A2B20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1A590B21"/>
    <w:multiLevelType w:val="multilevel"/>
    <w:tmpl w:val="1A590B2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1AA0124A"/>
    <w:multiLevelType w:val="multilevel"/>
    <w:tmpl w:val="1AA012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1ABF5A68"/>
    <w:multiLevelType w:val="multilevel"/>
    <w:tmpl w:val="1ABF5A6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1C5D5D41"/>
    <w:multiLevelType w:val="multilevel"/>
    <w:tmpl w:val="1C5D5D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1DBC76FD"/>
    <w:multiLevelType w:val="multilevel"/>
    <w:tmpl w:val="1DBC76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1E8335A0"/>
    <w:multiLevelType w:val="multilevel"/>
    <w:tmpl w:val="1E8335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1F286E37"/>
    <w:multiLevelType w:val="multilevel"/>
    <w:tmpl w:val="1F286E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1F5C3E83"/>
    <w:multiLevelType w:val="multilevel"/>
    <w:tmpl w:val="1F5C3E8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1F652D9C"/>
    <w:multiLevelType w:val="multilevel"/>
    <w:tmpl w:val="1F652D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1FA1204D"/>
    <w:multiLevelType w:val="multilevel"/>
    <w:tmpl w:val="1FA1204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1FA24AF8"/>
    <w:multiLevelType w:val="multilevel"/>
    <w:tmpl w:val="1FA24A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1FC92813"/>
    <w:multiLevelType w:val="multilevel"/>
    <w:tmpl w:val="1FC928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20730C2B"/>
    <w:multiLevelType w:val="multilevel"/>
    <w:tmpl w:val="20730C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20773175"/>
    <w:multiLevelType w:val="multilevel"/>
    <w:tmpl w:val="207731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2">
    <w:nsid w:val="207A0F5E"/>
    <w:multiLevelType w:val="multilevel"/>
    <w:tmpl w:val="207A0F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20DB2CBA"/>
    <w:multiLevelType w:val="multilevel"/>
    <w:tmpl w:val="20DB2C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21DA661B"/>
    <w:multiLevelType w:val="multilevel"/>
    <w:tmpl w:val="21DA66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223F013A"/>
    <w:multiLevelType w:val="multilevel"/>
    <w:tmpl w:val="223F013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6">
    <w:nsid w:val="22A5488F"/>
    <w:multiLevelType w:val="multilevel"/>
    <w:tmpl w:val="22A548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23413AE8"/>
    <w:multiLevelType w:val="multilevel"/>
    <w:tmpl w:val="23413A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23F2380E"/>
    <w:multiLevelType w:val="multilevel"/>
    <w:tmpl w:val="23F238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9">
    <w:nsid w:val="24311BD2"/>
    <w:multiLevelType w:val="multilevel"/>
    <w:tmpl w:val="24311B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24917CDE"/>
    <w:multiLevelType w:val="multilevel"/>
    <w:tmpl w:val="24917C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24DF335A"/>
    <w:multiLevelType w:val="multilevel"/>
    <w:tmpl w:val="24DF33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2523618C"/>
    <w:multiLevelType w:val="multilevel"/>
    <w:tmpl w:val="252361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267B7FBE"/>
    <w:multiLevelType w:val="multilevel"/>
    <w:tmpl w:val="267B7FB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4">
    <w:nsid w:val="284A63B7"/>
    <w:multiLevelType w:val="multilevel"/>
    <w:tmpl w:val="284A63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5">
    <w:nsid w:val="28643093"/>
    <w:multiLevelType w:val="multilevel"/>
    <w:tmpl w:val="286430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28DF3846"/>
    <w:multiLevelType w:val="multilevel"/>
    <w:tmpl w:val="28DF38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29BC44AD"/>
    <w:multiLevelType w:val="multilevel"/>
    <w:tmpl w:val="29BC44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2BCE3477"/>
    <w:multiLevelType w:val="multilevel"/>
    <w:tmpl w:val="2BCE34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2C613EC8"/>
    <w:multiLevelType w:val="multilevel"/>
    <w:tmpl w:val="2C613E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2CD17D18"/>
    <w:multiLevelType w:val="multilevel"/>
    <w:tmpl w:val="2CD17D1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1">
    <w:nsid w:val="2D001956"/>
    <w:multiLevelType w:val="multilevel"/>
    <w:tmpl w:val="2D00195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2">
    <w:nsid w:val="2D317003"/>
    <w:multiLevelType w:val="multilevel"/>
    <w:tmpl w:val="2D31700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3">
    <w:nsid w:val="2D7F0DDE"/>
    <w:multiLevelType w:val="multilevel"/>
    <w:tmpl w:val="2D7F0D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2DCC36AB"/>
    <w:multiLevelType w:val="multilevel"/>
    <w:tmpl w:val="2DCC36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5">
    <w:nsid w:val="2DEB4F8A"/>
    <w:multiLevelType w:val="multilevel"/>
    <w:tmpl w:val="2DEB4F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2E651254"/>
    <w:multiLevelType w:val="multilevel"/>
    <w:tmpl w:val="2E6512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2EFD53DA"/>
    <w:multiLevelType w:val="multilevel"/>
    <w:tmpl w:val="2EFD53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2F4B1CF3"/>
    <w:multiLevelType w:val="multilevel"/>
    <w:tmpl w:val="2F4B1C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9">
    <w:nsid w:val="30B963FF"/>
    <w:multiLevelType w:val="multilevel"/>
    <w:tmpl w:val="30B963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311D6D15"/>
    <w:multiLevelType w:val="multilevel"/>
    <w:tmpl w:val="311D6D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1">
    <w:nsid w:val="31885C32"/>
    <w:multiLevelType w:val="multilevel"/>
    <w:tmpl w:val="31885C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2">
    <w:nsid w:val="322045BA"/>
    <w:multiLevelType w:val="multilevel"/>
    <w:tmpl w:val="322045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336E4D30"/>
    <w:multiLevelType w:val="multilevel"/>
    <w:tmpl w:val="336E4D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4">
    <w:nsid w:val="33AB6CE8"/>
    <w:multiLevelType w:val="multilevel"/>
    <w:tmpl w:val="33AB6CE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5">
    <w:nsid w:val="33BE33B6"/>
    <w:multiLevelType w:val="multilevel"/>
    <w:tmpl w:val="33BE33B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6">
    <w:nsid w:val="34195C12"/>
    <w:multiLevelType w:val="multilevel"/>
    <w:tmpl w:val="34195C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3422308F"/>
    <w:multiLevelType w:val="multilevel"/>
    <w:tmpl w:val="342230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354732C7"/>
    <w:multiLevelType w:val="multilevel"/>
    <w:tmpl w:val="354732C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9">
    <w:nsid w:val="35D01FBD"/>
    <w:multiLevelType w:val="multilevel"/>
    <w:tmpl w:val="35D01F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0">
    <w:nsid w:val="35EC689D"/>
    <w:multiLevelType w:val="multilevel"/>
    <w:tmpl w:val="35EC68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1">
    <w:nsid w:val="36B508BD"/>
    <w:multiLevelType w:val="multilevel"/>
    <w:tmpl w:val="36B508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2">
    <w:nsid w:val="36FA5344"/>
    <w:multiLevelType w:val="multilevel"/>
    <w:tmpl w:val="36FA53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3">
    <w:nsid w:val="37625B2C"/>
    <w:multiLevelType w:val="multilevel"/>
    <w:tmpl w:val="37625B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4">
    <w:nsid w:val="37643D03"/>
    <w:multiLevelType w:val="multilevel"/>
    <w:tmpl w:val="37643D0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5">
    <w:nsid w:val="37AD2368"/>
    <w:multiLevelType w:val="multilevel"/>
    <w:tmpl w:val="37AD236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6">
    <w:nsid w:val="380C55F8"/>
    <w:multiLevelType w:val="multilevel"/>
    <w:tmpl w:val="380C55F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7">
    <w:nsid w:val="38AC4F43"/>
    <w:multiLevelType w:val="multilevel"/>
    <w:tmpl w:val="38AC4F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8">
    <w:nsid w:val="39CC0D5F"/>
    <w:multiLevelType w:val="multilevel"/>
    <w:tmpl w:val="39CC0D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9">
    <w:nsid w:val="3AD003B7"/>
    <w:multiLevelType w:val="multilevel"/>
    <w:tmpl w:val="3AD003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0">
    <w:nsid w:val="3C9316A1"/>
    <w:multiLevelType w:val="multilevel"/>
    <w:tmpl w:val="3C9316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1">
    <w:nsid w:val="3CAB3532"/>
    <w:multiLevelType w:val="multilevel"/>
    <w:tmpl w:val="3CAB35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2">
    <w:nsid w:val="3CFA0CB0"/>
    <w:multiLevelType w:val="multilevel"/>
    <w:tmpl w:val="3CFA0C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3">
    <w:nsid w:val="3D72062B"/>
    <w:multiLevelType w:val="multilevel"/>
    <w:tmpl w:val="3D7206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4">
    <w:nsid w:val="3EE812ED"/>
    <w:multiLevelType w:val="multilevel"/>
    <w:tmpl w:val="3EE812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5">
    <w:nsid w:val="40025D11"/>
    <w:multiLevelType w:val="multilevel"/>
    <w:tmpl w:val="40025D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6">
    <w:nsid w:val="4067708F"/>
    <w:multiLevelType w:val="multilevel"/>
    <w:tmpl w:val="406770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7">
    <w:nsid w:val="416A4FA9"/>
    <w:multiLevelType w:val="multilevel"/>
    <w:tmpl w:val="416A4FA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8">
    <w:nsid w:val="42446D4C"/>
    <w:multiLevelType w:val="multilevel"/>
    <w:tmpl w:val="42446D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9">
    <w:nsid w:val="43043DCC"/>
    <w:multiLevelType w:val="multilevel"/>
    <w:tmpl w:val="43043D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0">
    <w:nsid w:val="43224261"/>
    <w:multiLevelType w:val="multilevel"/>
    <w:tmpl w:val="432242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1">
    <w:nsid w:val="43C634B8"/>
    <w:multiLevelType w:val="multilevel"/>
    <w:tmpl w:val="43C634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2">
    <w:nsid w:val="44BF2839"/>
    <w:multiLevelType w:val="multilevel"/>
    <w:tmpl w:val="44BF28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3">
    <w:nsid w:val="453C43DF"/>
    <w:multiLevelType w:val="multilevel"/>
    <w:tmpl w:val="453C43D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4">
    <w:nsid w:val="45A76A1A"/>
    <w:multiLevelType w:val="multilevel"/>
    <w:tmpl w:val="45A76A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5">
    <w:nsid w:val="468B12F9"/>
    <w:multiLevelType w:val="multilevel"/>
    <w:tmpl w:val="468B12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6">
    <w:nsid w:val="471661C7"/>
    <w:multiLevelType w:val="multilevel"/>
    <w:tmpl w:val="471661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7">
    <w:nsid w:val="4723597F"/>
    <w:multiLevelType w:val="multilevel"/>
    <w:tmpl w:val="472359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8">
    <w:nsid w:val="48133518"/>
    <w:multiLevelType w:val="multilevel"/>
    <w:tmpl w:val="481335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9">
    <w:nsid w:val="48F10F16"/>
    <w:multiLevelType w:val="multilevel"/>
    <w:tmpl w:val="48F10F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0">
    <w:nsid w:val="49C83C3B"/>
    <w:multiLevelType w:val="multilevel"/>
    <w:tmpl w:val="49C83C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1">
    <w:nsid w:val="4A096F63"/>
    <w:multiLevelType w:val="multilevel"/>
    <w:tmpl w:val="4A096F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2">
    <w:nsid w:val="4B147355"/>
    <w:multiLevelType w:val="multilevel"/>
    <w:tmpl w:val="4B1473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3">
    <w:nsid w:val="4BBE7F65"/>
    <w:multiLevelType w:val="multilevel"/>
    <w:tmpl w:val="4BBE7F6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4">
    <w:nsid w:val="4BDD0F58"/>
    <w:multiLevelType w:val="multilevel"/>
    <w:tmpl w:val="4BDD0F5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5">
    <w:nsid w:val="4CA511C2"/>
    <w:multiLevelType w:val="multilevel"/>
    <w:tmpl w:val="4CA511C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6">
    <w:nsid w:val="4D0F72AA"/>
    <w:multiLevelType w:val="multilevel"/>
    <w:tmpl w:val="4D0F72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7">
    <w:nsid w:val="4D3F3107"/>
    <w:multiLevelType w:val="multilevel"/>
    <w:tmpl w:val="4D3F31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8">
    <w:nsid w:val="4DFD1E81"/>
    <w:multiLevelType w:val="multilevel"/>
    <w:tmpl w:val="4DFD1E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9">
    <w:nsid w:val="4DFD32EB"/>
    <w:multiLevelType w:val="multilevel"/>
    <w:tmpl w:val="4DFD32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0">
    <w:nsid w:val="4E6128CC"/>
    <w:multiLevelType w:val="multilevel"/>
    <w:tmpl w:val="4E6128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1">
    <w:nsid w:val="4EAE2A3A"/>
    <w:multiLevelType w:val="multilevel"/>
    <w:tmpl w:val="4EAE2A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2">
    <w:nsid w:val="500F1525"/>
    <w:multiLevelType w:val="multilevel"/>
    <w:tmpl w:val="500F15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3">
    <w:nsid w:val="501F0C29"/>
    <w:multiLevelType w:val="multilevel"/>
    <w:tmpl w:val="501F0C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4">
    <w:nsid w:val="503712D5"/>
    <w:multiLevelType w:val="multilevel"/>
    <w:tmpl w:val="503712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5">
    <w:nsid w:val="51463515"/>
    <w:multiLevelType w:val="multilevel"/>
    <w:tmpl w:val="514635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6">
    <w:nsid w:val="51487161"/>
    <w:multiLevelType w:val="multilevel"/>
    <w:tmpl w:val="514871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7">
    <w:nsid w:val="51BC7127"/>
    <w:multiLevelType w:val="multilevel"/>
    <w:tmpl w:val="51BC71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8">
    <w:nsid w:val="52166BCD"/>
    <w:multiLevelType w:val="multilevel"/>
    <w:tmpl w:val="52166B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9">
    <w:nsid w:val="52264842"/>
    <w:multiLevelType w:val="multilevel"/>
    <w:tmpl w:val="522648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0">
    <w:nsid w:val="52A019A1"/>
    <w:multiLevelType w:val="multilevel"/>
    <w:tmpl w:val="52A019A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1">
    <w:nsid w:val="52BD5693"/>
    <w:multiLevelType w:val="multilevel"/>
    <w:tmpl w:val="52BD56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2">
    <w:nsid w:val="53745DD2"/>
    <w:multiLevelType w:val="multilevel"/>
    <w:tmpl w:val="53745D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3">
    <w:nsid w:val="538C59E9"/>
    <w:multiLevelType w:val="multilevel"/>
    <w:tmpl w:val="538C59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4">
    <w:nsid w:val="53A81253"/>
    <w:multiLevelType w:val="multilevel"/>
    <w:tmpl w:val="53A812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5">
    <w:nsid w:val="53B219C4"/>
    <w:multiLevelType w:val="multilevel"/>
    <w:tmpl w:val="53B219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6">
    <w:nsid w:val="540930B0"/>
    <w:multiLevelType w:val="multilevel"/>
    <w:tmpl w:val="540930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7">
    <w:nsid w:val="54A33331"/>
    <w:multiLevelType w:val="multilevel"/>
    <w:tmpl w:val="54A333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8">
    <w:nsid w:val="54C12998"/>
    <w:multiLevelType w:val="multilevel"/>
    <w:tmpl w:val="54C129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9">
    <w:nsid w:val="550027B1"/>
    <w:multiLevelType w:val="multilevel"/>
    <w:tmpl w:val="550027B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0">
    <w:nsid w:val="55253031"/>
    <w:multiLevelType w:val="multilevel"/>
    <w:tmpl w:val="552530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1">
    <w:nsid w:val="55EA4696"/>
    <w:multiLevelType w:val="multilevel"/>
    <w:tmpl w:val="55EA46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2">
    <w:nsid w:val="56181762"/>
    <w:multiLevelType w:val="multilevel"/>
    <w:tmpl w:val="561817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3">
    <w:nsid w:val="57826949"/>
    <w:multiLevelType w:val="multilevel"/>
    <w:tmpl w:val="5782694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4">
    <w:nsid w:val="586F575C"/>
    <w:multiLevelType w:val="multilevel"/>
    <w:tmpl w:val="586F57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5">
    <w:nsid w:val="58EE6AFD"/>
    <w:multiLevelType w:val="multilevel"/>
    <w:tmpl w:val="58EE6A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6">
    <w:nsid w:val="59432F25"/>
    <w:multiLevelType w:val="multilevel"/>
    <w:tmpl w:val="59432F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7">
    <w:nsid w:val="59A54BB8"/>
    <w:multiLevelType w:val="multilevel"/>
    <w:tmpl w:val="59A54B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8">
    <w:nsid w:val="5AD02B03"/>
    <w:multiLevelType w:val="multilevel"/>
    <w:tmpl w:val="5AD02B0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9">
    <w:nsid w:val="5B3E357C"/>
    <w:multiLevelType w:val="multilevel"/>
    <w:tmpl w:val="5B3E35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0">
    <w:nsid w:val="5BF91984"/>
    <w:multiLevelType w:val="multilevel"/>
    <w:tmpl w:val="5BF919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1">
    <w:nsid w:val="5C6D0A6E"/>
    <w:multiLevelType w:val="multilevel"/>
    <w:tmpl w:val="5C6D0A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2">
    <w:nsid w:val="5CA15F2B"/>
    <w:multiLevelType w:val="multilevel"/>
    <w:tmpl w:val="5CA15F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3">
    <w:nsid w:val="5CC125E5"/>
    <w:multiLevelType w:val="multilevel"/>
    <w:tmpl w:val="5CC125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4">
    <w:nsid w:val="5CDB7C7F"/>
    <w:multiLevelType w:val="multilevel"/>
    <w:tmpl w:val="5CDB7C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5">
    <w:nsid w:val="5CDE040A"/>
    <w:multiLevelType w:val="multilevel"/>
    <w:tmpl w:val="5CDE04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6">
    <w:nsid w:val="5DAC62DC"/>
    <w:multiLevelType w:val="multilevel"/>
    <w:tmpl w:val="5DAC62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7">
    <w:nsid w:val="5DE0320B"/>
    <w:multiLevelType w:val="multilevel"/>
    <w:tmpl w:val="5DE0320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8">
    <w:nsid w:val="5E7D26CE"/>
    <w:multiLevelType w:val="multilevel"/>
    <w:tmpl w:val="5E7D26C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9">
    <w:nsid w:val="5E831717"/>
    <w:multiLevelType w:val="multilevel"/>
    <w:tmpl w:val="5E8317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0">
    <w:nsid w:val="5EB625F4"/>
    <w:multiLevelType w:val="multilevel"/>
    <w:tmpl w:val="5EB625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1">
    <w:nsid w:val="5FA174DD"/>
    <w:multiLevelType w:val="multilevel"/>
    <w:tmpl w:val="5FA174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2">
    <w:nsid w:val="5FAB78D4"/>
    <w:multiLevelType w:val="multilevel"/>
    <w:tmpl w:val="5FAB78D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3">
    <w:nsid w:val="60501A38"/>
    <w:multiLevelType w:val="multilevel"/>
    <w:tmpl w:val="60501A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4">
    <w:nsid w:val="60624E13"/>
    <w:multiLevelType w:val="multilevel"/>
    <w:tmpl w:val="60624E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5">
    <w:nsid w:val="60C363DD"/>
    <w:multiLevelType w:val="multilevel"/>
    <w:tmpl w:val="60C363D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6">
    <w:nsid w:val="60F13A9D"/>
    <w:multiLevelType w:val="multilevel"/>
    <w:tmpl w:val="60F13A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7">
    <w:nsid w:val="610415CB"/>
    <w:multiLevelType w:val="multilevel"/>
    <w:tmpl w:val="610415C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8">
    <w:nsid w:val="61DB6687"/>
    <w:multiLevelType w:val="multilevel"/>
    <w:tmpl w:val="61DB66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9">
    <w:nsid w:val="635457EA"/>
    <w:multiLevelType w:val="multilevel"/>
    <w:tmpl w:val="635457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0">
    <w:nsid w:val="64BA05FD"/>
    <w:multiLevelType w:val="multilevel"/>
    <w:tmpl w:val="64BA05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1">
    <w:nsid w:val="661635F8"/>
    <w:multiLevelType w:val="multilevel"/>
    <w:tmpl w:val="661635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2">
    <w:nsid w:val="66452E3D"/>
    <w:multiLevelType w:val="multilevel"/>
    <w:tmpl w:val="66452E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3">
    <w:nsid w:val="668E229A"/>
    <w:multiLevelType w:val="multilevel"/>
    <w:tmpl w:val="668E229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4">
    <w:nsid w:val="67097FDC"/>
    <w:multiLevelType w:val="multilevel"/>
    <w:tmpl w:val="67097FD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5">
    <w:nsid w:val="67A206C5"/>
    <w:multiLevelType w:val="multilevel"/>
    <w:tmpl w:val="67A206C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6">
    <w:nsid w:val="695C3681"/>
    <w:multiLevelType w:val="multilevel"/>
    <w:tmpl w:val="695C3681"/>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7">
    <w:nsid w:val="69842C1A"/>
    <w:multiLevelType w:val="multilevel"/>
    <w:tmpl w:val="69842C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8">
    <w:nsid w:val="69F52CAC"/>
    <w:multiLevelType w:val="multilevel"/>
    <w:tmpl w:val="69F52C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9">
    <w:nsid w:val="6A273442"/>
    <w:multiLevelType w:val="multilevel"/>
    <w:tmpl w:val="6A2734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0">
    <w:nsid w:val="6AEE74CE"/>
    <w:multiLevelType w:val="multilevel"/>
    <w:tmpl w:val="6AEE74C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1">
    <w:nsid w:val="6B3E6FB9"/>
    <w:multiLevelType w:val="multilevel"/>
    <w:tmpl w:val="6B3E6F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2">
    <w:nsid w:val="6B70771A"/>
    <w:multiLevelType w:val="multilevel"/>
    <w:tmpl w:val="6B7077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3">
    <w:nsid w:val="6BA72840"/>
    <w:multiLevelType w:val="multilevel"/>
    <w:tmpl w:val="6BA7284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4">
    <w:nsid w:val="6C09592A"/>
    <w:multiLevelType w:val="multilevel"/>
    <w:tmpl w:val="6C0959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5">
    <w:nsid w:val="6C251548"/>
    <w:multiLevelType w:val="multilevel"/>
    <w:tmpl w:val="6C2515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6">
    <w:nsid w:val="6CFB32F4"/>
    <w:multiLevelType w:val="multilevel"/>
    <w:tmpl w:val="6CFB32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7">
    <w:nsid w:val="6D8E24FE"/>
    <w:multiLevelType w:val="multilevel"/>
    <w:tmpl w:val="6D8E24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8">
    <w:nsid w:val="6E340712"/>
    <w:multiLevelType w:val="multilevel"/>
    <w:tmpl w:val="6E34071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9">
    <w:nsid w:val="6EAB668B"/>
    <w:multiLevelType w:val="multilevel"/>
    <w:tmpl w:val="6EAB66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0">
    <w:nsid w:val="6EF57005"/>
    <w:multiLevelType w:val="multilevel"/>
    <w:tmpl w:val="6EF570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1">
    <w:nsid w:val="71C901B6"/>
    <w:multiLevelType w:val="multilevel"/>
    <w:tmpl w:val="71C901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2">
    <w:nsid w:val="72197AFB"/>
    <w:multiLevelType w:val="multilevel"/>
    <w:tmpl w:val="72197AF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3">
    <w:nsid w:val="725B6047"/>
    <w:multiLevelType w:val="multilevel"/>
    <w:tmpl w:val="725B60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4">
    <w:nsid w:val="72D6450E"/>
    <w:multiLevelType w:val="multilevel"/>
    <w:tmpl w:val="72D645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5">
    <w:nsid w:val="72DC44D0"/>
    <w:multiLevelType w:val="multilevel"/>
    <w:tmpl w:val="72DC44D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6">
    <w:nsid w:val="72F44BD1"/>
    <w:multiLevelType w:val="multilevel"/>
    <w:tmpl w:val="72F44B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7">
    <w:nsid w:val="730607B1"/>
    <w:multiLevelType w:val="multilevel"/>
    <w:tmpl w:val="730607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8">
    <w:nsid w:val="74094982"/>
    <w:multiLevelType w:val="multilevel"/>
    <w:tmpl w:val="740949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9">
    <w:nsid w:val="74F476DA"/>
    <w:multiLevelType w:val="multilevel"/>
    <w:tmpl w:val="74F476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0">
    <w:nsid w:val="76C529A2"/>
    <w:multiLevelType w:val="multilevel"/>
    <w:tmpl w:val="76C529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1">
    <w:nsid w:val="771C3486"/>
    <w:multiLevelType w:val="multilevel"/>
    <w:tmpl w:val="771C34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2">
    <w:nsid w:val="773F7585"/>
    <w:multiLevelType w:val="multilevel"/>
    <w:tmpl w:val="773F75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3">
    <w:nsid w:val="779D12E2"/>
    <w:multiLevelType w:val="multilevel"/>
    <w:tmpl w:val="779D12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4">
    <w:nsid w:val="786C0DAE"/>
    <w:multiLevelType w:val="multilevel"/>
    <w:tmpl w:val="786C0D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5">
    <w:nsid w:val="78BB6670"/>
    <w:multiLevelType w:val="multilevel"/>
    <w:tmpl w:val="78BB66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6">
    <w:nsid w:val="78BE7241"/>
    <w:multiLevelType w:val="multilevel"/>
    <w:tmpl w:val="78BE724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7">
    <w:nsid w:val="795B67CD"/>
    <w:multiLevelType w:val="multilevel"/>
    <w:tmpl w:val="795B67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8">
    <w:nsid w:val="79BC72F4"/>
    <w:multiLevelType w:val="multilevel"/>
    <w:tmpl w:val="79BC72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9">
    <w:nsid w:val="79BF56A0"/>
    <w:multiLevelType w:val="multilevel"/>
    <w:tmpl w:val="79BF56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0">
    <w:nsid w:val="7AB546A4"/>
    <w:multiLevelType w:val="multilevel"/>
    <w:tmpl w:val="7AB546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1">
    <w:nsid w:val="7AC518BF"/>
    <w:multiLevelType w:val="multilevel"/>
    <w:tmpl w:val="7AC518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2">
    <w:nsid w:val="7AE31B71"/>
    <w:multiLevelType w:val="multilevel"/>
    <w:tmpl w:val="7AE31B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3">
    <w:nsid w:val="7B1E0A5B"/>
    <w:multiLevelType w:val="multilevel"/>
    <w:tmpl w:val="7B1E0A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4">
    <w:nsid w:val="7B2F1365"/>
    <w:multiLevelType w:val="multilevel"/>
    <w:tmpl w:val="7B2F136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5">
    <w:nsid w:val="7B8B5512"/>
    <w:multiLevelType w:val="multilevel"/>
    <w:tmpl w:val="7B8B55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6">
    <w:nsid w:val="7D044DCA"/>
    <w:multiLevelType w:val="multilevel"/>
    <w:tmpl w:val="7D044D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7">
    <w:nsid w:val="7D3B035E"/>
    <w:multiLevelType w:val="multilevel"/>
    <w:tmpl w:val="7D3B03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8">
    <w:nsid w:val="7DA576D5"/>
    <w:multiLevelType w:val="multilevel"/>
    <w:tmpl w:val="7DA576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9">
    <w:nsid w:val="7E0C5960"/>
    <w:multiLevelType w:val="multilevel"/>
    <w:tmpl w:val="7E0C59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0">
    <w:nsid w:val="7E530010"/>
    <w:multiLevelType w:val="multilevel"/>
    <w:tmpl w:val="7E5300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1">
    <w:nsid w:val="7F2F0050"/>
    <w:multiLevelType w:val="multilevel"/>
    <w:tmpl w:val="7F2F005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2">
    <w:nsid w:val="7F913DA5"/>
    <w:multiLevelType w:val="multilevel"/>
    <w:tmpl w:val="7F913D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57"/>
  </w:num>
  <w:num w:numId="2">
    <w:abstractNumId w:val="34"/>
  </w:num>
  <w:num w:numId="3">
    <w:abstractNumId w:val="145"/>
  </w:num>
  <w:num w:numId="4">
    <w:abstractNumId w:val="136"/>
  </w:num>
  <w:num w:numId="5">
    <w:abstractNumId w:val="191"/>
  </w:num>
  <w:num w:numId="6">
    <w:abstractNumId w:val="219"/>
  </w:num>
  <w:num w:numId="7">
    <w:abstractNumId w:val="239"/>
  </w:num>
  <w:num w:numId="8">
    <w:abstractNumId w:val="62"/>
  </w:num>
  <w:num w:numId="9">
    <w:abstractNumId w:val="120"/>
  </w:num>
  <w:num w:numId="10">
    <w:abstractNumId w:val="222"/>
  </w:num>
  <w:num w:numId="11">
    <w:abstractNumId w:val="213"/>
  </w:num>
  <w:num w:numId="12">
    <w:abstractNumId w:val="59"/>
  </w:num>
  <w:num w:numId="13">
    <w:abstractNumId w:val="128"/>
  </w:num>
  <w:num w:numId="14">
    <w:abstractNumId w:val="36"/>
  </w:num>
  <w:num w:numId="15">
    <w:abstractNumId w:val="28"/>
  </w:num>
  <w:num w:numId="16">
    <w:abstractNumId w:val="198"/>
  </w:num>
  <w:num w:numId="17">
    <w:abstractNumId w:val="207"/>
  </w:num>
  <w:num w:numId="18">
    <w:abstractNumId w:val="125"/>
  </w:num>
  <w:num w:numId="19">
    <w:abstractNumId w:val="171"/>
  </w:num>
  <w:num w:numId="20">
    <w:abstractNumId w:val="25"/>
  </w:num>
  <w:num w:numId="21">
    <w:abstractNumId w:val="190"/>
  </w:num>
  <w:num w:numId="22">
    <w:abstractNumId w:val="3"/>
  </w:num>
  <w:num w:numId="23">
    <w:abstractNumId w:val="232"/>
  </w:num>
  <w:num w:numId="24">
    <w:abstractNumId w:val="11"/>
  </w:num>
  <w:num w:numId="25">
    <w:abstractNumId w:val="225"/>
  </w:num>
  <w:num w:numId="26">
    <w:abstractNumId w:val="146"/>
  </w:num>
  <w:num w:numId="27">
    <w:abstractNumId w:val="220"/>
  </w:num>
  <w:num w:numId="28">
    <w:abstractNumId w:val="2"/>
  </w:num>
  <w:num w:numId="29">
    <w:abstractNumId w:val="66"/>
  </w:num>
  <w:num w:numId="30">
    <w:abstractNumId w:val="49"/>
  </w:num>
  <w:num w:numId="31">
    <w:abstractNumId w:val="184"/>
  </w:num>
  <w:num w:numId="32">
    <w:abstractNumId w:val="186"/>
  </w:num>
  <w:num w:numId="33">
    <w:abstractNumId w:val="230"/>
  </w:num>
  <w:num w:numId="34">
    <w:abstractNumId w:val="211"/>
  </w:num>
  <w:num w:numId="35">
    <w:abstractNumId w:val="110"/>
  </w:num>
  <w:num w:numId="36">
    <w:abstractNumId w:val="67"/>
  </w:num>
  <w:num w:numId="37">
    <w:abstractNumId w:val="142"/>
  </w:num>
  <w:num w:numId="38">
    <w:abstractNumId w:val="206"/>
  </w:num>
  <w:num w:numId="39">
    <w:abstractNumId w:val="77"/>
  </w:num>
  <w:num w:numId="40">
    <w:abstractNumId w:val="172"/>
  </w:num>
  <w:num w:numId="41">
    <w:abstractNumId w:val="151"/>
  </w:num>
  <w:num w:numId="42">
    <w:abstractNumId w:val="56"/>
  </w:num>
  <w:num w:numId="43">
    <w:abstractNumId w:val="89"/>
  </w:num>
  <w:num w:numId="44">
    <w:abstractNumId w:val="47"/>
  </w:num>
  <w:num w:numId="45">
    <w:abstractNumId w:val="240"/>
  </w:num>
  <w:num w:numId="46">
    <w:abstractNumId w:val="6"/>
  </w:num>
  <w:num w:numId="47">
    <w:abstractNumId w:val="183"/>
  </w:num>
  <w:num w:numId="48">
    <w:abstractNumId w:val="139"/>
  </w:num>
  <w:num w:numId="49">
    <w:abstractNumId w:val="63"/>
  </w:num>
  <w:num w:numId="50">
    <w:abstractNumId w:val="78"/>
  </w:num>
  <w:num w:numId="51">
    <w:abstractNumId w:val="169"/>
  </w:num>
  <w:num w:numId="52">
    <w:abstractNumId w:val="204"/>
  </w:num>
  <w:num w:numId="53">
    <w:abstractNumId w:val="132"/>
  </w:num>
  <w:num w:numId="54">
    <w:abstractNumId w:val="210"/>
  </w:num>
  <w:num w:numId="55">
    <w:abstractNumId w:val="214"/>
  </w:num>
  <w:num w:numId="56">
    <w:abstractNumId w:val="96"/>
  </w:num>
  <w:num w:numId="57">
    <w:abstractNumId w:val="203"/>
  </w:num>
  <w:num w:numId="58">
    <w:abstractNumId w:val="50"/>
  </w:num>
  <w:num w:numId="59">
    <w:abstractNumId w:val="82"/>
  </w:num>
  <w:num w:numId="60">
    <w:abstractNumId w:val="196"/>
  </w:num>
  <w:num w:numId="61">
    <w:abstractNumId w:val="118"/>
  </w:num>
  <w:num w:numId="62">
    <w:abstractNumId w:val="195"/>
  </w:num>
  <w:num w:numId="63">
    <w:abstractNumId w:val="166"/>
  </w:num>
  <w:num w:numId="64">
    <w:abstractNumId w:val="121"/>
  </w:num>
  <w:num w:numId="65">
    <w:abstractNumId w:val="54"/>
  </w:num>
  <w:num w:numId="66">
    <w:abstractNumId w:val="231"/>
  </w:num>
  <w:num w:numId="67">
    <w:abstractNumId w:val="29"/>
  </w:num>
  <w:num w:numId="68">
    <w:abstractNumId w:val="181"/>
  </w:num>
  <w:num w:numId="69">
    <w:abstractNumId w:val="38"/>
  </w:num>
  <w:num w:numId="70">
    <w:abstractNumId w:val="237"/>
  </w:num>
  <w:num w:numId="71">
    <w:abstractNumId w:val="13"/>
  </w:num>
  <w:num w:numId="72">
    <w:abstractNumId w:val="74"/>
  </w:num>
  <w:num w:numId="73">
    <w:abstractNumId w:val="113"/>
  </w:num>
  <w:num w:numId="74">
    <w:abstractNumId w:val="129"/>
  </w:num>
  <w:num w:numId="75">
    <w:abstractNumId w:val="106"/>
  </w:num>
  <w:num w:numId="76">
    <w:abstractNumId w:val="149"/>
  </w:num>
  <w:num w:numId="77">
    <w:abstractNumId w:val="31"/>
  </w:num>
  <w:num w:numId="78">
    <w:abstractNumId w:val="187"/>
  </w:num>
  <w:num w:numId="79">
    <w:abstractNumId w:val="161"/>
  </w:num>
  <w:num w:numId="80">
    <w:abstractNumId w:val="103"/>
  </w:num>
  <w:num w:numId="81">
    <w:abstractNumId w:val="135"/>
  </w:num>
  <w:num w:numId="82">
    <w:abstractNumId w:val="122"/>
  </w:num>
  <w:num w:numId="83">
    <w:abstractNumId w:val="123"/>
  </w:num>
  <w:num w:numId="84">
    <w:abstractNumId w:val="216"/>
  </w:num>
  <w:num w:numId="85">
    <w:abstractNumId w:val="174"/>
  </w:num>
  <w:num w:numId="86">
    <w:abstractNumId w:val="224"/>
  </w:num>
  <w:num w:numId="87">
    <w:abstractNumId w:val="227"/>
  </w:num>
  <w:num w:numId="88">
    <w:abstractNumId w:val="42"/>
  </w:num>
  <w:num w:numId="89">
    <w:abstractNumId w:val="194"/>
  </w:num>
  <w:num w:numId="90">
    <w:abstractNumId w:val="52"/>
  </w:num>
  <w:num w:numId="91">
    <w:abstractNumId w:val="95"/>
  </w:num>
  <w:num w:numId="92">
    <w:abstractNumId w:val="168"/>
  </w:num>
  <w:num w:numId="93">
    <w:abstractNumId w:val="144"/>
  </w:num>
  <w:num w:numId="94">
    <w:abstractNumId w:val="242"/>
  </w:num>
  <w:num w:numId="95">
    <w:abstractNumId w:val="133"/>
  </w:num>
  <w:num w:numId="96">
    <w:abstractNumId w:val="209"/>
  </w:num>
  <w:num w:numId="97">
    <w:abstractNumId w:val="127"/>
  </w:num>
  <w:num w:numId="98">
    <w:abstractNumId w:val="39"/>
  </w:num>
  <w:num w:numId="99">
    <w:abstractNumId w:val="30"/>
  </w:num>
  <w:num w:numId="100">
    <w:abstractNumId w:val="154"/>
  </w:num>
  <w:num w:numId="101">
    <w:abstractNumId w:val="83"/>
  </w:num>
  <w:num w:numId="102">
    <w:abstractNumId w:val="188"/>
  </w:num>
  <w:num w:numId="103">
    <w:abstractNumId w:val="8"/>
  </w:num>
  <w:num w:numId="104">
    <w:abstractNumId w:val="70"/>
  </w:num>
  <w:num w:numId="105">
    <w:abstractNumId w:val="21"/>
  </w:num>
  <w:num w:numId="106">
    <w:abstractNumId w:val="51"/>
  </w:num>
  <w:num w:numId="107">
    <w:abstractNumId w:val="0"/>
  </w:num>
  <w:num w:numId="108">
    <w:abstractNumId w:val="26"/>
  </w:num>
  <w:num w:numId="109">
    <w:abstractNumId w:val="150"/>
  </w:num>
  <w:num w:numId="110">
    <w:abstractNumId w:val="22"/>
  </w:num>
  <w:num w:numId="111">
    <w:abstractNumId w:val="100"/>
  </w:num>
  <w:num w:numId="112">
    <w:abstractNumId w:val="32"/>
  </w:num>
  <w:num w:numId="113">
    <w:abstractNumId w:val="75"/>
  </w:num>
  <w:num w:numId="114">
    <w:abstractNumId w:val="201"/>
  </w:num>
  <w:num w:numId="115">
    <w:abstractNumId w:val="35"/>
  </w:num>
  <w:num w:numId="116">
    <w:abstractNumId w:val="92"/>
  </w:num>
  <w:num w:numId="117">
    <w:abstractNumId w:val="229"/>
  </w:num>
  <w:num w:numId="118">
    <w:abstractNumId w:val="160"/>
  </w:num>
  <w:num w:numId="119">
    <w:abstractNumId w:val="147"/>
  </w:num>
  <w:num w:numId="120">
    <w:abstractNumId w:val="182"/>
  </w:num>
  <w:num w:numId="121">
    <w:abstractNumId w:val="126"/>
  </w:num>
  <w:num w:numId="122">
    <w:abstractNumId w:val="45"/>
  </w:num>
  <w:num w:numId="123">
    <w:abstractNumId w:val="164"/>
  </w:num>
  <w:num w:numId="124">
    <w:abstractNumId w:val="170"/>
  </w:num>
  <w:num w:numId="125">
    <w:abstractNumId w:val="80"/>
  </w:num>
  <w:num w:numId="126">
    <w:abstractNumId w:val="93"/>
  </w:num>
  <w:num w:numId="127">
    <w:abstractNumId w:val="16"/>
  </w:num>
  <w:num w:numId="128">
    <w:abstractNumId w:val="98"/>
  </w:num>
  <w:num w:numId="129">
    <w:abstractNumId w:val="155"/>
  </w:num>
  <w:num w:numId="130">
    <w:abstractNumId w:val="107"/>
  </w:num>
  <w:num w:numId="131">
    <w:abstractNumId w:val="112"/>
  </w:num>
  <w:num w:numId="132">
    <w:abstractNumId w:val="111"/>
  </w:num>
  <w:num w:numId="133">
    <w:abstractNumId w:val="40"/>
  </w:num>
  <w:num w:numId="134">
    <w:abstractNumId w:val="43"/>
  </w:num>
  <w:num w:numId="135">
    <w:abstractNumId w:val="167"/>
  </w:num>
  <w:num w:numId="136">
    <w:abstractNumId w:val="23"/>
  </w:num>
  <w:num w:numId="137">
    <w:abstractNumId w:val="46"/>
  </w:num>
  <w:num w:numId="138">
    <w:abstractNumId w:val="233"/>
  </w:num>
  <w:num w:numId="139">
    <w:abstractNumId w:val="180"/>
  </w:num>
  <w:num w:numId="140">
    <w:abstractNumId w:val="130"/>
  </w:num>
  <w:num w:numId="141">
    <w:abstractNumId w:val="175"/>
  </w:num>
  <w:num w:numId="142">
    <w:abstractNumId w:val="81"/>
  </w:num>
  <w:num w:numId="143">
    <w:abstractNumId w:val="19"/>
  </w:num>
  <w:num w:numId="144">
    <w:abstractNumId w:val="159"/>
  </w:num>
  <w:num w:numId="145">
    <w:abstractNumId w:val="134"/>
  </w:num>
  <w:num w:numId="146">
    <w:abstractNumId w:val="156"/>
  </w:num>
  <w:num w:numId="147">
    <w:abstractNumId w:val="17"/>
  </w:num>
  <w:num w:numId="148">
    <w:abstractNumId w:val="141"/>
  </w:num>
  <w:num w:numId="149">
    <w:abstractNumId w:val="124"/>
  </w:num>
  <w:num w:numId="150">
    <w:abstractNumId w:val="202"/>
  </w:num>
  <w:num w:numId="151">
    <w:abstractNumId w:val="131"/>
  </w:num>
  <w:num w:numId="152">
    <w:abstractNumId w:val="192"/>
  </w:num>
  <w:num w:numId="153">
    <w:abstractNumId w:val="228"/>
  </w:num>
  <w:num w:numId="154">
    <w:abstractNumId w:val="179"/>
  </w:num>
  <w:num w:numId="155">
    <w:abstractNumId w:val="9"/>
  </w:num>
  <w:num w:numId="156">
    <w:abstractNumId w:val="101"/>
  </w:num>
  <w:num w:numId="157">
    <w:abstractNumId w:val="217"/>
  </w:num>
  <w:num w:numId="158">
    <w:abstractNumId w:val="238"/>
  </w:num>
  <w:num w:numId="159">
    <w:abstractNumId w:val="37"/>
  </w:num>
  <w:num w:numId="160">
    <w:abstractNumId w:val="199"/>
  </w:num>
  <w:num w:numId="161">
    <w:abstractNumId w:val="61"/>
  </w:num>
  <w:num w:numId="162">
    <w:abstractNumId w:val="185"/>
  </w:num>
  <w:num w:numId="163">
    <w:abstractNumId w:val="193"/>
  </w:num>
  <w:num w:numId="164">
    <w:abstractNumId w:val="105"/>
  </w:num>
  <w:num w:numId="165">
    <w:abstractNumId w:val="158"/>
  </w:num>
  <w:num w:numId="166">
    <w:abstractNumId w:val="87"/>
  </w:num>
  <w:num w:numId="167">
    <w:abstractNumId w:val="162"/>
  </w:num>
  <w:num w:numId="168">
    <w:abstractNumId w:val="116"/>
  </w:num>
  <w:num w:numId="169">
    <w:abstractNumId w:val="24"/>
  </w:num>
  <w:num w:numId="170">
    <w:abstractNumId w:val="64"/>
  </w:num>
  <w:num w:numId="171">
    <w:abstractNumId w:val="10"/>
  </w:num>
  <w:num w:numId="172">
    <w:abstractNumId w:val="117"/>
  </w:num>
  <w:num w:numId="173">
    <w:abstractNumId w:val="176"/>
  </w:num>
  <w:num w:numId="174">
    <w:abstractNumId w:val="20"/>
  </w:num>
  <w:num w:numId="175">
    <w:abstractNumId w:val="33"/>
  </w:num>
  <w:num w:numId="176">
    <w:abstractNumId w:val="65"/>
  </w:num>
  <w:num w:numId="177">
    <w:abstractNumId w:val="163"/>
  </w:num>
  <w:num w:numId="178">
    <w:abstractNumId w:val="173"/>
  </w:num>
  <w:num w:numId="179">
    <w:abstractNumId w:val="58"/>
  </w:num>
  <w:num w:numId="180">
    <w:abstractNumId w:val="41"/>
  </w:num>
  <w:num w:numId="181">
    <w:abstractNumId w:val="153"/>
  </w:num>
  <w:num w:numId="182">
    <w:abstractNumId w:val="108"/>
  </w:num>
  <w:num w:numId="183">
    <w:abstractNumId w:val="1"/>
  </w:num>
  <w:num w:numId="184">
    <w:abstractNumId w:val="205"/>
  </w:num>
  <w:num w:numId="185">
    <w:abstractNumId w:val="223"/>
  </w:num>
  <w:num w:numId="186">
    <w:abstractNumId w:val="99"/>
  </w:num>
  <w:num w:numId="187">
    <w:abstractNumId w:val="57"/>
  </w:num>
  <w:num w:numId="188">
    <w:abstractNumId w:val="71"/>
  </w:num>
  <w:num w:numId="189">
    <w:abstractNumId w:val="91"/>
  </w:num>
  <w:num w:numId="190">
    <w:abstractNumId w:val="165"/>
  </w:num>
  <w:num w:numId="191">
    <w:abstractNumId w:val="208"/>
  </w:num>
  <w:num w:numId="192">
    <w:abstractNumId w:val="178"/>
  </w:num>
  <w:num w:numId="193">
    <w:abstractNumId w:val="55"/>
  </w:num>
  <w:num w:numId="194">
    <w:abstractNumId w:val="221"/>
  </w:num>
  <w:num w:numId="195">
    <w:abstractNumId w:val="79"/>
  </w:num>
  <w:num w:numId="196">
    <w:abstractNumId w:val="235"/>
  </w:num>
  <w:num w:numId="197">
    <w:abstractNumId w:val="218"/>
  </w:num>
  <w:num w:numId="198">
    <w:abstractNumId w:val="137"/>
  </w:num>
  <w:num w:numId="199">
    <w:abstractNumId w:val="197"/>
  </w:num>
  <w:num w:numId="200">
    <w:abstractNumId w:val="215"/>
  </w:num>
  <w:num w:numId="201">
    <w:abstractNumId w:val="148"/>
  </w:num>
  <w:num w:numId="202">
    <w:abstractNumId w:val="90"/>
  </w:num>
  <w:num w:numId="203">
    <w:abstractNumId w:val="115"/>
  </w:num>
  <w:num w:numId="204">
    <w:abstractNumId w:val="177"/>
  </w:num>
  <w:num w:numId="205">
    <w:abstractNumId w:val="53"/>
  </w:num>
  <w:num w:numId="206">
    <w:abstractNumId w:val="200"/>
  </w:num>
  <w:num w:numId="207">
    <w:abstractNumId w:val="68"/>
  </w:num>
  <w:num w:numId="208">
    <w:abstractNumId w:val="241"/>
  </w:num>
  <w:num w:numId="209">
    <w:abstractNumId w:val="7"/>
  </w:num>
  <w:num w:numId="210">
    <w:abstractNumId w:val="109"/>
  </w:num>
  <w:num w:numId="211">
    <w:abstractNumId w:val="12"/>
  </w:num>
  <w:num w:numId="212">
    <w:abstractNumId w:val="72"/>
  </w:num>
  <w:num w:numId="213">
    <w:abstractNumId w:val="97"/>
  </w:num>
  <w:num w:numId="214">
    <w:abstractNumId w:val="4"/>
  </w:num>
  <w:num w:numId="215">
    <w:abstractNumId w:val="236"/>
  </w:num>
  <w:num w:numId="216">
    <w:abstractNumId w:val="189"/>
  </w:num>
  <w:num w:numId="217">
    <w:abstractNumId w:val="119"/>
  </w:num>
  <w:num w:numId="218">
    <w:abstractNumId w:val="5"/>
  </w:num>
  <w:num w:numId="219">
    <w:abstractNumId w:val="212"/>
  </w:num>
  <w:num w:numId="220">
    <w:abstractNumId w:val="69"/>
  </w:num>
  <w:num w:numId="221">
    <w:abstractNumId w:val="15"/>
  </w:num>
  <w:num w:numId="222">
    <w:abstractNumId w:val="138"/>
  </w:num>
  <w:num w:numId="223">
    <w:abstractNumId w:val="60"/>
  </w:num>
  <w:num w:numId="224">
    <w:abstractNumId w:val="104"/>
  </w:num>
  <w:num w:numId="225">
    <w:abstractNumId w:val="234"/>
  </w:num>
  <w:num w:numId="226">
    <w:abstractNumId w:val="85"/>
  </w:num>
  <w:num w:numId="227">
    <w:abstractNumId w:val="143"/>
  </w:num>
  <w:num w:numId="228">
    <w:abstractNumId w:val="76"/>
  </w:num>
  <w:num w:numId="229">
    <w:abstractNumId w:val="114"/>
  </w:num>
  <w:num w:numId="230">
    <w:abstractNumId w:val="44"/>
  </w:num>
  <w:num w:numId="231">
    <w:abstractNumId w:val="152"/>
  </w:num>
  <w:num w:numId="232">
    <w:abstractNumId w:val="86"/>
  </w:num>
  <w:num w:numId="233">
    <w:abstractNumId w:val="140"/>
  </w:num>
  <w:num w:numId="234">
    <w:abstractNumId w:val="226"/>
  </w:num>
  <w:num w:numId="235">
    <w:abstractNumId w:val="73"/>
  </w:num>
  <w:num w:numId="236">
    <w:abstractNumId w:val="102"/>
  </w:num>
  <w:num w:numId="237">
    <w:abstractNumId w:val="94"/>
  </w:num>
  <w:num w:numId="238">
    <w:abstractNumId w:val="18"/>
  </w:num>
  <w:num w:numId="239">
    <w:abstractNumId w:val="48"/>
  </w:num>
  <w:num w:numId="240">
    <w:abstractNumId w:val="14"/>
  </w:num>
  <w:num w:numId="241">
    <w:abstractNumId w:val="84"/>
  </w:num>
  <w:num w:numId="242">
    <w:abstractNumId w:val="27"/>
  </w:num>
  <w:num w:numId="243">
    <w:abstractNumId w:val="8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nknown">
    <w15:presenceInfo w15:providerId="None" w15:userId="Unknow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6C8"/>
    <w:rsid w:val="000D6B13"/>
    <w:rsid w:val="0030598E"/>
    <w:rsid w:val="0031279F"/>
    <w:rsid w:val="00510765"/>
    <w:rsid w:val="005B7404"/>
    <w:rsid w:val="005D2503"/>
    <w:rsid w:val="005D2F0A"/>
    <w:rsid w:val="006539AE"/>
    <w:rsid w:val="007266C8"/>
    <w:rsid w:val="00733E75"/>
    <w:rsid w:val="00742CFE"/>
    <w:rsid w:val="007530A6"/>
    <w:rsid w:val="007D34F5"/>
    <w:rsid w:val="007E2610"/>
    <w:rsid w:val="008132F1"/>
    <w:rsid w:val="00865BF7"/>
    <w:rsid w:val="00991D7B"/>
    <w:rsid w:val="00AA34D1"/>
    <w:rsid w:val="00AC10E0"/>
    <w:rsid w:val="00B652C4"/>
    <w:rsid w:val="00CA1D21"/>
    <w:rsid w:val="00DD33FB"/>
    <w:rsid w:val="00E01F6A"/>
    <w:rsid w:val="00E12745"/>
    <w:rsid w:val="00E867AB"/>
    <w:rsid w:val="00F64377"/>
    <w:rsid w:val="00F732F7"/>
    <w:rsid w:val="00F738DF"/>
    <w:rsid w:val="67DA7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footer"/>
    <w:basedOn w:val="1"/>
    <w:link w:val="44"/>
    <w:unhideWhenUsed/>
    <w:uiPriority w:val="99"/>
    <w:pPr>
      <w:tabs>
        <w:tab w:val="center" w:pos="4153"/>
        <w:tab w:val="right" w:pos="8306"/>
      </w:tabs>
      <w:snapToGrid w:val="0"/>
      <w:jc w:val="left"/>
    </w:pPr>
    <w:rPr>
      <w:sz w:val="18"/>
      <w:szCs w:val="18"/>
    </w:rPr>
  </w:style>
  <w:style w:type="paragraph" w:styleId="12">
    <w:name w:val="header"/>
    <w:basedOn w:val="1"/>
    <w:link w:val="43"/>
    <w:unhideWhenUsed/>
    <w:uiPriority w:val="99"/>
    <w:pPr>
      <w:tabs>
        <w:tab w:val="center" w:pos="4153"/>
        <w:tab w:val="right" w:pos="8306"/>
      </w:tabs>
      <w:snapToGrid w:val="0"/>
      <w:jc w:val="center"/>
    </w:pPr>
    <w:rPr>
      <w:sz w:val="18"/>
      <w:szCs w:val="18"/>
    </w:rPr>
  </w:style>
  <w:style w:type="paragraph" w:styleId="13">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HTML Preformatted"/>
    <w:basedOn w:val="1"/>
    <w:link w:val="47"/>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5">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6">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9">
    <w:name w:val="Strong"/>
    <w:basedOn w:val="18"/>
    <w:qFormat/>
    <w:uiPriority w:val="22"/>
    <w:rPr>
      <w:b/>
      <w:bCs/>
    </w:rPr>
  </w:style>
  <w:style w:type="character" w:styleId="20">
    <w:name w:val="FollowedHyperlink"/>
    <w:basedOn w:val="18"/>
    <w:semiHidden/>
    <w:unhideWhenUsed/>
    <w:uiPriority w:val="99"/>
    <w:rPr>
      <w:color w:val="800080"/>
      <w:u w:val="single"/>
    </w:rPr>
  </w:style>
  <w:style w:type="character" w:styleId="21">
    <w:name w:val="Emphasis"/>
    <w:basedOn w:val="18"/>
    <w:qFormat/>
    <w:uiPriority w:val="20"/>
    <w:rPr>
      <w:i/>
      <w:iCs/>
    </w:rPr>
  </w:style>
  <w:style w:type="character" w:styleId="22">
    <w:name w:val="Hyperlink"/>
    <w:basedOn w:val="18"/>
    <w:unhideWhenUsed/>
    <w:uiPriority w:val="99"/>
    <w:rPr>
      <w:color w:val="467886" w:themeColor="hyperlink"/>
      <w:u w:val="single"/>
      <w14:textFill>
        <w14:solidFill>
          <w14:schemeClr w14:val="hlink"/>
        </w14:solidFill>
      </w14:textFill>
    </w:rPr>
  </w:style>
  <w:style w:type="character" w:styleId="23">
    <w:name w:val="HTML Code"/>
    <w:basedOn w:val="18"/>
    <w:semiHidden/>
    <w:unhideWhenUsed/>
    <w:uiPriority w:val="99"/>
    <w:rPr>
      <w:rFonts w:ascii="宋体" w:hAnsi="宋体" w:eastAsia="宋体" w:cs="宋体"/>
      <w:sz w:val="24"/>
      <w:szCs w:val="24"/>
    </w:rPr>
  </w:style>
  <w:style w:type="character" w:customStyle="1" w:styleId="24">
    <w:name w:val="标题 1 字符"/>
    <w:basedOn w:val="18"/>
    <w:link w:val="2"/>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18"/>
    <w:link w:val="3"/>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18"/>
    <w:link w:val="4"/>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18"/>
    <w:link w:val="5"/>
    <w:semiHidden/>
    <w:uiPriority w:val="9"/>
    <w:rPr>
      <w:rFonts w:cstheme="majorBidi"/>
      <w:color w:val="104862" w:themeColor="accent1" w:themeShade="BF"/>
      <w:sz w:val="28"/>
      <w:szCs w:val="28"/>
    </w:rPr>
  </w:style>
  <w:style w:type="character" w:customStyle="1" w:styleId="28">
    <w:name w:val="标题 5 字符"/>
    <w:basedOn w:val="18"/>
    <w:link w:val="6"/>
    <w:semiHidden/>
    <w:uiPriority w:val="9"/>
    <w:rPr>
      <w:rFonts w:cstheme="majorBidi"/>
      <w:color w:val="104862" w:themeColor="accent1" w:themeShade="BF"/>
      <w:sz w:val="24"/>
      <w:szCs w:val="24"/>
    </w:rPr>
  </w:style>
  <w:style w:type="character" w:customStyle="1" w:styleId="29">
    <w:name w:val="标题 6 字符"/>
    <w:basedOn w:val="18"/>
    <w:link w:val="7"/>
    <w:semiHidden/>
    <w:uiPriority w:val="9"/>
    <w:rPr>
      <w:rFonts w:cstheme="majorBidi"/>
      <w:b/>
      <w:bCs/>
      <w:color w:val="104862" w:themeColor="accent1" w:themeShade="BF"/>
    </w:rPr>
  </w:style>
  <w:style w:type="character" w:customStyle="1" w:styleId="30">
    <w:name w:val="标题 7 字符"/>
    <w:basedOn w:val="1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1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1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18"/>
    <w:link w:val="16"/>
    <w:uiPriority w:val="10"/>
    <w:rPr>
      <w:rFonts w:asciiTheme="majorHAnsi" w:hAnsiTheme="majorHAnsi" w:eastAsiaTheme="majorEastAsia" w:cstheme="majorBidi"/>
      <w:spacing w:val="-10"/>
      <w:kern w:val="28"/>
      <w:sz w:val="56"/>
      <w:szCs w:val="56"/>
    </w:rPr>
  </w:style>
  <w:style w:type="character" w:customStyle="1" w:styleId="34">
    <w:name w:val="副标题 字符"/>
    <w:basedOn w:val="18"/>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18"/>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8"/>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18"/>
    <w:link w:val="39"/>
    <w:uiPriority w:val="30"/>
    <w:rPr>
      <w:i/>
      <w:iCs/>
      <w:color w:val="104862" w:themeColor="accent1" w:themeShade="BF"/>
    </w:rPr>
  </w:style>
  <w:style w:type="character" w:customStyle="1" w:styleId="41">
    <w:name w:val="Intense Reference"/>
    <w:basedOn w:val="18"/>
    <w:qFormat/>
    <w:uiPriority w:val="32"/>
    <w:rPr>
      <w:b/>
      <w:bCs/>
      <w:smallCaps/>
      <w:color w:val="104862" w:themeColor="accent1" w:themeShade="BF"/>
      <w:spacing w:val="5"/>
    </w:rPr>
  </w:style>
  <w:style w:type="character" w:customStyle="1" w:styleId="42">
    <w:name w:val="Unresolved Mention"/>
    <w:basedOn w:val="18"/>
    <w:semiHidden/>
    <w:unhideWhenUsed/>
    <w:uiPriority w:val="99"/>
    <w:rPr>
      <w:color w:val="605E5C"/>
      <w:shd w:val="clear" w:color="auto" w:fill="E1DFDD"/>
    </w:rPr>
  </w:style>
  <w:style w:type="character" w:customStyle="1" w:styleId="43">
    <w:name w:val="页眉 字符"/>
    <w:basedOn w:val="18"/>
    <w:link w:val="12"/>
    <w:uiPriority w:val="99"/>
    <w:rPr>
      <w:sz w:val="18"/>
      <w:szCs w:val="18"/>
    </w:rPr>
  </w:style>
  <w:style w:type="character" w:customStyle="1" w:styleId="44">
    <w:name w:val="页脚 字符"/>
    <w:basedOn w:val="18"/>
    <w:link w:val="11"/>
    <w:uiPriority w:val="99"/>
    <w:rPr>
      <w:sz w:val="18"/>
      <w:szCs w:val="18"/>
    </w:rPr>
  </w:style>
  <w:style w:type="paragraph" w:customStyle="1" w:styleId="45">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46">
    <w:name w:val="icon"/>
    <w:basedOn w:val="18"/>
    <w:uiPriority w:val="0"/>
  </w:style>
  <w:style w:type="character" w:customStyle="1" w:styleId="47">
    <w:name w:val="HTML 预设格式 字符"/>
    <w:basedOn w:val="18"/>
    <w:link w:val="14"/>
    <w:semiHidden/>
    <w:uiPriority w:val="99"/>
    <w:rPr>
      <w:rFonts w:ascii="宋体" w:hAnsi="宋体" w:eastAsia="宋体" w:cs="宋体"/>
      <w:kern w:val="0"/>
      <w:sz w:val="24"/>
      <w:szCs w:val="24"/>
    </w:rPr>
  </w:style>
  <w:style w:type="paragraph" w:customStyle="1" w:styleId="48">
    <w:name w:val="task-list-item"/>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1" Type="http://schemas.microsoft.com/office/2011/relationships/people" Target="people.xml"/><Relationship Id="rId60" Type="http://schemas.openxmlformats.org/officeDocument/2006/relationships/fontTable" Target="fontTable.xml"/><Relationship Id="rId6" Type="http://schemas.openxmlformats.org/officeDocument/2006/relationships/image" Target="media/image3.png"/><Relationship Id="rId59" Type="http://schemas.openxmlformats.org/officeDocument/2006/relationships/numbering" Target="numbering.xml"/><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238</Pages>
  <Words>28492</Words>
  <Characters>162407</Characters>
  <Lines>1353</Lines>
  <Paragraphs>381</Paragraphs>
  <TotalTime>5</TotalTime>
  <ScaleCrop>false</ScaleCrop>
  <LinksUpToDate>false</LinksUpToDate>
  <CharactersWithSpaces>190518</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2026-03-18T12:24:00Z</dcterms:created>
  <dc:creator>xue hui</dc:creator>
  <cp:lastModifiedBy>薛维君</cp:lastModifiedBy>
  <dcterms:modified xsi:type="dcterms:W3CDTF">2026-10-06T03:50:07Z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4823D7E20C63417A8A4CFD86E57E6E04_13</vt:lpwstr>
  </property>
</Properties>
</file>